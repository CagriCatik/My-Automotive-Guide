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798691" w14:textId="77777777" w:rsidR="006701B8" w:rsidRPr="00AC4345" w:rsidRDefault="006701B8" w:rsidP="00943481">
      <w:pPr>
        <w:ind w:left="1200" w:right="-91"/>
        <w:jc w:val="both"/>
        <w:rPr>
          <w:b w:val="0"/>
          <w:bCs w:val="0"/>
        </w:rPr>
      </w:pPr>
      <w:bookmarkStart w:id="0" w:name="_GoBack"/>
      <w:bookmarkEnd w:id="0"/>
    </w:p>
    <w:p w14:paraId="7F798692" w14:textId="77777777" w:rsidR="008D4992" w:rsidRPr="00AC4345" w:rsidRDefault="008D4992" w:rsidP="00943481">
      <w:pPr>
        <w:ind w:left="1200" w:right="-91"/>
        <w:jc w:val="both"/>
        <w:rPr>
          <w:b w:val="0"/>
          <w:bCs w:val="0"/>
        </w:rPr>
      </w:pPr>
    </w:p>
    <w:p w14:paraId="7F798693" w14:textId="77777777" w:rsidR="008D4992" w:rsidRPr="00AC4345" w:rsidRDefault="008D4992" w:rsidP="00943481">
      <w:pPr>
        <w:ind w:left="1200" w:right="-91"/>
        <w:jc w:val="both"/>
        <w:rPr>
          <w:b w:val="0"/>
          <w:bCs w:val="0"/>
        </w:rPr>
      </w:pPr>
    </w:p>
    <w:p w14:paraId="7F798694" w14:textId="77777777" w:rsidR="008D4992" w:rsidRPr="00AC4345" w:rsidRDefault="008D4992" w:rsidP="00943481">
      <w:pPr>
        <w:ind w:left="1200" w:right="-91"/>
        <w:jc w:val="both"/>
        <w:rPr>
          <w:b w:val="0"/>
          <w:bCs w:val="0"/>
          <w:color w:val="auto"/>
        </w:rPr>
      </w:pPr>
    </w:p>
    <w:p w14:paraId="7F798695" w14:textId="77777777" w:rsidR="008D4992" w:rsidRPr="00AC4345" w:rsidRDefault="008D4992" w:rsidP="00943481">
      <w:pPr>
        <w:ind w:left="1200" w:right="-91"/>
        <w:jc w:val="both"/>
        <w:rPr>
          <w:b w:val="0"/>
          <w:bCs w:val="0"/>
          <w:color w:val="auto"/>
        </w:rPr>
      </w:pPr>
    </w:p>
    <w:p w14:paraId="7F798696" w14:textId="77777777" w:rsidR="008D4992" w:rsidRPr="00AC4345" w:rsidRDefault="008D4992" w:rsidP="00943481">
      <w:pPr>
        <w:ind w:left="1200" w:right="-91"/>
        <w:jc w:val="both"/>
        <w:rPr>
          <w:b w:val="0"/>
          <w:bCs w:val="0"/>
          <w:color w:val="auto"/>
        </w:rPr>
      </w:pPr>
    </w:p>
    <w:p w14:paraId="7F798697" w14:textId="77777777" w:rsidR="008D4992" w:rsidRPr="00AC4345" w:rsidRDefault="008D4992" w:rsidP="00943481">
      <w:pPr>
        <w:ind w:left="1200" w:right="-91"/>
        <w:jc w:val="both"/>
        <w:rPr>
          <w:b w:val="0"/>
          <w:bCs w:val="0"/>
          <w:color w:val="auto"/>
        </w:rPr>
      </w:pPr>
    </w:p>
    <w:p w14:paraId="7F798698" w14:textId="77777777" w:rsidR="008D4992" w:rsidRPr="00AC4345" w:rsidRDefault="008D4992" w:rsidP="00943481">
      <w:pPr>
        <w:ind w:left="1200" w:right="-91"/>
        <w:jc w:val="both"/>
        <w:rPr>
          <w:b w:val="0"/>
          <w:bCs w:val="0"/>
          <w:color w:val="auto"/>
        </w:rPr>
      </w:pPr>
    </w:p>
    <w:p w14:paraId="7F798699" w14:textId="77777777" w:rsidR="008D4992" w:rsidRPr="00AC4345" w:rsidRDefault="008D4992" w:rsidP="00943481">
      <w:pPr>
        <w:ind w:left="1200" w:right="-91"/>
        <w:jc w:val="both"/>
        <w:rPr>
          <w:b w:val="0"/>
          <w:bCs w:val="0"/>
          <w:color w:val="auto"/>
        </w:rPr>
      </w:pPr>
    </w:p>
    <w:p w14:paraId="7F79869A" w14:textId="77777777" w:rsidR="008D4992" w:rsidRPr="00AC4345" w:rsidRDefault="008D4992" w:rsidP="00943481">
      <w:pPr>
        <w:ind w:left="1200" w:right="-91"/>
        <w:jc w:val="both"/>
        <w:rPr>
          <w:b w:val="0"/>
          <w:bCs w:val="0"/>
          <w:color w:val="auto"/>
        </w:rPr>
      </w:pPr>
    </w:p>
    <w:p w14:paraId="7F79869B" w14:textId="77777777" w:rsidR="008D4992" w:rsidRPr="00AC4345" w:rsidRDefault="008D4992" w:rsidP="00943481">
      <w:pPr>
        <w:ind w:left="1200" w:right="-91"/>
        <w:jc w:val="both"/>
        <w:rPr>
          <w:b w:val="0"/>
          <w:bCs w:val="0"/>
          <w:color w:val="auto"/>
        </w:rPr>
      </w:pPr>
    </w:p>
    <w:p w14:paraId="7F79869C" w14:textId="77777777" w:rsidR="008D4992" w:rsidRPr="00AC4345" w:rsidRDefault="008D4992" w:rsidP="00943481">
      <w:pPr>
        <w:ind w:left="1200" w:right="-91"/>
        <w:jc w:val="both"/>
        <w:rPr>
          <w:b w:val="0"/>
          <w:bCs w:val="0"/>
          <w:color w:val="auto"/>
        </w:rPr>
      </w:pPr>
    </w:p>
    <w:p w14:paraId="7F79869D" w14:textId="77777777" w:rsidR="008D4992" w:rsidRPr="00AC4345" w:rsidRDefault="008D4992" w:rsidP="00943481">
      <w:pPr>
        <w:ind w:left="1200" w:right="-91"/>
        <w:jc w:val="both"/>
        <w:rPr>
          <w:b w:val="0"/>
          <w:bCs w:val="0"/>
          <w:color w:val="auto"/>
        </w:rPr>
      </w:pPr>
    </w:p>
    <w:p w14:paraId="7F79869E" w14:textId="77777777" w:rsidR="008D4992" w:rsidRPr="006432A5" w:rsidRDefault="00A86700" w:rsidP="00AC4345">
      <w:pPr>
        <w:ind w:left="1200" w:right="-91"/>
        <w:jc w:val="center"/>
        <w:rPr>
          <w:b w:val="0"/>
          <w:bCs w:val="0"/>
          <w:color w:val="auto"/>
          <w:sz w:val="56"/>
        </w:rPr>
      </w:pPr>
      <w:r>
        <w:rPr>
          <w:b w:val="0"/>
          <w:bCs w:val="0"/>
          <w:color w:val="auto"/>
          <w:sz w:val="56"/>
        </w:rPr>
        <w:t>Model</w:t>
      </w:r>
      <w:r w:rsidR="008D4992" w:rsidRPr="006432A5">
        <w:rPr>
          <w:b w:val="0"/>
          <w:bCs w:val="0"/>
          <w:color w:val="auto"/>
          <w:sz w:val="56"/>
        </w:rPr>
        <w:t xml:space="preserve"> Design Guide</w:t>
      </w:r>
      <w:r>
        <w:rPr>
          <w:b w:val="0"/>
          <w:bCs w:val="0"/>
          <w:color w:val="auto"/>
          <w:sz w:val="56"/>
        </w:rPr>
        <w:t>lines</w:t>
      </w:r>
    </w:p>
    <w:p w14:paraId="7F79869F" w14:textId="77777777" w:rsidR="008D4992" w:rsidRPr="00AC4345" w:rsidRDefault="008D4992" w:rsidP="00943481">
      <w:pPr>
        <w:ind w:left="1200" w:right="-91"/>
        <w:jc w:val="both"/>
        <w:rPr>
          <w:b w:val="0"/>
          <w:bCs w:val="0"/>
          <w:color w:val="auto"/>
        </w:rPr>
      </w:pPr>
    </w:p>
    <w:p w14:paraId="7F7986A0" w14:textId="77777777" w:rsidR="00842A5E" w:rsidRPr="00AC4345" w:rsidRDefault="00842A5E" w:rsidP="00943481">
      <w:pPr>
        <w:ind w:left="1200" w:right="-91"/>
        <w:jc w:val="both"/>
        <w:rPr>
          <w:b w:val="0"/>
          <w:bCs w:val="0"/>
          <w:color w:val="auto"/>
        </w:rPr>
      </w:pPr>
    </w:p>
    <w:p w14:paraId="7F7986A1" w14:textId="77777777" w:rsidR="00842A5E" w:rsidRPr="00AC4345" w:rsidRDefault="00842A5E" w:rsidP="00943481">
      <w:pPr>
        <w:ind w:left="1200" w:right="-91"/>
        <w:jc w:val="both"/>
        <w:rPr>
          <w:b w:val="0"/>
          <w:bCs w:val="0"/>
          <w:color w:val="auto"/>
        </w:rPr>
      </w:pPr>
    </w:p>
    <w:p w14:paraId="7F7986A2" w14:textId="77777777" w:rsidR="00842A5E" w:rsidRPr="00AC4345" w:rsidRDefault="00842A5E" w:rsidP="00943481">
      <w:pPr>
        <w:ind w:left="1200" w:right="-91"/>
        <w:jc w:val="both"/>
        <w:rPr>
          <w:b w:val="0"/>
          <w:bCs w:val="0"/>
          <w:color w:val="auto"/>
        </w:rPr>
      </w:pPr>
    </w:p>
    <w:p w14:paraId="7F7986A3" w14:textId="77777777" w:rsidR="00842A5E" w:rsidRPr="00AC4345" w:rsidRDefault="00842A5E" w:rsidP="00943481">
      <w:pPr>
        <w:ind w:left="1200" w:right="-91"/>
        <w:jc w:val="both"/>
        <w:rPr>
          <w:b w:val="0"/>
          <w:bCs w:val="0"/>
          <w:color w:val="auto"/>
        </w:rPr>
      </w:pPr>
    </w:p>
    <w:p w14:paraId="7F7986A4" w14:textId="77777777" w:rsidR="00842A5E" w:rsidRPr="00AC4345" w:rsidRDefault="00842A5E" w:rsidP="00943481">
      <w:pPr>
        <w:ind w:left="1200" w:right="-91"/>
        <w:jc w:val="both"/>
        <w:rPr>
          <w:b w:val="0"/>
          <w:bCs w:val="0"/>
          <w:color w:val="auto"/>
        </w:rPr>
      </w:pPr>
    </w:p>
    <w:p w14:paraId="7F7986A5" w14:textId="77777777" w:rsidR="00842A5E" w:rsidRPr="00AC4345" w:rsidRDefault="00842A5E" w:rsidP="00943481">
      <w:pPr>
        <w:ind w:left="1200" w:right="-91"/>
        <w:jc w:val="both"/>
        <w:rPr>
          <w:b w:val="0"/>
          <w:bCs w:val="0"/>
          <w:color w:val="auto"/>
        </w:rPr>
      </w:pPr>
    </w:p>
    <w:p w14:paraId="7F7986A6" w14:textId="77777777" w:rsidR="00842A5E" w:rsidRPr="00AC4345" w:rsidRDefault="00842A5E" w:rsidP="00943481">
      <w:pPr>
        <w:ind w:left="1200" w:right="-91"/>
        <w:jc w:val="both"/>
        <w:rPr>
          <w:b w:val="0"/>
          <w:bCs w:val="0"/>
          <w:color w:val="auto"/>
        </w:rPr>
      </w:pPr>
    </w:p>
    <w:p w14:paraId="7F7986A7" w14:textId="77777777" w:rsidR="00842A5E" w:rsidRPr="00AC4345" w:rsidRDefault="00842A5E" w:rsidP="00943481">
      <w:pPr>
        <w:ind w:left="1200" w:right="-91"/>
        <w:jc w:val="both"/>
        <w:rPr>
          <w:b w:val="0"/>
          <w:bCs w:val="0"/>
          <w:color w:val="auto"/>
        </w:rPr>
      </w:pPr>
    </w:p>
    <w:p w14:paraId="7F7986A8" w14:textId="77777777" w:rsidR="00842A5E" w:rsidRPr="00AC4345" w:rsidRDefault="00842A5E" w:rsidP="00943481">
      <w:pPr>
        <w:ind w:left="1200" w:right="-91"/>
        <w:jc w:val="both"/>
        <w:rPr>
          <w:b w:val="0"/>
          <w:bCs w:val="0"/>
          <w:color w:val="auto"/>
        </w:rPr>
      </w:pPr>
    </w:p>
    <w:p w14:paraId="7F7986A9" w14:textId="77777777" w:rsidR="00842A5E" w:rsidRPr="00AC4345" w:rsidRDefault="00842A5E" w:rsidP="00943481">
      <w:pPr>
        <w:ind w:left="1200" w:right="-91"/>
        <w:jc w:val="both"/>
        <w:rPr>
          <w:b w:val="0"/>
          <w:bCs w:val="0"/>
          <w:color w:val="auto"/>
        </w:rPr>
      </w:pPr>
    </w:p>
    <w:p w14:paraId="7F7986AA" w14:textId="77777777" w:rsidR="00842A5E" w:rsidRPr="00AC4345" w:rsidRDefault="00842A5E" w:rsidP="00943481">
      <w:pPr>
        <w:ind w:left="1200" w:right="-91"/>
        <w:jc w:val="both"/>
        <w:rPr>
          <w:b w:val="0"/>
          <w:bCs w:val="0"/>
          <w:color w:val="auto"/>
        </w:rPr>
      </w:pPr>
    </w:p>
    <w:p w14:paraId="7F7986AB" w14:textId="77777777" w:rsidR="00842A5E" w:rsidRPr="00AC4345" w:rsidRDefault="00842A5E" w:rsidP="00943481">
      <w:pPr>
        <w:ind w:left="1200" w:right="-91"/>
        <w:jc w:val="both"/>
        <w:rPr>
          <w:b w:val="0"/>
          <w:bCs w:val="0"/>
          <w:color w:val="auto"/>
        </w:rPr>
      </w:pPr>
    </w:p>
    <w:p w14:paraId="7F7986AC" w14:textId="77777777" w:rsidR="00842A5E" w:rsidRPr="00AC4345" w:rsidRDefault="00842A5E" w:rsidP="00943481">
      <w:pPr>
        <w:ind w:left="1200" w:right="-91"/>
        <w:jc w:val="both"/>
        <w:rPr>
          <w:b w:val="0"/>
          <w:bCs w:val="0"/>
          <w:color w:val="auto"/>
        </w:rPr>
      </w:pPr>
    </w:p>
    <w:p w14:paraId="7F7986AD" w14:textId="77777777" w:rsidR="00842A5E" w:rsidRPr="00AC4345" w:rsidRDefault="00842A5E" w:rsidP="00943481">
      <w:pPr>
        <w:ind w:left="1200" w:right="-91"/>
        <w:jc w:val="both"/>
        <w:rPr>
          <w:b w:val="0"/>
          <w:bCs w:val="0"/>
          <w:color w:val="auto"/>
        </w:rPr>
      </w:pPr>
    </w:p>
    <w:p w14:paraId="7F7986AE" w14:textId="77777777" w:rsidR="00842A5E" w:rsidRPr="00AC4345" w:rsidRDefault="00842A5E" w:rsidP="00943481">
      <w:pPr>
        <w:ind w:left="1200" w:right="-91"/>
        <w:jc w:val="both"/>
        <w:rPr>
          <w:b w:val="0"/>
          <w:bCs w:val="0"/>
          <w:color w:val="auto"/>
        </w:rPr>
      </w:pPr>
    </w:p>
    <w:p w14:paraId="7F7986AF" w14:textId="77777777" w:rsidR="00842A5E" w:rsidRPr="00AC4345" w:rsidRDefault="00842A5E" w:rsidP="00943481">
      <w:pPr>
        <w:ind w:left="1200" w:right="-91"/>
        <w:jc w:val="both"/>
        <w:rPr>
          <w:b w:val="0"/>
          <w:bCs w:val="0"/>
          <w:color w:val="auto"/>
        </w:rPr>
      </w:pPr>
    </w:p>
    <w:p w14:paraId="7F7986B0" w14:textId="77777777" w:rsidR="00842A5E" w:rsidRPr="00AC4345" w:rsidRDefault="00842A5E" w:rsidP="00943481">
      <w:pPr>
        <w:ind w:left="1200" w:right="-91"/>
        <w:jc w:val="both"/>
        <w:rPr>
          <w:b w:val="0"/>
          <w:bCs w:val="0"/>
          <w:color w:val="auto"/>
        </w:rPr>
      </w:pPr>
    </w:p>
    <w:p w14:paraId="7F7986B1" w14:textId="77777777" w:rsidR="00842A5E" w:rsidRPr="00AC4345" w:rsidRDefault="00842A5E" w:rsidP="00943481">
      <w:pPr>
        <w:ind w:left="1200" w:right="-91"/>
        <w:jc w:val="both"/>
        <w:rPr>
          <w:b w:val="0"/>
          <w:bCs w:val="0"/>
          <w:color w:val="auto"/>
        </w:rPr>
      </w:pPr>
    </w:p>
    <w:p w14:paraId="7F7986B2" w14:textId="77777777" w:rsidR="00842A5E" w:rsidRPr="00AC4345" w:rsidRDefault="00842A5E" w:rsidP="00943481">
      <w:pPr>
        <w:ind w:left="1200" w:right="-91"/>
        <w:jc w:val="both"/>
        <w:rPr>
          <w:b w:val="0"/>
          <w:bCs w:val="0"/>
          <w:color w:val="auto"/>
        </w:rPr>
      </w:pPr>
    </w:p>
    <w:p w14:paraId="7F7986B3" w14:textId="77777777" w:rsidR="00842A5E" w:rsidRPr="00AC4345" w:rsidRDefault="00842A5E" w:rsidP="00943481">
      <w:pPr>
        <w:ind w:left="1200" w:right="-91"/>
        <w:jc w:val="both"/>
        <w:rPr>
          <w:b w:val="0"/>
          <w:bCs w:val="0"/>
          <w:color w:val="auto"/>
        </w:rPr>
      </w:pPr>
    </w:p>
    <w:p w14:paraId="7F7986B4" w14:textId="77777777" w:rsidR="00842A5E" w:rsidRPr="00AC4345" w:rsidRDefault="00842A5E" w:rsidP="00943481">
      <w:pPr>
        <w:ind w:left="1200" w:right="-91"/>
        <w:jc w:val="both"/>
        <w:rPr>
          <w:b w:val="0"/>
          <w:bCs w:val="0"/>
          <w:color w:val="auto"/>
        </w:rPr>
      </w:pPr>
    </w:p>
    <w:p w14:paraId="7F7986B5" w14:textId="77777777" w:rsidR="00842A5E" w:rsidRPr="00AC4345" w:rsidRDefault="00842A5E" w:rsidP="00943481">
      <w:pPr>
        <w:ind w:left="1200" w:right="-91"/>
        <w:jc w:val="both"/>
        <w:rPr>
          <w:b w:val="0"/>
          <w:bCs w:val="0"/>
          <w:color w:val="auto"/>
        </w:rPr>
      </w:pPr>
    </w:p>
    <w:p w14:paraId="7F7986B6" w14:textId="77777777" w:rsidR="001A0431" w:rsidRPr="00AC4345" w:rsidRDefault="001A0431" w:rsidP="00943481">
      <w:pPr>
        <w:ind w:left="1200" w:right="-91"/>
        <w:jc w:val="both"/>
        <w:rPr>
          <w:b w:val="0"/>
          <w:bCs w:val="0"/>
          <w:color w:val="auto"/>
        </w:rPr>
      </w:pPr>
    </w:p>
    <w:p w14:paraId="7F7986B7" w14:textId="77777777" w:rsidR="001A0431" w:rsidRPr="00AC4345" w:rsidRDefault="001A0431" w:rsidP="00943481">
      <w:pPr>
        <w:ind w:left="1200" w:right="-91"/>
        <w:jc w:val="both"/>
        <w:rPr>
          <w:b w:val="0"/>
          <w:bCs w:val="0"/>
          <w:color w:val="auto"/>
        </w:rPr>
      </w:pPr>
    </w:p>
    <w:p w14:paraId="7F7986B8" w14:textId="77777777" w:rsidR="001A0431" w:rsidRDefault="001A0431" w:rsidP="00943481">
      <w:pPr>
        <w:ind w:left="1200" w:right="-91"/>
        <w:jc w:val="both"/>
        <w:rPr>
          <w:b w:val="0"/>
          <w:bCs w:val="0"/>
          <w:color w:val="auto"/>
        </w:rPr>
      </w:pPr>
    </w:p>
    <w:p w14:paraId="7F7986B9" w14:textId="77777777" w:rsidR="00AC4345" w:rsidRDefault="00AC4345" w:rsidP="00943481">
      <w:pPr>
        <w:ind w:left="1200" w:right="-91"/>
        <w:jc w:val="both"/>
        <w:rPr>
          <w:b w:val="0"/>
          <w:bCs w:val="0"/>
          <w:color w:val="auto"/>
        </w:rPr>
      </w:pPr>
    </w:p>
    <w:p w14:paraId="7F7986BA" w14:textId="77777777" w:rsidR="00AC4345" w:rsidRDefault="00AC4345" w:rsidP="00943481">
      <w:pPr>
        <w:ind w:left="1200" w:right="-91"/>
        <w:jc w:val="both"/>
        <w:rPr>
          <w:b w:val="0"/>
          <w:bCs w:val="0"/>
          <w:color w:val="auto"/>
        </w:rPr>
      </w:pPr>
    </w:p>
    <w:p w14:paraId="7F7986BB" w14:textId="77777777" w:rsidR="00AC4345" w:rsidRDefault="00AC4345" w:rsidP="00943481">
      <w:pPr>
        <w:ind w:left="1200" w:right="-91"/>
        <w:jc w:val="both"/>
        <w:rPr>
          <w:b w:val="0"/>
          <w:bCs w:val="0"/>
          <w:color w:val="auto"/>
        </w:rPr>
      </w:pPr>
    </w:p>
    <w:p w14:paraId="7F7986BC" w14:textId="77777777" w:rsidR="00AC4345" w:rsidRPr="001C4421" w:rsidRDefault="00ED388D" w:rsidP="009C4C75">
      <w:pPr>
        <w:ind w:left="1200" w:right="-91" w:hanging="491"/>
        <w:jc w:val="both"/>
        <w:rPr>
          <w:b w:val="0"/>
          <w:bCs w:val="0"/>
          <w:color w:val="auto"/>
          <w:u w:val="single"/>
        </w:rPr>
      </w:pPr>
      <w:r w:rsidRPr="001C4421">
        <w:rPr>
          <w:bCs w:val="0"/>
          <w:i/>
          <w:color w:val="auto"/>
          <w:u w:val="single"/>
        </w:rPr>
        <w:t>Guidelines Team</w:t>
      </w:r>
      <w:r w:rsidR="006432A5" w:rsidRPr="001C4421">
        <w:rPr>
          <w:b w:val="0"/>
          <w:bCs w:val="0"/>
          <w:color w:val="auto"/>
          <w:u w:val="single"/>
        </w:rPr>
        <w:t>:</w:t>
      </w:r>
    </w:p>
    <w:p w14:paraId="7F7986BD" w14:textId="77777777" w:rsidR="006432A5" w:rsidRPr="006D7452" w:rsidRDefault="006432A5" w:rsidP="009C4C75">
      <w:pPr>
        <w:ind w:left="1200" w:right="-91" w:hanging="491"/>
        <w:rPr>
          <w:sz w:val="18"/>
        </w:rPr>
      </w:pPr>
      <w:r w:rsidRPr="006D7452">
        <w:rPr>
          <w:color w:val="auto"/>
          <w:sz w:val="18"/>
        </w:rPr>
        <w:t>Chinnakolandai, Praveenkumar</w:t>
      </w:r>
      <w:r w:rsidR="009C4C75" w:rsidRPr="006D7452">
        <w:rPr>
          <w:color w:val="auto"/>
          <w:sz w:val="18"/>
        </w:rPr>
        <w:t xml:space="preserve"> – ASW BRAKES</w:t>
      </w:r>
      <w:r w:rsidRPr="006D7452">
        <w:rPr>
          <w:color w:val="auto"/>
          <w:sz w:val="18"/>
        </w:rPr>
        <w:t xml:space="preserve"> </w:t>
      </w:r>
      <w:r w:rsidR="0037316C" w:rsidRPr="006D7452">
        <w:rPr>
          <w:color w:val="auto"/>
          <w:sz w:val="18"/>
        </w:rPr>
        <w:tab/>
      </w:r>
      <w:r w:rsidR="00DA7F2E">
        <w:rPr>
          <w:color w:val="auto"/>
          <w:sz w:val="18"/>
        </w:rPr>
        <w:tab/>
      </w:r>
      <w:r w:rsidRPr="006D7452">
        <w:rPr>
          <w:sz w:val="18"/>
        </w:rPr>
        <w:t>(</w:t>
      </w:r>
      <w:hyperlink r:id="rId12" w:history="1">
        <w:r w:rsidRPr="006D7452">
          <w:rPr>
            <w:rStyle w:val="Hyperlink"/>
            <w:sz w:val="18"/>
          </w:rPr>
          <w:t>Praveenkumar.Chinnakolandai@wabco-auto.com</w:t>
        </w:r>
      </w:hyperlink>
      <w:r w:rsidRPr="006D7452">
        <w:rPr>
          <w:sz w:val="18"/>
        </w:rPr>
        <w:t>)</w:t>
      </w:r>
    </w:p>
    <w:p w14:paraId="7F7986BF" w14:textId="77777777" w:rsidR="00ED388D" w:rsidRPr="006D7452" w:rsidRDefault="00ED388D" w:rsidP="00ED388D">
      <w:pPr>
        <w:ind w:left="1200" w:right="-91" w:hanging="491"/>
        <w:rPr>
          <w:sz w:val="18"/>
        </w:rPr>
      </w:pPr>
      <w:r w:rsidRPr="006D7452">
        <w:rPr>
          <w:color w:val="auto"/>
          <w:sz w:val="18"/>
        </w:rPr>
        <w:t xml:space="preserve">Velraj, Devanand – ASW SUS </w:t>
      </w:r>
      <w:r w:rsidRPr="006D7452">
        <w:rPr>
          <w:color w:val="auto"/>
          <w:sz w:val="18"/>
        </w:rPr>
        <w:tab/>
      </w:r>
      <w:r w:rsidRPr="006D7452">
        <w:rPr>
          <w:color w:val="auto"/>
          <w:sz w:val="18"/>
        </w:rPr>
        <w:tab/>
      </w:r>
      <w:r w:rsidRPr="006D7452">
        <w:rPr>
          <w:color w:val="auto"/>
          <w:sz w:val="18"/>
        </w:rPr>
        <w:tab/>
      </w:r>
      <w:r w:rsidRPr="006D7452">
        <w:rPr>
          <w:color w:val="auto"/>
          <w:sz w:val="18"/>
        </w:rPr>
        <w:tab/>
      </w:r>
      <w:r w:rsidRPr="006D7452">
        <w:rPr>
          <w:sz w:val="18"/>
        </w:rPr>
        <w:t>(</w:t>
      </w:r>
      <w:hyperlink r:id="rId13" w:history="1">
        <w:r w:rsidRPr="006D7452">
          <w:rPr>
            <w:rStyle w:val="Hyperlink"/>
            <w:sz w:val="18"/>
          </w:rPr>
          <w:t>Devanand.Velraj@wabco-auto.com</w:t>
        </w:r>
      </w:hyperlink>
      <w:r w:rsidRPr="006D7452">
        <w:rPr>
          <w:sz w:val="18"/>
        </w:rPr>
        <w:t>)</w:t>
      </w:r>
    </w:p>
    <w:p w14:paraId="7F7986C0" w14:textId="77777777" w:rsidR="00ED388D" w:rsidRPr="006D7452" w:rsidRDefault="00ED388D" w:rsidP="00ED388D">
      <w:pPr>
        <w:ind w:left="1200" w:right="-91" w:hanging="491"/>
        <w:rPr>
          <w:color w:val="auto"/>
          <w:sz w:val="18"/>
          <w:lang w:val="de-DE"/>
        </w:rPr>
      </w:pPr>
      <w:r w:rsidRPr="006D7452">
        <w:rPr>
          <w:color w:val="auto"/>
          <w:sz w:val="18"/>
          <w:lang w:val="de-DE"/>
        </w:rPr>
        <w:t>Balasubramani, Arunchandran – ASW BRAKES</w:t>
      </w:r>
      <w:r w:rsidRPr="006D7452">
        <w:rPr>
          <w:color w:val="auto"/>
          <w:sz w:val="18"/>
          <w:lang w:val="de-DE"/>
        </w:rPr>
        <w:tab/>
      </w:r>
      <w:r w:rsidR="00DA7F2E">
        <w:rPr>
          <w:color w:val="auto"/>
          <w:sz w:val="18"/>
          <w:lang w:val="de-DE"/>
        </w:rPr>
        <w:tab/>
      </w:r>
      <w:r w:rsidRPr="006D7452">
        <w:rPr>
          <w:color w:val="auto"/>
          <w:sz w:val="18"/>
          <w:lang w:val="de-DE"/>
        </w:rPr>
        <w:t>(</w:t>
      </w:r>
      <w:hyperlink r:id="rId14" w:history="1">
        <w:r w:rsidRPr="006D7452">
          <w:rPr>
            <w:rStyle w:val="Hyperlink"/>
            <w:sz w:val="18"/>
            <w:lang w:val="de-DE"/>
          </w:rPr>
          <w:t>Arunchandran.Balasubramani@wabco-auto.com</w:t>
        </w:r>
      </w:hyperlink>
      <w:r w:rsidRPr="006D7452">
        <w:rPr>
          <w:color w:val="auto"/>
          <w:sz w:val="18"/>
          <w:lang w:val="de-DE"/>
        </w:rPr>
        <w:t>)</w:t>
      </w:r>
    </w:p>
    <w:p w14:paraId="7F7986C1" w14:textId="77777777" w:rsidR="00AC4345" w:rsidRPr="006D7452" w:rsidRDefault="006432A5" w:rsidP="009C4C75">
      <w:pPr>
        <w:ind w:left="1200" w:right="-91" w:hanging="491"/>
        <w:rPr>
          <w:sz w:val="18"/>
        </w:rPr>
      </w:pPr>
      <w:r w:rsidRPr="006D7452">
        <w:rPr>
          <w:color w:val="auto"/>
          <w:sz w:val="18"/>
        </w:rPr>
        <w:t>Ganesan, Karthikeyan</w:t>
      </w:r>
      <w:r w:rsidR="009C4C75" w:rsidRPr="006D7452">
        <w:rPr>
          <w:color w:val="auto"/>
          <w:sz w:val="18"/>
        </w:rPr>
        <w:t xml:space="preserve"> – ASW BRAKES</w:t>
      </w:r>
      <w:r w:rsidRPr="006D7452">
        <w:rPr>
          <w:color w:val="auto"/>
          <w:sz w:val="18"/>
        </w:rPr>
        <w:t xml:space="preserve"> </w:t>
      </w:r>
      <w:r w:rsidR="0037316C" w:rsidRPr="006D7452">
        <w:rPr>
          <w:color w:val="auto"/>
          <w:sz w:val="18"/>
        </w:rPr>
        <w:tab/>
      </w:r>
      <w:r w:rsidR="0037316C" w:rsidRPr="006D7452">
        <w:rPr>
          <w:color w:val="auto"/>
          <w:sz w:val="18"/>
        </w:rPr>
        <w:tab/>
      </w:r>
      <w:r w:rsidR="00DA7F2E">
        <w:rPr>
          <w:color w:val="auto"/>
          <w:sz w:val="18"/>
        </w:rPr>
        <w:tab/>
      </w:r>
      <w:r w:rsidRPr="006D7452">
        <w:rPr>
          <w:sz w:val="18"/>
        </w:rPr>
        <w:t>(</w:t>
      </w:r>
      <w:hyperlink r:id="rId15" w:history="1">
        <w:r w:rsidRPr="006D7452">
          <w:rPr>
            <w:rStyle w:val="Hyperlink"/>
            <w:sz w:val="18"/>
          </w:rPr>
          <w:t>Karthikeyan.Ganesan@wabco-auto.com</w:t>
        </w:r>
      </w:hyperlink>
      <w:r w:rsidRPr="006D7452">
        <w:rPr>
          <w:sz w:val="18"/>
        </w:rPr>
        <w:t>)</w:t>
      </w:r>
    </w:p>
    <w:p w14:paraId="7F7986C2" w14:textId="77777777" w:rsidR="006628BA" w:rsidRPr="006D7452" w:rsidRDefault="00ED388D" w:rsidP="009C4C75">
      <w:pPr>
        <w:ind w:left="1200" w:right="-91" w:hanging="491"/>
        <w:rPr>
          <w:color w:val="auto"/>
          <w:sz w:val="18"/>
        </w:rPr>
      </w:pPr>
      <w:r w:rsidRPr="006D7452">
        <w:rPr>
          <w:color w:val="auto"/>
          <w:sz w:val="18"/>
        </w:rPr>
        <w:t>Chamarthi, Harshini – ASW BRAKES</w:t>
      </w:r>
      <w:r w:rsidRPr="006D7452">
        <w:rPr>
          <w:color w:val="auto"/>
          <w:sz w:val="18"/>
        </w:rPr>
        <w:tab/>
      </w:r>
      <w:r w:rsidRPr="006D7452">
        <w:rPr>
          <w:color w:val="auto"/>
          <w:sz w:val="18"/>
        </w:rPr>
        <w:tab/>
      </w:r>
      <w:r w:rsidRPr="006D7452">
        <w:rPr>
          <w:color w:val="auto"/>
          <w:sz w:val="18"/>
        </w:rPr>
        <w:tab/>
        <w:t>(</w:t>
      </w:r>
      <w:hyperlink r:id="rId16" w:history="1">
        <w:r w:rsidR="006628BA" w:rsidRPr="006D7452">
          <w:rPr>
            <w:rStyle w:val="Hyperlink"/>
            <w:sz w:val="18"/>
          </w:rPr>
          <w:t>Harshini.Chamarthi@wabco-auto.com</w:t>
        </w:r>
      </w:hyperlink>
      <w:r w:rsidR="006628BA" w:rsidRPr="006D7452">
        <w:rPr>
          <w:color w:val="auto"/>
          <w:sz w:val="18"/>
        </w:rPr>
        <w:t>)</w:t>
      </w:r>
    </w:p>
    <w:p w14:paraId="7F7986C3" w14:textId="77777777" w:rsidR="00ED388D" w:rsidRDefault="006628BA" w:rsidP="009C4C75">
      <w:pPr>
        <w:ind w:left="1200" w:right="-91" w:hanging="491"/>
      </w:pPr>
      <w:r w:rsidRPr="006628BA">
        <w:rPr>
          <w:color w:val="auto"/>
        </w:rPr>
        <w:tab/>
      </w:r>
      <w:r>
        <w:tab/>
      </w:r>
      <w:r>
        <w:tab/>
      </w:r>
      <w:r>
        <w:tab/>
      </w:r>
    </w:p>
    <w:p w14:paraId="7F7986C4" w14:textId="77777777" w:rsidR="001C4421" w:rsidRPr="001C4421" w:rsidRDefault="001C4421" w:rsidP="009C4C75">
      <w:pPr>
        <w:ind w:left="1200" w:right="-91" w:hanging="491"/>
        <w:rPr>
          <w:i/>
          <w:color w:val="auto"/>
          <w:u w:val="single"/>
        </w:rPr>
      </w:pPr>
      <w:r w:rsidRPr="001C4421">
        <w:rPr>
          <w:i/>
          <w:color w:val="auto"/>
          <w:u w:val="single"/>
        </w:rPr>
        <w:t>Reviewed by:</w:t>
      </w:r>
    </w:p>
    <w:p w14:paraId="7F7986C5" w14:textId="77777777" w:rsidR="001C4421" w:rsidRPr="001C4421" w:rsidRDefault="001C4421" w:rsidP="001C4421">
      <w:pPr>
        <w:ind w:left="1200" w:right="-91" w:hanging="491"/>
        <w:rPr>
          <w:rFonts w:cs="Arial"/>
          <w:color w:val="555555"/>
          <w:sz w:val="19"/>
          <w:szCs w:val="19"/>
          <w:shd w:val="clear" w:color="auto" w:fill="FFFFFF"/>
        </w:rPr>
      </w:pPr>
      <w:r w:rsidRPr="001C4421">
        <w:rPr>
          <w:color w:val="auto"/>
          <w:sz w:val="18"/>
        </w:rPr>
        <w:t>Jakobs</w:t>
      </w:r>
      <w:r w:rsidR="002241D4">
        <w:rPr>
          <w:color w:val="auto"/>
          <w:sz w:val="18"/>
        </w:rPr>
        <w:t>,</w:t>
      </w:r>
      <w:r w:rsidRPr="001C4421">
        <w:rPr>
          <w:color w:val="auto"/>
          <w:sz w:val="18"/>
        </w:rPr>
        <w:t xml:space="preserve"> Holger – Technology team</w:t>
      </w:r>
      <w:r>
        <w:rPr>
          <w:b w:val="0"/>
          <w:bCs w:val="0"/>
          <w:color w:val="auto"/>
        </w:rPr>
        <w:tab/>
      </w:r>
      <w:r>
        <w:rPr>
          <w:b w:val="0"/>
          <w:bCs w:val="0"/>
          <w:color w:val="auto"/>
        </w:rPr>
        <w:tab/>
      </w:r>
      <w:r>
        <w:rPr>
          <w:b w:val="0"/>
          <w:bCs w:val="0"/>
          <w:color w:val="auto"/>
        </w:rPr>
        <w:tab/>
        <w:t>(</w:t>
      </w:r>
      <w:hyperlink r:id="rId17" w:history="1">
        <w:r w:rsidRPr="001C4421">
          <w:rPr>
            <w:rStyle w:val="Hyperlink"/>
            <w:rFonts w:cs="Arial"/>
            <w:sz w:val="19"/>
            <w:szCs w:val="19"/>
            <w:shd w:val="clear" w:color="auto" w:fill="FFFFFF"/>
          </w:rPr>
          <w:t>holger.jakobs@wabco-auto.com</w:t>
        </w:r>
      </w:hyperlink>
      <w:r w:rsidRPr="001C4421">
        <w:rPr>
          <w:rFonts w:cs="Arial"/>
          <w:color w:val="555555"/>
          <w:sz w:val="19"/>
          <w:szCs w:val="19"/>
          <w:shd w:val="clear" w:color="auto" w:fill="FFFFFF"/>
        </w:rPr>
        <w:t>)</w:t>
      </w:r>
    </w:p>
    <w:p w14:paraId="7F7986C6" w14:textId="77777777" w:rsidR="001C4421" w:rsidRDefault="001C4421" w:rsidP="001C4421">
      <w:pPr>
        <w:ind w:left="1200" w:right="-91" w:hanging="491"/>
        <w:rPr>
          <w:bCs w:val="0"/>
          <w:color w:val="auto"/>
        </w:rPr>
      </w:pPr>
      <w:r w:rsidRPr="001C4421">
        <w:rPr>
          <w:color w:val="auto"/>
          <w:sz w:val="18"/>
        </w:rPr>
        <w:t>Pavel</w:t>
      </w:r>
      <w:r w:rsidR="002241D4">
        <w:rPr>
          <w:color w:val="auto"/>
          <w:sz w:val="18"/>
        </w:rPr>
        <w:t>,</w:t>
      </w:r>
      <w:r w:rsidRPr="001C4421">
        <w:rPr>
          <w:color w:val="auto"/>
          <w:sz w:val="18"/>
        </w:rPr>
        <w:t xml:space="preserve"> Jelinek – Technology team</w:t>
      </w:r>
      <w:r w:rsidRPr="001C4421">
        <w:rPr>
          <w:bCs w:val="0"/>
          <w:color w:val="auto"/>
        </w:rPr>
        <w:tab/>
      </w:r>
      <w:r w:rsidRPr="001C4421">
        <w:rPr>
          <w:bCs w:val="0"/>
          <w:color w:val="auto"/>
        </w:rPr>
        <w:tab/>
      </w:r>
      <w:r w:rsidRPr="001C4421">
        <w:rPr>
          <w:bCs w:val="0"/>
          <w:color w:val="auto"/>
        </w:rPr>
        <w:tab/>
      </w:r>
      <w:r w:rsidRPr="001C4421">
        <w:rPr>
          <w:bCs w:val="0"/>
          <w:color w:val="auto"/>
        </w:rPr>
        <w:tab/>
        <w:t>(</w:t>
      </w:r>
      <w:hyperlink r:id="rId18" w:history="1">
        <w:r w:rsidRPr="001C4421">
          <w:rPr>
            <w:rStyle w:val="Hyperlink"/>
            <w:bCs w:val="0"/>
          </w:rPr>
          <w:t>pavel.jelinek@wabco-auto.com</w:t>
        </w:r>
      </w:hyperlink>
      <w:r w:rsidRPr="001C4421">
        <w:rPr>
          <w:bCs w:val="0"/>
          <w:color w:val="auto"/>
        </w:rPr>
        <w:t>)</w:t>
      </w:r>
    </w:p>
    <w:p w14:paraId="0B8A70D6" w14:textId="77777777" w:rsidR="00E3716C" w:rsidRPr="001C4421" w:rsidRDefault="00E3716C" w:rsidP="001C4421">
      <w:pPr>
        <w:ind w:left="1200" w:right="-91" w:hanging="491"/>
        <w:rPr>
          <w:bCs w:val="0"/>
          <w:color w:val="auto"/>
        </w:rPr>
      </w:pPr>
    </w:p>
    <w:p w14:paraId="7F7986C7" w14:textId="77777777" w:rsidR="00842A5E" w:rsidRPr="00AC4345" w:rsidRDefault="009900B2" w:rsidP="00943481">
      <w:pPr>
        <w:ind w:left="1200" w:right="-91"/>
        <w:jc w:val="both"/>
        <w:rPr>
          <w:b w:val="0"/>
          <w:bCs w:val="0"/>
          <w:color w:val="auto"/>
          <w:sz w:val="32"/>
        </w:rPr>
      </w:pPr>
      <w:r w:rsidRPr="00AC4345">
        <w:rPr>
          <w:b w:val="0"/>
          <w:bCs w:val="0"/>
          <w:color w:val="auto"/>
          <w:sz w:val="32"/>
        </w:rPr>
        <w:lastRenderedPageBreak/>
        <w:t>Table of Contents</w:t>
      </w:r>
    </w:p>
    <w:p w14:paraId="7F7986C8" w14:textId="77777777" w:rsidR="009900B2" w:rsidRPr="00AC4345" w:rsidRDefault="009900B2" w:rsidP="00943481">
      <w:pPr>
        <w:ind w:left="1200" w:right="-91"/>
        <w:jc w:val="both"/>
        <w:rPr>
          <w:b w:val="0"/>
          <w:bCs w:val="0"/>
          <w:color w:val="auto"/>
        </w:rPr>
      </w:pPr>
    </w:p>
    <w:p w14:paraId="5AE978F4" w14:textId="77777777" w:rsidR="00400830" w:rsidRDefault="000B1AD0">
      <w:pPr>
        <w:pStyle w:val="TOC1"/>
        <w:tabs>
          <w:tab w:val="left" w:pos="1760"/>
        </w:tabs>
        <w:rPr>
          <w:rFonts w:asciiTheme="minorHAnsi" w:eastAsiaTheme="minorEastAsia" w:hAnsiTheme="minorHAnsi" w:cstheme="minorBidi"/>
          <w:b w:val="0"/>
          <w:bCs w:val="0"/>
          <w:noProof/>
          <w:color w:val="auto"/>
          <w:sz w:val="22"/>
          <w:szCs w:val="22"/>
          <w:lang w:bidi="ar-SA"/>
        </w:rPr>
      </w:pPr>
      <w:r w:rsidRPr="00AC4345">
        <w:rPr>
          <w:szCs w:val="20"/>
        </w:rPr>
        <w:fldChar w:fldCharType="begin"/>
      </w:r>
      <w:r w:rsidRPr="00AC4345">
        <w:rPr>
          <w:szCs w:val="20"/>
        </w:rPr>
        <w:instrText xml:space="preserve"> TOC \o "1-3" \h \z \u </w:instrText>
      </w:r>
      <w:r w:rsidRPr="00AC4345">
        <w:rPr>
          <w:szCs w:val="20"/>
        </w:rPr>
        <w:fldChar w:fldCharType="separate"/>
      </w:r>
      <w:hyperlink w:anchor="_Toc484791091" w:history="1">
        <w:r w:rsidR="00400830" w:rsidRPr="00AA6C90">
          <w:rPr>
            <w:rStyle w:val="Hyperlink"/>
            <w:noProof/>
          </w:rPr>
          <w:t>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Scope</w:t>
        </w:r>
        <w:r w:rsidR="00400830">
          <w:rPr>
            <w:noProof/>
            <w:webHidden/>
          </w:rPr>
          <w:tab/>
        </w:r>
        <w:r w:rsidR="00400830">
          <w:rPr>
            <w:noProof/>
            <w:webHidden/>
          </w:rPr>
          <w:fldChar w:fldCharType="begin"/>
        </w:r>
        <w:r w:rsidR="00400830">
          <w:rPr>
            <w:noProof/>
            <w:webHidden/>
          </w:rPr>
          <w:instrText xml:space="preserve"> PAGEREF _Toc484791091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49D20ACC"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2" w:history="1">
        <w:r w:rsidR="00400830" w:rsidRPr="00AA6C90">
          <w:rPr>
            <w:rStyle w:val="Hyperlink"/>
            <w:noProof/>
          </w:rPr>
          <w:t>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Purpose</w:t>
        </w:r>
        <w:r w:rsidR="00400830">
          <w:rPr>
            <w:noProof/>
            <w:webHidden/>
          </w:rPr>
          <w:tab/>
        </w:r>
        <w:r w:rsidR="00400830">
          <w:rPr>
            <w:noProof/>
            <w:webHidden/>
          </w:rPr>
          <w:fldChar w:fldCharType="begin"/>
        </w:r>
        <w:r w:rsidR="00400830">
          <w:rPr>
            <w:noProof/>
            <w:webHidden/>
          </w:rPr>
          <w:instrText xml:space="preserve"> PAGEREF _Toc484791092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19F50C01"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3" w:history="1">
        <w:r w:rsidR="00400830" w:rsidRPr="00AA6C90">
          <w:rPr>
            <w:rStyle w:val="Hyperlink"/>
            <w:noProof/>
          </w:rPr>
          <w:t>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Acronyms</w:t>
        </w:r>
        <w:r w:rsidR="00400830">
          <w:rPr>
            <w:noProof/>
            <w:webHidden/>
          </w:rPr>
          <w:tab/>
        </w:r>
        <w:r w:rsidR="00400830">
          <w:rPr>
            <w:noProof/>
            <w:webHidden/>
          </w:rPr>
          <w:fldChar w:fldCharType="begin"/>
        </w:r>
        <w:r w:rsidR="00400830">
          <w:rPr>
            <w:noProof/>
            <w:webHidden/>
          </w:rPr>
          <w:instrText xml:space="preserve"> PAGEREF _Toc484791093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68DA384F"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4" w:history="1">
        <w:r w:rsidR="00400830" w:rsidRPr="00AA6C90">
          <w:rPr>
            <w:rStyle w:val="Hyperlink"/>
            <w:noProof/>
          </w:rPr>
          <w:t>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Points to note:</w:t>
        </w:r>
        <w:r w:rsidR="00400830">
          <w:rPr>
            <w:noProof/>
            <w:webHidden/>
          </w:rPr>
          <w:tab/>
        </w:r>
        <w:r w:rsidR="00400830">
          <w:rPr>
            <w:noProof/>
            <w:webHidden/>
          </w:rPr>
          <w:fldChar w:fldCharType="begin"/>
        </w:r>
        <w:r w:rsidR="00400830">
          <w:rPr>
            <w:noProof/>
            <w:webHidden/>
          </w:rPr>
          <w:instrText xml:space="preserve"> PAGEREF _Toc484791094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16AF2683"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5" w:history="1">
        <w:r w:rsidR="00400830" w:rsidRPr="00AA6C90">
          <w:rPr>
            <w:rStyle w:val="Hyperlink"/>
            <w:noProof/>
          </w:rPr>
          <w:t>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SW detailed design specification in MKS RM</w:t>
        </w:r>
        <w:r w:rsidR="00400830">
          <w:rPr>
            <w:noProof/>
            <w:webHidden/>
          </w:rPr>
          <w:tab/>
        </w:r>
        <w:r w:rsidR="00400830">
          <w:rPr>
            <w:noProof/>
            <w:webHidden/>
          </w:rPr>
          <w:fldChar w:fldCharType="begin"/>
        </w:r>
        <w:r w:rsidR="00400830">
          <w:rPr>
            <w:noProof/>
            <w:webHidden/>
          </w:rPr>
          <w:instrText xml:space="preserve"> PAGEREF _Toc484791095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58653413"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6" w:history="1">
        <w:r w:rsidR="00400830" w:rsidRPr="00AA6C90">
          <w:rPr>
            <w:rStyle w:val="Hyperlink"/>
            <w:noProof/>
          </w:rPr>
          <w:t>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Interface specification in MKS RM</w:t>
        </w:r>
        <w:r w:rsidR="00400830">
          <w:rPr>
            <w:noProof/>
            <w:webHidden/>
          </w:rPr>
          <w:tab/>
        </w:r>
        <w:r w:rsidR="00400830">
          <w:rPr>
            <w:noProof/>
            <w:webHidden/>
          </w:rPr>
          <w:fldChar w:fldCharType="begin"/>
        </w:r>
        <w:r w:rsidR="00400830">
          <w:rPr>
            <w:noProof/>
            <w:webHidden/>
          </w:rPr>
          <w:instrText xml:space="preserve"> PAGEREF _Toc484791096 \h </w:instrText>
        </w:r>
        <w:r w:rsidR="00400830">
          <w:rPr>
            <w:noProof/>
            <w:webHidden/>
          </w:rPr>
        </w:r>
        <w:r w:rsidR="00400830">
          <w:rPr>
            <w:noProof/>
            <w:webHidden/>
          </w:rPr>
          <w:fldChar w:fldCharType="separate"/>
        </w:r>
        <w:r w:rsidR="00400830">
          <w:rPr>
            <w:noProof/>
            <w:webHidden/>
          </w:rPr>
          <w:t>4</w:t>
        </w:r>
        <w:r w:rsidR="00400830">
          <w:rPr>
            <w:noProof/>
            <w:webHidden/>
          </w:rPr>
          <w:fldChar w:fldCharType="end"/>
        </w:r>
      </w:hyperlink>
    </w:p>
    <w:p w14:paraId="3D8B977E"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097" w:history="1">
        <w:r w:rsidR="00400830" w:rsidRPr="00AA6C90">
          <w:rPr>
            <w:rStyle w:val="Hyperlink"/>
            <w:noProof/>
          </w:rPr>
          <w:t>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MKS Project structure creation</w:t>
        </w:r>
        <w:r w:rsidR="00400830">
          <w:rPr>
            <w:noProof/>
            <w:webHidden/>
          </w:rPr>
          <w:tab/>
        </w:r>
        <w:r w:rsidR="00400830">
          <w:rPr>
            <w:noProof/>
            <w:webHidden/>
          </w:rPr>
          <w:fldChar w:fldCharType="begin"/>
        </w:r>
        <w:r w:rsidR="00400830">
          <w:rPr>
            <w:noProof/>
            <w:webHidden/>
          </w:rPr>
          <w:instrText xml:space="preserve"> PAGEREF _Toc484791097 \h </w:instrText>
        </w:r>
        <w:r w:rsidR="00400830">
          <w:rPr>
            <w:noProof/>
            <w:webHidden/>
          </w:rPr>
        </w:r>
        <w:r w:rsidR="00400830">
          <w:rPr>
            <w:noProof/>
            <w:webHidden/>
          </w:rPr>
          <w:fldChar w:fldCharType="separate"/>
        </w:r>
        <w:r w:rsidR="00400830">
          <w:rPr>
            <w:noProof/>
            <w:webHidden/>
          </w:rPr>
          <w:t>5</w:t>
        </w:r>
        <w:r w:rsidR="00400830">
          <w:rPr>
            <w:noProof/>
            <w:webHidden/>
          </w:rPr>
          <w:fldChar w:fldCharType="end"/>
        </w:r>
      </w:hyperlink>
    </w:p>
    <w:p w14:paraId="2F3F8767"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098" w:history="1">
        <w:r w:rsidR="00400830" w:rsidRPr="00AA6C90">
          <w:rPr>
            <w:rStyle w:val="Hyperlink"/>
            <w:noProof/>
          </w:rPr>
          <w:t>7.1.1.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Pre-requisite</w:t>
        </w:r>
        <w:r w:rsidR="00400830">
          <w:rPr>
            <w:noProof/>
            <w:webHidden/>
          </w:rPr>
          <w:tab/>
        </w:r>
        <w:r w:rsidR="00400830">
          <w:rPr>
            <w:noProof/>
            <w:webHidden/>
          </w:rPr>
          <w:fldChar w:fldCharType="begin"/>
        </w:r>
        <w:r w:rsidR="00400830">
          <w:rPr>
            <w:noProof/>
            <w:webHidden/>
          </w:rPr>
          <w:instrText xml:space="preserve"> PAGEREF _Toc484791098 \h </w:instrText>
        </w:r>
        <w:r w:rsidR="00400830">
          <w:rPr>
            <w:noProof/>
            <w:webHidden/>
          </w:rPr>
        </w:r>
        <w:r w:rsidR="00400830">
          <w:rPr>
            <w:noProof/>
            <w:webHidden/>
          </w:rPr>
          <w:fldChar w:fldCharType="separate"/>
        </w:r>
        <w:r w:rsidR="00400830">
          <w:rPr>
            <w:noProof/>
            <w:webHidden/>
          </w:rPr>
          <w:t>5</w:t>
        </w:r>
        <w:r w:rsidR="00400830">
          <w:rPr>
            <w:noProof/>
            <w:webHidden/>
          </w:rPr>
          <w:fldChar w:fldCharType="end"/>
        </w:r>
      </w:hyperlink>
    </w:p>
    <w:p w14:paraId="333A50F6"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099" w:history="1">
        <w:r w:rsidR="00400830" w:rsidRPr="00AA6C90">
          <w:rPr>
            <w:rStyle w:val="Hyperlink"/>
            <w:noProof/>
          </w:rPr>
          <w:t>7.1.2.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Guidelines</w:t>
        </w:r>
        <w:r w:rsidR="00400830">
          <w:rPr>
            <w:noProof/>
            <w:webHidden/>
          </w:rPr>
          <w:tab/>
        </w:r>
        <w:r w:rsidR="00400830">
          <w:rPr>
            <w:noProof/>
            <w:webHidden/>
          </w:rPr>
          <w:fldChar w:fldCharType="begin"/>
        </w:r>
        <w:r w:rsidR="00400830">
          <w:rPr>
            <w:noProof/>
            <w:webHidden/>
          </w:rPr>
          <w:instrText xml:space="preserve"> PAGEREF _Toc484791099 \h </w:instrText>
        </w:r>
        <w:r w:rsidR="00400830">
          <w:rPr>
            <w:noProof/>
            <w:webHidden/>
          </w:rPr>
        </w:r>
        <w:r w:rsidR="00400830">
          <w:rPr>
            <w:noProof/>
            <w:webHidden/>
          </w:rPr>
          <w:fldChar w:fldCharType="separate"/>
        </w:r>
        <w:r w:rsidR="00400830">
          <w:rPr>
            <w:noProof/>
            <w:webHidden/>
          </w:rPr>
          <w:t>5</w:t>
        </w:r>
        <w:r w:rsidR="00400830">
          <w:rPr>
            <w:noProof/>
            <w:webHidden/>
          </w:rPr>
          <w:fldChar w:fldCharType="end"/>
        </w:r>
      </w:hyperlink>
    </w:p>
    <w:p w14:paraId="5F40BF56"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00" w:history="1">
        <w:r w:rsidR="00400830" w:rsidRPr="00AA6C90">
          <w:rPr>
            <w:rStyle w:val="Hyperlink"/>
            <w:noProof/>
          </w:rPr>
          <w:t>8.</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Behavior modeling in Simulink/Stateflow</w:t>
        </w:r>
        <w:r w:rsidR="00400830">
          <w:rPr>
            <w:noProof/>
            <w:webHidden/>
          </w:rPr>
          <w:tab/>
        </w:r>
        <w:r w:rsidR="00400830">
          <w:rPr>
            <w:noProof/>
            <w:webHidden/>
          </w:rPr>
          <w:fldChar w:fldCharType="begin"/>
        </w:r>
        <w:r w:rsidR="00400830">
          <w:rPr>
            <w:noProof/>
            <w:webHidden/>
          </w:rPr>
          <w:instrText xml:space="preserve"> PAGEREF _Toc484791100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51F93B81"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01" w:history="1">
        <w:r w:rsidR="00400830" w:rsidRPr="00AA6C90">
          <w:rPr>
            <w:rStyle w:val="Hyperlink"/>
            <w:noProof/>
          </w:rPr>
          <w:t>8.1.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Component model design</w:t>
        </w:r>
        <w:r w:rsidR="00400830">
          <w:rPr>
            <w:noProof/>
            <w:webHidden/>
          </w:rPr>
          <w:tab/>
        </w:r>
        <w:r w:rsidR="00400830">
          <w:rPr>
            <w:noProof/>
            <w:webHidden/>
          </w:rPr>
          <w:fldChar w:fldCharType="begin"/>
        </w:r>
        <w:r w:rsidR="00400830">
          <w:rPr>
            <w:noProof/>
            <w:webHidden/>
          </w:rPr>
          <w:instrText xml:space="preserve"> PAGEREF _Toc484791101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616CA7F7"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02" w:history="1">
        <w:r w:rsidR="00400830" w:rsidRPr="00AA6C90">
          <w:rPr>
            <w:rStyle w:val="Hyperlink"/>
            <w:noProof/>
          </w:rPr>
          <w:t>8.1.1.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Purpose</w:t>
        </w:r>
        <w:r w:rsidR="00400830">
          <w:rPr>
            <w:noProof/>
            <w:webHidden/>
          </w:rPr>
          <w:tab/>
        </w:r>
        <w:r w:rsidR="00400830">
          <w:rPr>
            <w:noProof/>
            <w:webHidden/>
          </w:rPr>
          <w:fldChar w:fldCharType="begin"/>
        </w:r>
        <w:r w:rsidR="00400830">
          <w:rPr>
            <w:noProof/>
            <w:webHidden/>
          </w:rPr>
          <w:instrText xml:space="preserve"> PAGEREF _Toc484791102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2074A259"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03" w:history="1">
        <w:r w:rsidR="00400830" w:rsidRPr="00AA6C90">
          <w:rPr>
            <w:rStyle w:val="Hyperlink"/>
            <w:noProof/>
          </w:rPr>
          <w:t>8.1.2.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Pre-requisite</w:t>
        </w:r>
        <w:r w:rsidR="00400830">
          <w:rPr>
            <w:noProof/>
            <w:webHidden/>
          </w:rPr>
          <w:tab/>
        </w:r>
        <w:r w:rsidR="00400830">
          <w:rPr>
            <w:noProof/>
            <w:webHidden/>
          </w:rPr>
          <w:fldChar w:fldCharType="begin"/>
        </w:r>
        <w:r w:rsidR="00400830">
          <w:rPr>
            <w:noProof/>
            <w:webHidden/>
          </w:rPr>
          <w:instrText xml:space="preserve"> PAGEREF _Toc484791103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3584EE39"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04" w:history="1">
        <w:r w:rsidR="00400830" w:rsidRPr="00AA6C90">
          <w:rPr>
            <w:rStyle w:val="Hyperlink"/>
            <w:noProof/>
          </w:rPr>
          <w:t>8.1.3.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Guidelines for component model design</w:t>
        </w:r>
        <w:r w:rsidR="00400830">
          <w:rPr>
            <w:noProof/>
            <w:webHidden/>
          </w:rPr>
          <w:tab/>
        </w:r>
        <w:r w:rsidR="00400830">
          <w:rPr>
            <w:noProof/>
            <w:webHidden/>
          </w:rPr>
          <w:fldChar w:fldCharType="begin"/>
        </w:r>
        <w:r w:rsidR="00400830">
          <w:rPr>
            <w:noProof/>
            <w:webHidden/>
          </w:rPr>
          <w:instrText xml:space="preserve"> PAGEREF _Toc484791104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47B3DBE5"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05" w:history="1">
        <w:r w:rsidR="00400830" w:rsidRPr="00AA6C90">
          <w:rPr>
            <w:rStyle w:val="Hyperlink"/>
            <w:noProof/>
          </w:rPr>
          <w:t>8.1.3.1.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General guidelines</w:t>
        </w:r>
        <w:r w:rsidR="00400830">
          <w:rPr>
            <w:noProof/>
            <w:webHidden/>
          </w:rPr>
          <w:tab/>
        </w:r>
        <w:r w:rsidR="00400830">
          <w:rPr>
            <w:noProof/>
            <w:webHidden/>
          </w:rPr>
          <w:fldChar w:fldCharType="begin"/>
        </w:r>
        <w:r w:rsidR="00400830">
          <w:rPr>
            <w:noProof/>
            <w:webHidden/>
          </w:rPr>
          <w:instrText xml:space="preserve"> PAGEREF _Toc484791105 \h </w:instrText>
        </w:r>
        <w:r w:rsidR="00400830">
          <w:rPr>
            <w:noProof/>
            <w:webHidden/>
          </w:rPr>
        </w:r>
        <w:r w:rsidR="00400830">
          <w:rPr>
            <w:noProof/>
            <w:webHidden/>
          </w:rPr>
          <w:fldChar w:fldCharType="separate"/>
        </w:r>
        <w:r w:rsidR="00400830">
          <w:rPr>
            <w:noProof/>
            <w:webHidden/>
          </w:rPr>
          <w:t>6</w:t>
        </w:r>
        <w:r w:rsidR="00400830">
          <w:rPr>
            <w:noProof/>
            <w:webHidden/>
          </w:rPr>
          <w:fldChar w:fldCharType="end"/>
        </w:r>
      </w:hyperlink>
    </w:p>
    <w:p w14:paraId="5A07BC34"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06" w:history="1">
        <w:r w:rsidR="00400830" w:rsidRPr="00AA6C90">
          <w:rPr>
            <w:rStyle w:val="Hyperlink"/>
            <w:noProof/>
          </w:rPr>
          <w:t>8.1.3.2.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Integration of modules</w:t>
        </w:r>
        <w:r w:rsidR="00400830">
          <w:rPr>
            <w:noProof/>
            <w:webHidden/>
          </w:rPr>
          <w:tab/>
        </w:r>
        <w:r w:rsidR="00400830">
          <w:rPr>
            <w:noProof/>
            <w:webHidden/>
          </w:rPr>
          <w:fldChar w:fldCharType="begin"/>
        </w:r>
        <w:r w:rsidR="00400830">
          <w:rPr>
            <w:noProof/>
            <w:webHidden/>
          </w:rPr>
          <w:instrText xml:space="preserve"> PAGEREF _Toc484791106 \h </w:instrText>
        </w:r>
        <w:r w:rsidR="00400830">
          <w:rPr>
            <w:noProof/>
            <w:webHidden/>
          </w:rPr>
        </w:r>
        <w:r w:rsidR="00400830">
          <w:rPr>
            <w:noProof/>
            <w:webHidden/>
          </w:rPr>
          <w:fldChar w:fldCharType="separate"/>
        </w:r>
        <w:r w:rsidR="00400830">
          <w:rPr>
            <w:noProof/>
            <w:webHidden/>
          </w:rPr>
          <w:t>7</w:t>
        </w:r>
        <w:r w:rsidR="00400830">
          <w:rPr>
            <w:noProof/>
            <w:webHidden/>
          </w:rPr>
          <w:fldChar w:fldCharType="end"/>
        </w:r>
      </w:hyperlink>
    </w:p>
    <w:p w14:paraId="75CBF2D3"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07" w:history="1">
        <w:r w:rsidR="00400830" w:rsidRPr="00AA6C90">
          <w:rPr>
            <w:rStyle w:val="Hyperlink"/>
            <w:noProof/>
          </w:rPr>
          <w:t>8.1.3.3.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Efficient interface handling</w:t>
        </w:r>
        <w:r w:rsidR="00400830">
          <w:rPr>
            <w:noProof/>
            <w:webHidden/>
          </w:rPr>
          <w:tab/>
        </w:r>
        <w:r w:rsidR="00400830">
          <w:rPr>
            <w:noProof/>
            <w:webHidden/>
          </w:rPr>
          <w:fldChar w:fldCharType="begin"/>
        </w:r>
        <w:r w:rsidR="00400830">
          <w:rPr>
            <w:noProof/>
            <w:webHidden/>
          </w:rPr>
          <w:instrText xml:space="preserve"> PAGEREF _Toc484791107 \h </w:instrText>
        </w:r>
        <w:r w:rsidR="00400830">
          <w:rPr>
            <w:noProof/>
            <w:webHidden/>
          </w:rPr>
        </w:r>
        <w:r w:rsidR="00400830">
          <w:rPr>
            <w:noProof/>
            <w:webHidden/>
          </w:rPr>
          <w:fldChar w:fldCharType="separate"/>
        </w:r>
        <w:r w:rsidR="00400830">
          <w:rPr>
            <w:noProof/>
            <w:webHidden/>
          </w:rPr>
          <w:t>9</w:t>
        </w:r>
        <w:r w:rsidR="00400830">
          <w:rPr>
            <w:noProof/>
            <w:webHidden/>
          </w:rPr>
          <w:fldChar w:fldCharType="end"/>
        </w:r>
      </w:hyperlink>
    </w:p>
    <w:p w14:paraId="2C2F83FC"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08" w:history="1">
        <w:r w:rsidR="00400830" w:rsidRPr="00AA6C90">
          <w:rPr>
            <w:rStyle w:val="Hyperlink"/>
            <w:noProof/>
          </w:rPr>
          <w:t>8.1.3.4.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Specify SL data types at component library interface.</w:t>
        </w:r>
        <w:r w:rsidR="00400830">
          <w:rPr>
            <w:noProof/>
            <w:webHidden/>
          </w:rPr>
          <w:tab/>
        </w:r>
        <w:r w:rsidR="00400830">
          <w:rPr>
            <w:noProof/>
            <w:webHidden/>
          </w:rPr>
          <w:fldChar w:fldCharType="begin"/>
        </w:r>
        <w:r w:rsidR="00400830">
          <w:rPr>
            <w:noProof/>
            <w:webHidden/>
          </w:rPr>
          <w:instrText xml:space="preserve"> PAGEREF _Toc484791108 \h </w:instrText>
        </w:r>
        <w:r w:rsidR="00400830">
          <w:rPr>
            <w:noProof/>
            <w:webHidden/>
          </w:rPr>
        </w:r>
        <w:r w:rsidR="00400830">
          <w:rPr>
            <w:noProof/>
            <w:webHidden/>
          </w:rPr>
          <w:fldChar w:fldCharType="separate"/>
        </w:r>
        <w:r w:rsidR="00400830">
          <w:rPr>
            <w:noProof/>
            <w:webHidden/>
          </w:rPr>
          <w:t>10</w:t>
        </w:r>
        <w:r w:rsidR="00400830">
          <w:rPr>
            <w:noProof/>
            <w:webHidden/>
          </w:rPr>
          <w:fldChar w:fldCharType="end"/>
        </w:r>
      </w:hyperlink>
    </w:p>
    <w:p w14:paraId="35E733CA"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09" w:history="1">
        <w:r w:rsidR="00400830" w:rsidRPr="00AA6C90">
          <w:rPr>
            <w:rStyle w:val="Hyperlink"/>
            <w:noProof/>
          </w:rPr>
          <w:t>8.1.3.5.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Execution sequence of modules</w:t>
        </w:r>
        <w:r w:rsidR="00400830">
          <w:rPr>
            <w:noProof/>
            <w:webHidden/>
          </w:rPr>
          <w:tab/>
        </w:r>
        <w:r w:rsidR="00400830">
          <w:rPr>
            <w:noProof/>
            <w:webHidden/>
          </w:rPr>
          <w:fldChar w:fldCharType="begin"/>
        </w:r>
        <w:r w:rsidR="00400830">
          <w:rPr>
            <w:noProof/>
            <w:webHidden/>
          </w:rPr>
          <w:instrText xml:space="preserve"> PAGEREF _Toc484791109 \h </w:instrText>
        </w:r>
        <w:r w:rsidR="00400830">
          <w:rPr>
            <w:noProof/>
            <w:webHidden/>
          </w:rPr>
        </w:r>
        <w:r w:rsidR="00400830">
          <w:rPr>
            <w:noProof/>
            <w:webHidden/>
          </w:rPr>
          <w:fldChar w:fldCharType="separate"/>
        </w:r>
        <w:r w:rsidR="00400830">
          <w:rPr>
            <w:noProof/>
            <w:webHidden/>
          </w:rPr>
          <w:t>11</w:t>
        </w:r>
        <w:r w:rsidR="00400830">
          <w:rPr>
            <w:noProof/>
            <w:webHidden/>
          </w:rPr>
          <w:fldChar w:fldCharType="end"/>
        </w:r>
      </w:hyperlink>
    </w:p>
    <w:p w14:paraId="01BA8CAD"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10" w:history="1">
        <w:r w:rsidR="00400830" w:rsidRPr="00AA6C90">
          <w:rPr>
            <w:rStyle w:val="Hyperlink"/>
            <w:noProof/>
          </w:rPr>
          <w:t>8.1.3.6.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Common libraries for more than one module (within component):</w:t>
        </w:r>
        <w:r w:rsidR="00400830">
          <w:rPr>
            <w:noProof/>
            <w:webHidden/>
          </w:rPr>
          <w:tab/>
        </w:r>
        <w:r w:rsidR="00400830">
          <w:rPr>
            <w:noProof/>
            <w:webHidden/>
          </w:rPr>
          <w:fldChar w:fldCharType="begin"/>
        </w:r>
        <w:r w:rsidR="00400830">
          <w:rPr>
            <w:noProof/>
            <w:webHidden/>
          </w:rPr>
          <w:instrText xml:space="preserve"> PAGEREF _Toc484791110 \h </w:instrText>
        </w:r>
        <w:r w:rsidR="00400830">
          <w:rPr>
            <w:noProof/>
            <w:webHidden/>
          </w:rPr>
        </w:r>
        <w:r w:rsidR="00400830">
          <w:rPr>
            <w:noProof/>
            <w:webHidden/>
          </w:rPr>
          <w:fldChar w:fldCharType="separate"/>
        </w:r>
        <w:r w:rsidR="00400830">
          <w:rPr>
            <w:noProof/>
            <w:webHidden/>
          </w:rPr>
          <w:t>11</w:t>
        </w:r>
        <w:r w:rsidR="00400830">
          <w:rPr>
            <w:noProof/>
            <w:webHidden/>
          </w:rPr>
          <w:fldChar w:fldCharType="end"/>
        </w:r>
      </w:hyperlink>
    </w:p>
    <w:p w14:paraId="6CB3767A"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11" w:history="1">
        <w:r w:rsidR="00400830" w:rsidRPr="00AA6C90">
          <w:rPr>
            <w:rStyle w:val="Hyperlink"/>
            <w:noProof/>
          </w:rPr>
          <w:t>8.1.3.7.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Common libraries for more than one module (across components):</w:t>
        </w:r>
        <w:r w:rsidR="00400830">
          <w:rPr>
            <w:noProof/>
            <w:webHidden/>
          </w:rPr>
          <w:tab/>
        </w:r>
        <w:r w:rsidR="00400830">
          <w:rPr>
            <w:noProof/>
            <w:webHidden/>
          </w:rPr>
          <w:fldChar w:fldCharType="begin"/>
        </w:r>
        <w:r w:rsidR="00400830">
          <w:rPr>
            <w:noProof/>
            <w:webHidden/>
          </w:rPr>
          <w:instrText xml:space="preserve"> PAGEREF _Toc484791111 \h </w:instrText>
        </w:r>
        <w:r w:rsidR="00400830">
          <w:rPr>
            <w:noProof/>
            <w:webHidden/>
          </w:rPr>
        </w:r>
        <w:r w:rsidR="00400830">
          <w:rPr>
            <w:noProof/>
            <w:webHidden/>
          </w:rPr>
          <w:fldChar w:fldCharType="separate"/>
        </w:r>
        <w:r w:rsidR="00400830">
          <w:rPr>
            <w:noProof/>
            <w:webHidden/>
          </w:rPr>
          <w:t>11</w:t>
        </w:r>
        <w:r w:rsidR="00400830">
          <w:rPr>
            <w:noProof/>
            <w:webHidden/>
          </w:rPr>
          <w:fldChar w:fldCharType="end"/>
        </w:r>
      </w:hyperlink>
    </w:p>
    <w:p w14:paraId="3BD517EA"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12" w:history="1">
        <w:r w:rsidR="00400830" w:rsidRPr="00AA6C90">
          <w:rPr>
            <w:rStyle w:val="Hyperlink"/>
            <w:noProof/>
          </w:rPr>
          <w:t>8.1.3.8.</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Definition of states for component level interface signals</w:t>
        </w:r>
        <w:r w:rsidR="00400830">
          <w:rPr>
            <w:noProof/>
            <w:webHidden/>
          </w:rPr>
          <w:tab/>
        </w:r>
        <w:r w:rsidR="00400830">
          <w:rPr>
            <w:noProof/>
            <w:webHidden/>
          </w:rPr>
          <w:fldChar w:fldCharType="begin"/>
        </w:r>
        <w:r w:rsidR="00400830">
          <w:rPr>
            <w:noProof/>
            <w:webHidden/>
          </w:rPr>
          <w:instrText xml:space="preserve"> PAGEREF _Toc484791112 \h </w:instrText>
        </w:r>
        <w:r w:rsidR="00400830">
          <w:rPr>
            <w:noProof/>
            <w:webHidden/>
          </w:rPr>
        </w:r>
        <w:r w:rsidR="00400830">
          <w:rPr>
            <w:noProof/>
            <w:webHidden/>
          </w:rPr>
          <w:fldChar w:fldCharType="separate"/>
        </w:r>
        <w:r w:rsidR="00400830">
          <w:rPr>
            <w:noProof/>
            <w:webHidden/>
          </w:rPr>
          <w:t>12</w:t>
        </w:r>
        <w:r w:rsidR="00400830">
          <w:rPr>
            <w:noProof/>
            <w:webHidden/>
          </w:rPr>
          <w:fldChar w:fldCharType="end"/>
        </w:r>
      </w:hyperlink>
    </w:p>
    <w:p w14:paraId="790344A5"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13" w:history="1">
        <w:r w:rsidR="00400830" w:rsidRPr="00AA6C90">
          <w:rPr>
            <w:rStyle w:val="Hyperlink"/>
            <w:noProof/>
          </w:rPr>
          <w:t>8.1.3.9.</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AUTOSAR frame model integration</w:t>
        </w:r>
        <w:r w:rsidR="00400830">
          <w:rPr>
            <w:noProof/>
            <w:webHidden/>
          </w:rPr>
          <w:tab/>
        </w:r>
        <w:r w:rsidR="00400830">
          <w:rPr>
            <w:noProof/>
            <w:webHidden/>
          </w:rPr>
          <w:fldChar w:fldCharType="begin"/>
        </w:r>
        <w:r w:rsidR="00400830">
          <w:rPr>
            <w:noProof/>
            <w:webHidden/>
          </w:rPr>
          <w:instrText xml:space="preserve"> PAGEREF _Toc484791113 \h </w:instrText>
        </w:r>
        <w:r w:rsidR="00400830">
          <w:rPr>
            <w:noProof/>
            <w:webHidden/>
          </w:rPr>
        </w:r>
        <w:r w:rsidR="00400830">
          <w:rPr>
            <w:noProof/>
            <w:webHidden/>
          </w:rPr>
          <w:fldChar w:fldCharType="separate"/>
        </w:r>
        <w:r w:rsidR="00400830">
          <w:rPr>
            <w:noProof/>
            <w:webHidden/>
          </w:rPr>
          <w:t>12</w:t>
        </w:r>
        <w:r w:rsidR="00400830">
          <w:rPr>
            <w:noProof/>
            <w:webHidden/>
          </w:rPr>
          <w:fldChar w:fldCharType="end"/>
        </w:r>
      </w:hyperlink>
    </w:p>
    <w:p w14:paraId="0D6D6994" w14:textId="77777777" w:rsidR="00400830" w:rsidRDefault="002956AD">
      <w:pPr>
        <w:pStyle w:val="TOC1"/>
        <w:tabs>
          <w:tab w:val="left" w:pos="2254"/>
        </w:tabs>
        <w:rPr>
          <w:rFonts w:asciiTheme="minorHAnsi" w:eastAsiaTheme="minorEastAsia" w:hAnsiTheme="minorHAnsi" w:cstheme="minorBidi"/>
          <w:b w:val="0"/>
          <w:bCs w:val="0"/>
          <w:noProof/>
          <w:color w:val="auto"/>
          <w:sz w:val="22"/>
          <w:szCs w:val="22"/>
          <w:lang w:bidi="ar-SA"/>
        </w:rPr>
      </w:pPr>
      <w:hyperlink w:anchor="_Toc484791114" w:history="1">
        <w:r w:rsidR="00400830" w:rsidRPr="00AA6C90">
          <w:rPr>
            <w:rStyle w:val="Hyperlink"/>
            <w:noProof/>
          </w:rPr>
          <w:t>8.1.3.9.1.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Naming convention for FiM and DEM ports</w:t>
        </w:r>
        <w:r w:rsidR="00400830">
          <w:rPr>
            <w:noProof/>
            <w:webHidden/>
          </w:rPr>
          <w:tab/>
        </w:r>
        <w:r w:rsidR="00400830">
          <w:rPr>
            <w:noProof/>
            <w:webHidden/>
          </w:rPr>
          <w:fldChar w:fldCharType="begin"/>
        </w:r>
        <w:r w:rsidR="00400830">
          <w:rPr>
            <w:noProof/>
            <w:webHidden/>
          </w:rPr>
          <w:instrText xml:space="preserve"> PAGEREF _Toc484791114 \h </w:instrText>
        </w:r>
        <w:r w:rsidR="00400830">
          <w:rPr>
            <w:noProof/>
            <w:webHidden/>
          </w:rPr>
        </w:r>
        <w:r w:rsidR="00400830">
          <w:rPr>
            <w:noProof/>
            <w:webHidden/>
          </w:rPr>
          <w:fldChar w:fldCharType="separate"/>
        </w:r>
        <w:r w:rsidR="00400830">
          <w:rPr>
            <w:noProof/>
            <w:webHidden/>
          </w:rPr>
          <w:t>12</w:t>
        </w:r>
        <w:r w:rsidR="00400830">
          <w:rPr>
            <w:noProof/>
            <w:webHidden/>
          </w:rPr>
          <w:fldChar w:fldCharType="end"/>
        </w:r>
      </w:hyperlink>
    </w:p>
    <w:p w14:paraId="3977FB27"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15" w:history="1">
        <w:r w:rsidR="00400830" w:rsidRPr="00AA6C90">
          <w:rPr>
            <w:rStyle w:val="Hyperlink"/>
            <w:noProof/>
          </w:rPr>
          <w:t>8.1.3.10.</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Creation of test environment for component</w:t>
        </w:r>
        <w:r w:rsidR="00400830">
          <w:rPr>
            <w:noProof/>
            <w:webHidden/>
          </w:rPr>
          <w:tab/>
        </w:r>
        <w:r w:rsidR="00400830">
          <w:rPr>
            <w:noProof/>
            <w:webHidden/>
          </w:rPr>
          <w:fldChar w:fldCharType="begin"/>
        </w:r>
        <w:r w:rsidR="00400830">
          <w:rPr>
            <w:noProof/>
            <w:webHidden/>
          </w:rPr>
          <w:instrText xml:space="preserve"> PAGEREF _Toc484791115 \h </w:instrText>
        </w:r>
        <w:r w:rsidR="00400830">
          <w:rPr>
            <w:noProof/>
            <w:webHidden/>
          </w:rPr>
        </w:r>
        <w:r w:rsidR="00400830">
          <w:rPr>
            <w:noProof/>
            <w:webHidden/>
          </w:rPr>
          <w:fldChar w:fldCharType="separate"/>
        </w:r>
        <w:r w:rsidR="00400830">
          <w:rPr>
            <w:noProof/>
            <w:webHidden/>
          </w:rPr>
          <w:t>13</w:t>
        </w:r>
        <w:r w:rsidR="00400830">
          <w:rPr>
            <w:noProof/>
            <w:webHidden/>
          </w:rPr>
          <w:fldChar w:fldCharType="end"/>
        </w:r>
      </w:hyperlink>
    </w:p>
    <w:p w14:paraId="4AEADD56"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16" w:history="1">
        <w:r w:rsidR="00400830" w:rsidRPr="00AA6C90">
          <w:rPr>
            <w:rStyle w:val="Hyperlink"/>
            <w:noProof/>
          </w:rPr>
          <w:t>8.1.3.11.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Use of test trigger</w:t>
        </w:r>
        <w:r w:rsidR="00400830">
          <w:rPr>
            <w:noProof/>
            <w:webHidden/>
          </w:rPr>
          <w:tab/>
        </w:r>
        <w:r w:rsidR="00400830">
          <w:rPr>
            <w:noProof/>
            <w:webHidden/>
          </w:rPr>
          <w:fldChar w:fldCharType="begin"/>
        </w:r>
        <w:r w:rsidR="00400830">
          <w:rPr>
            <w:noProof/>
            <w:webHidden/>
          </w:rPr>
          <w:instrText xml:space="preserve"> PAGEREF _Toc484791116 \h </w:instrText>
        </w:r>
        <w:r w:rsidR="00400830">
          <w:rPr>
            <w:noProof/>
            <w:webHidden/>
          </w:rPr>
        </w:r>
        <w:r w:rsidR="00400830">
          <w:rPr>
            <w:noProof/>
            <w:webHidden/>
          </w:rPr>
          <w:fldChar w:fldCharType="separate"/>
        </w:r>
        <w:r w:rsidR="00400830">
          <w:rPr>
            <w:noProof/>
            <w:webHidden/>
          </w:rPr>
          <w:t>14</w:t>
        </w:r>
        <w:r w:rsidR="00400830">
          <w:rPr>
            <w:noProof/>
            <w:webHidden/>
          </w:rPr>
          <w:fldChar w:fldCharType="end"/>
        </w:r>
      </w:hyperlink>
    </w:p>
    <w:p w14:paraId="2F3A01BD"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17" w:history="1">
        <w:r w:rsidR="00400830" w:rsidRPr="00AA6C90">
          <w:rPr>
            <w:rStyle w:val="Hyperlink"/>
            <w:noProof/>
          </w:rPr>
          <w:t>8.1.3.12.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Pre-Checkin of the test environment</w:t>
        </w:r>
        <w:r w:rsidR="00400830">
          <w:rPr>
            <w:noProof/>
            <w:webHidden/>
          </w:rPr>
          <w:tab/>
        </w:r>
        <w:r w:rsidR="00400830">
          <w:rPr>
            <w:noProof/>
            <w:webHidden/>
          </w:rPr>
          <w:fldChar w:fldCharType="begin"/>
        </w:r>
        <w:r w:rsidR="00400830">
          <w:rPr>
            <w:noProof/>
            <w:webHidden/>
          </w:rPr>
          <w:instrText xml:space="preserve"> PAGEREF _Toc484791117 \h </w:instrText>
        </w:r>
        <w:r w:rsidR="00400830">
          <w:rPr>
            <w:noProof/>
            <w:webHidden/>
          </w:rPr>
        </w:r>
        <w:r w:rsidR="00400830">
          <w:rPr>
            <w:noProof/>
            <w:webHidden/>
          </w:rPr>
          <w:fldChar w:fldCharType="separate"/>
        </w:r>
        <w:r w:rsidR="00400830">
          <w:rPr>
            <w:noProof/>
            <w:webHidden/>
          </w:rPr>
          <w:t>15</w:t>
        </w:r>
        <w:r w:rsidR="00400830">
          <w:rPr>
            <w:noProof/>
            <w:webHidden/>
          </w:rPr>
          <w:fldChar w:fldCharType="end"/>
        </w:r>
      </w:hyperlink>
    </w:p>
    <w:p w14:paraId="5F616CCD"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18" w:history="1">
        <w:r w:rsidR="00400830" w:rsidRPr="00AA6C90">
          <w:rPr>
            <w:rStyle w:val="Hyperlink"/>
            <w:noProof/>
          </w:rPr>
          <w:t>8.1.3.13.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Variant handling in Simulink</w:t>
        </w:r>
        <w:r w:rsidR="00400830">
          <w:rPr>
            <w:noProof/>
            <w:webHidden/>
          </w:rPr>
          <w:tab/>
        </w:r>
        <w:r w:rsidR="00400830">
          <w:rPr>
            <w:noProof/>
            <w:webHidden/>
          </w:rPr>
          <w:fldChar w:fldCharType="begin"/>
        </w:r>
        <w:r w:rsidR="00400830">
          <w:rPr>
            <w:noProof/>
            <w:webHidden/>
          </w:rPr>
          <w:instrText xml:space="preserve"> PAGEREF _Toc484791118 \h </w:instrText>
        </w:r>
        <w:r w:rsidR="00400830">
          <w:rPr>
            <w:noProof/>
            <w:webHidden/>
          </w:rPr>
        </w:r>
        <w:r w:rsidR="00400830">
          <w:rPr>
            <w:noProof/>
            <w:webHidden/>
          </w:rPr>
          <w:fldChar w:fldCharType="separate"/>
        </w:r>
        <w:r w:rsidR="00400830">
          <w:rPr>
            <w:noProof/>
            <w:webHidden/>
          </w:rPr>
          <w:t>16</w:t>
        </w:r>
        <w:r w:rsidR="00400830">
          <w:rPr>
            <w:noProof/>
            <w:webHidden/>
          </w:rPr>
          <w:fldChar w:fldCharType="end"/>
        </w:r>
      </w:hyperlink>
    </w:p>
    <w:p w14:paraId="3797D6B4"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19" w:history="1">
        <w:r w:rsidR="00400830" w:rsidRPr="00AA6C90">
          <w:rPr>
            <w:rStyle w:val="Hyperlink"/>
            <w:noProof/>
          </w:rPr>
          <w:t>8.2.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Module Model design</w:t>
        </w:r>
        <w:r w:rsidR="00400830">
          <w:rPr>
            <w:noProof/>
            <w:webHidden/>
          </w:rPr>
          <w:tab/>
        </w:r>
        <w:r w:rsidR="00400830">
          <w:rPr>
            <w:noProof/>
            <w:webHidden/>
          </w:rPr>
          <w:fldChar w:fldCharType="begin"/>
        </w:r>
        <w:r w:rsidR="00400830">
          <w:rPr>
            <w:noProof/>
            <w:webHidden/>
          </w:rPr>
          <w:instrText xml:space="preserve"> PAGEREF _Toc484791119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57149640"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20" w:history="1">
        <w:r w:rsidR="00400830" w:rsidRPr="00AA6C90">
          <w:rPr>
            <w:rStyle w:val="Hyperlink"/>
            <w:noProof/>
          </w:rPr>
          <w:t>8.2.1.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Purpose</w:t>
        </w:r>
        <w:r w:rsidR="00400830">
          <w:rPr>
            <w:noProof/>
            <w:webHidden/>
          </w:rPr>
          <w:tab/>
        </w:r>
        <w:r w:rsidR="00400830">
          <w:rPr>
            <w:noProof/>
            <w:webHidden/>
          </w:rPr>
          <w:fldChar w:fldCharType="begin"/>
        </w:r>
        <w:r w:rsidR="00400830">
          <w:rPr>
            <w:noProof/>
            <w:webHidden/>
          </w:rPr>
          <w:instrText xml:space="preserve"> PAGEREF _Toc484791120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4BD4ED71"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21" w:history="1">
        <w:r w:rsidR="00400830" w:rsidRPr="00AA6C90">
          <w:rPr>
            <w:rStyle w:val="Hyperlink"/>
            <w:noProof/>
          </w:rPr>
          <w:t>8.2.2.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Pre-requisite</w:t>
        </w:r>
        <w:r w:rsidR="00400830">
          <w:rPr>
            <w:noProof/>
            <w:webHidden/>
          </w:rPr>
          <w:tab/>
        </w:r>
        <w:r w:rsidR="00400830">
          <w:rPr>
            <w:noProof/>
            <w:webHidden/>
          </w:rPr>
          <w:fldChar w:fldCharType="begin"/>
        </w:r>
        <w:r w:rsidR="00400830">
          <w:rPr>
            <w:noProof/>
            <w:webHidden/>
          </w:rPr>
          <w:instrText xml:space="preserve"> PAGEREF _Toc484791121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42A5D9DF" w14:textId="77777777" w:rsidR="00400830" w:rsidRDefault="002956AD">
      <w:pPr>
        <w:pStyle w:val="TOC1"/>
        <w:tabs>
          <w:tab w:val="left" w:pos="1920"/>
        </w:tabs>
        <w:rPr>
          <w:rFonts w:asciiTheme="minorHAnsi" w:eastAsiaTheme="minorEastAsia" w:hAnsiTheme="minorHAnsi" w:cstheme="minorBidi"/>
          <w:b w:val="0"/>
          <w:bCs w:val="0"/>
          <w:noProof/>
          <w:color w:val="auto"/>
          <w:sz w:val="22"/>
          <w:szCs w:val="22"/>
          <w:lang w:bidi="ar-SA"/>
        </w:rPr>
      </w:pPr>
      <w:hyperlink w:anchor="_Toc484791122" w:history="1">
        <w:r w:rsidR="00400830" w:rsidRPr="00AA6C90">
          <w:rPr>
            <w:rStyle w:val="Hyperlink"/>
            <w:noProof/>
          </w:rPr>
          <w:t>8.2.3.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Guidelines for module design</w:t>
        </w:r>
        <w:r w:rsidR="00400830">
          <w:rPr>
            <w:noProof/>
            <w:webHidden/>
          </w:rPr>
          <w:tab/>
        </w:r>
        <w:r w:rsidR="00400830">
          <w:rPr>
            <w:noProof/>
            <w:webHidden/>
          </w:rPr>
          <w:fldChar w:fldCharType="begin"/>
        </w:r>
        <w:r w:rsidR="00400830">
          <w:rPr>
            <w:noProof/>
            <w:webHidden/>
          </w:rPr>
          <w:instrText xml:space="preserve"> PAGEREF _Toc484791122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6FA42756"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3" w:history="1">
        <w:r w:rsidR="00400830" w:rsidRPr="00AA6C90">
          <w:rPr>
            <w:rStyle w:val="Hyperlink"/>
            <w:noProof/>
          </w:rPr>
          <w:t>8.2.3.1.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General guidelines</w:t>
        </w:r>
        <w:r w:rsidR="00400830">
          <w:rPr>
            <w:noProof/>
            <w:webHidden/>
          </w:rPr>
          <w:tab/>
        </w:r>
        <w:r w:rsidR="00400830">
          <w:rPr>
            <w:noProof/>
            <w:webHidden/>
          </w:rPr>
          <w:fldChar w:fldCharType="begin"/>
        </w:r>
        <w:r w:rsidR="00400830">
          <w:rPr>
            <w:noProof/>
            <w:webHidden/>
          </w:rPr>
          <w:instrText xml:space="preserve"> PAGEREF _Toc484791123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0785FA98"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4" w:history="1">
        <w:r w:rsidR="00400830" w:rsidRPr="00AA6C90">
          <w:rPr>
            <w:rStyle w:val="Hyperlink"/>
            <w:iCs/>
            <w:noProof/>
          </w:rPr>
          <w:t>8.2.3.2.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Naming of module interfaces</w:t>
        </w:r>
        <w:r w:rsidR="00400830">
          <w:rPr>
            <w:noProof/>
            <w:webHidden/>
          </w:rPr>
          <w:tab/>
        </w:r>
        <w:r w:rsidR="00400830">
          <w:rPr>
            <w:noProof/>
            <w:webHidden/>
          </w:rPr>
          <w:fldChar w:fldCharType="begin"/>
        </w:r>
        <w:r w:rsidR="00400830">
          <w:rPr>
            <w:noProof/>
            <w:webHidden/>
          </w:rPr>
          <w:instrText xml:space="preserve"> PAGEREF _Toc484791124 \h </w:instrText>
        </w:r>
        <w:r w:rsidR="00400830">
          <w:rPr>
            <w:noProof/>
            <w:webHidden/>
          </w:rPr>
        </w:r>
        <w:r w:rsidR="00400830">
          <w:rPr>
            <w:noProof/>
            <w:webHidden/>
          </w:rPr>
          <w:fldChar w:fldCharType="separate"/>
        </w:r>
        <w:r w:rsidR="00400830">
          <w:rPr>
            <w:noProof/>
            <w:webHidden/>
          </w:rPr>
          <w:t>19</w:t>
        </w:r>
        <w:r w:rsidR="00400830">
          <w:rPr>
            <w:noProof/>
            <w:webHidden/>
          </w:rPr>
          <w:fldChar w:fldCharType="end"/>
        </w:r>
      </w:hyperlink>
    </w:p>
    <w:p w14:paraId="39EB3F82"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5" w:history="1">
        <w:r w:rsidR="00400830" w:rsidRPr="00AA6C90">
          <w:rPr>
            <w:rStyle w:val="Hyperlink"/>
            <w:noProof/>
          </w:rPr>
          <w:t>8.2.3.3.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Generation of module frame from interface specification</w:t>
        </w:r>
        <w:r w:rsidR="00400830">
          <w:rPr>
            <w:noProof/>
            <w:webHidden/>
          </w:rPr>
          <w:tab/>
        </w:r>
        <w:r w:rsidR="00400830">
          <w:rPr>
            <w:noProof/>
            <w:webHidden/>
          </w:rPr>
          <w:fldChar w:fldCharType="begin"/>
        </w:r>
        <w:r w:rsidR="00400830">
          <w:rPr>
            <w:noProof/>
            <w:webHidden/>
          </w:rPr>
          <w:instrText xml:space="preserve"> PAGEREF _Toc484791125 \h </w:instrText>
        </w:r>
        <w:r w:rsidR="00400830">
          <w:rPr>
            <w:noProof/>
            <w:webHidden/>
          </w:rPr>
        </w:r>
        <w:r w:rsidR="00400830">
          <w:rPr>
            <w:noProof/>
            <w:webHidden/>
          </w:rPr>
          <w:fldChar w:fldCharType="separate"/>
        </w:r>
        <w:r w:rsidR="00400830">
          <w:rPr>
            <w:noProof/>
            <w:webHidden/>
          </w:rPr>
          <w:t>20</w:t>
        </w:r>
        <w:r w:rsidR="00400830">
          <w:rPr>
            <w:noProof/>
            <w:webHidden/>
          </w:rPr>
          <w:fldChar w:fldCharType="end"/>
        </w:r>
      </w:hyperlink>
    </w:p>
    <w:p w14:paraId="10F0311A"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6" w:history="1">
        <w:r w:rsidR="00400830" w:rsidRPr="00AA6C90">
          <w:rPr>
            <w:rStyle w:val="Hyperlink"/>
            <w:noProof/>
          </w:rPr>
          <w:t>8.2.3.4.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Using Simulink or Stateflow for module design</w:t>
        </w:r>
        <w:r w:rsidR="00400830">
          <w:rPr>
            <w:noProof/>
            <w:webHidden/>
          </w:rPr>
          <w:tab/>
        </w:r>
        <w:r w:rsidR="00400830">
          <w:rPr>
            <w:noProof/>
            <w:webHidden/>
          </w:rPr>
          <w:fldChar w:fldCharType="begin"/>
        </w:r>
        <w:r w:rsidR="00400830">
          <w:rPr>
            <w:noProof/>
            <w:webHidden/>
          </w:rPr>
          <w:instrText xml:space="preserve"> PAGEREF _Toc484791126 \h </w:instrText>
        </w:r>
        <w:r w:rsidR="00400830">
          <w:rPr>
            <w:noProof/>
            <w:webHidden/>
          </w:rPr>
        </w:r>
        <w:r w:rsidR="00400830">
          <w:rPr>
            <w:noProof/>
            <w:webHidden/>
          </w:rPr>
          <w:fldChar w:fldCharType="separate"/>
        </w:r>
        <w:r w:rsidR="00400830">
          <w:rPr>
            <w:noProof/>
            <w:webHidden/>
          </w:rPr>
          <w:t>21</w:t>
        </w:r>
        <w:r w:rsidR="00400830">
          <w:rPr>
            <w:noProof/>
            <w:webHidden/>
          </w:rPr>
          <w:fldChar w:fldCharType="end"/>
        </w:r>
      </w:hyperlink>
    </w:p>
    <w:p w14:paraId="699861DF"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7" w:history="1">
        <w:r w:rsidR="00400830" w:rsidRPr="00AA6C90">
          <w:rPr>
            <w:rStyle w:val="Hyperlink"/>
            <w:noProof/>
          </w:rPr>
          <w:t>8.2.3.5.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Signal Naming</w:t>
        </w:r>
        <w:r w:rsidR="00400830">
          <w:rPr>
            <w:noProof/>
            <w:webHidden/>
          </w:rPr>
          <w:tab/>
        </w:r>
        <w:r w:rsidR="00400830">
          <w:rPr>
            <w:noProof/>
            <w:webHidden/>
          </w:rPr>
          <w:fldChar w:fldCharType="begin"/>
        </w:r>
        <w:r w:rsidR="00400830">
          <w:rPr>
            <w:noProof/>
            <w:webHidden/>
          </w:rPr>
          <w:instrText xml:space="preserve"> PAGEREF _Toc484791127 \h </w:instrText>
        </w:r>
        <w:r w:rsidR="00400830">
          <w:rPr>
            <w:noProof/>
            <w:webHidden/>
          </w:rPr>
        </w:r>
        <w:r w:rsidR="00400830">
          <w:rPr>
            <w:noProof/>
            <w:webHidden/>
          </w:rPr>
          <w:fldChar w:fldCharType="separate"/>
        </w:r>
        <w:r w:rsidR="00400830">
          <w:rPr>
            <w:noProof/>
            <w:webHidden/>
          </w:rPr>
          <w:t>22</w:t>
        </w:r>
        <w:r w:rsidR="00400830">
          <w:rPr>
            <w:noProof/>
            <w:webHidden/>
          </w:rPr>
          <w:fldChar w:fldCharType="end"/>
        </w:r>
      </w:hyperlink>
    </w:p>
    <w:p w14:paraId="15EFA765"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28" w:history="1">
        <w:r w:rsidR="00400830" w:rsidRPr="00AA6C90">
          <w:rPr>
            <w:rStyle w:val="Hyperlink"/>
            <w:noProof/>
          </w:rPr>
          <w:t>8.2.3.6.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Specifying SL data types</w:t>
        </w:r>
        <w:r w:rsidR="00400830">
          <w:rPr>
            <w:noProof/>
            <w:webHidden/>
          </w:rPr>
          <w:tab/>
        </w:r>
        <w:r w:rsidR="00400830">
          <w:rPr>
            <w:noProof/>
            <w:webHidden/>
          </w:rPr>
          <w:fldChar w:fldCharType="begin"/>
        </w:r>
        <w:r w:rsidR="00400830">
          <w:rPr>
            <w:noProof/>
            <w:webHidden/>
          </w:rPr>
          <w:instrText xml:space="preserve"> PAGEREF _Toc484791128 \h </w:instrText>
        </w:r>
        <w:r w:rsidR="00400830">
          <w:rPr>
            <w:noProof/>
            <w:webHidden/>
          </w:rPr>
        </w:r>
        <w:r w:rsidR="00400830">
          <w:rPr>
            <w:noProof/>
            <w:webHidden/>
          </w:rPr>
          <w:fldChar w:fldCharType="separate"/>
        </w:r>
        <w:r w:rsidR="00400830">
          <w:rPr>
            <w:noProof/>
            <w:webHidden/>
          </w:rPr>
          <w:t>23</w:t>
        </w:r>
        <w:r w:rsidR="00400830">
          <w:rPr>
            <w:noProof/>
            <w:webHidden/>
          </w:rPr>
          <w:fldChar w:fldCharType="end"/>
        </w:r>
      </w:hyperlink>
    </w:p>
    <w:p w14:paraId="25F57914" w14:textId="77777777" w:rsidR="00400830" w:rsidRDefault="002956AD">
      <w:pPr>
        <w:pStyle w:val="TOC1"/>
        <w:tabs>
          <w:tab w:val="left" w:pos="2254"/>
        </w:tabs>
        <w:rPr>
          <w:rFonts w:asciiTheme="minorHAnsi" w:eastAsiaTheme="minorEastAsia" w:hAnsiTheme="minorHAnsi" w:cstheme="minorBidi"/>
          <w:b w:val="0"/>
          <w:bCs w:val="0"/>
          <w:noProof/>
          <w:color w:val="auto"/>
          <w:sz w:val="22"/>
          <w:szCs w:val="22"/>
          <w:lang w:bidi="ar-SA"/>
        </w:rPr>
      </w:pPr>
      <w:hyperlink w:anchor="_Toc484791129" w:history="1">
        <w:r w:rsidR="00400830" w:rsidRPr="00AA6C90">
          <w:rPr>
            <w:rStyle w:val="Hyperlink"/>
            <w:noProof/>
          </w:rPr>
          <w:t>8.2.3.6.1.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Specifying data types at the library interfaces</w:t>
        </w:r>
        <w:r w:rsidR="00400830">
          <w:rPr>
            <w:noProof/>
            <w:webHidden/>
          </w:rPr>
          <w:tab/>
        </w:r>
        <w:r w:rsidR="00400830">
          <w:rPr>
            <w:noProof/>
            <w:webHidden/>
          </w:rPr>
          <w:fldChar w:fldCharType="begin"/>
        </w:r>
        <w:r w:rsidR="00400830">
          <w:rPr>
            <w:noProof/>
            <w:webHidden/>
          </w:rPr>
          <w:instrText xml:space="preserve"> PAGEREF _Toc484791129 \h </w:instrText>
        </w:r>
        <w:r w:rsidR="00400830">
          <w:rPr>
            <w:noProof/>
            <w:webHidden/>
          </w:rPr>
        </w:r>
        <w:r w:rsidR="00400830">
          <w:rPr>
            <w:noProof/>
            <w:webHidden/>
          </w:rPr>
          <w:fldChar w:fldCharType="separate"/>
        </w:r>
        <w:r w:rsidR="00400830">
          <w:rPr>
            <w:noProof/>
            <w:webHidden/>
          </w:rPr>
          <w:t>23</w:t>
        </w:r>
        <w:r w:rsidR="00400830">
          <w:rPr>
            <w:noProof/>
            <w:webHidden/>
          </w:rPr>
          <w:fldChar w:fldCharType="end"/>
        </w:r>
      </w:hyperlink>
    </w:p>
    <w:p w14:paraId="5532AE42" w14:textId="77777777" w:rsidR="00400830" w:rsidRDefault="002956AD">
      <w:pPr>
        <w:pStyle w:val="TOC1"/>
        <w:tabs>
          <w:tab w:val="left" w:pos="2254"/>
        </w:tabs>
        <w:rPr>
          <w:rFonts w:asciiTheme="minorHAnsi" w:eastAsiaTheme="minorEastAsia" w:hAnsiTheme="minorHAnsi" w:cstheme="minorBidi"/>
          <w:b w:val="0"/>
          <w:bCs w:val="0"/>
          <w:noProof/>
          <w:color w:val="auto"/>
          <w:sz w:val="22"/>
          <w:szCs w:val="22"/>
          <w:lang w:bidi="ar-SA"/>
        </w:rPr>
      </w:pPr>
      <w:hyperlink w:anchor="_Toc484791130" w:history="1">
        <w:r w:rsidR="00400830" w:rsidRPr="00AA6C90">
          <w:rPr>
            <w:rStyle w:val="Hyperlink"/>
            <w:noProof/>
          </w:rPr>
          <w:t>8.2.3.6.2.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Specifying data types for Simulink bus port</w:t>
        </w:r>
        <w:r w:rsidR="00400830">
          <w:rPr>
            <w:noProof/>
            <w:webHidden/>
          </w:rPr>
          <w:tab/>
        </w:r>
        <w:r w:rsidR="00400830">
          <w:rPr>
            <w:noProof/>
            <w:webHidden/>
          </w:rPr>
          <w:fldChar w:fldCharType="begin"/>
        </w:r>
        <w:r w:rsidR="00400830">
          <w:rPr>
            <w:noProof/>
            <w:webHidden/>
          </w:rPr>
          <w:instrText xml:space="preserve"> PAGEREF _Toc484791130 \h </w:instrText>
        </w:r>
        <w:r w:rsidR="00400830">
          <w:rPr>
            <w:noProof/>
            <w:webHidden/>
          </w:rPr>
        </w:r>
        <w:r w:rsidR="00400830">
          <w:rPr>
            <w:noProof/>
            <w:webHidden/>
          </w:rPr>
          <w:fldChar w:fldCharType="separate"/>
        </w:r>
        <w:r w:rsidR="00400830">
          <w:rPr>
            <w:noProof/>
            <w:webHidden/>
          </w:rPr>
          <w:t>24</w:t>
        </w:r>
        <w:r w:rsidR="00400830">
          <w:rPr>
            <w:noProof/>
            <w:webHidden/>
          </w:rPr>
          <w:fldChar w:fldCharType="end"/>
        </w:r>
      </w:hyperlink>
    </w:p>
    <w:p w14:paraId="14540A72" w14:textId="77777777" w:rsidR="00400830" w:rsidRDefault="002956AD">
      <w:pPr>
        <w:pStyle w:val="TOC1"/>
        <w:tabs>
          <w:tab w:val="left" w:pos="2254"/>
        </w:tabs>
        <w:rPr>
          <w:rFonts w:asciiTheme="minorHAnsi" w:eastAsiaTheme="minorEastAsia" w:hAnsiTheme="minorHAnsi" w:cstheme="minorBidi"/>
          <w:b w:val="0"/>
          <w:bCs w:val="0"/>
          <w:noProof/>
          <w:color w:val="auto"/>
          <w:sz w:val="22"/>
          <w:szCs w:val="22"/>
          <w:lang w:bidi="ar-SA"/>
        </w:rPr>
      </w:pPr>
      <w:hyperlink w:anchor="_Toc484791131" w:history="1">
        <w:r w:rsidR="00400830" w:rsidRPr="00AA6C90">
          <w:rPr>
            <w:rStyle w:val="Hyperlink"/>
            <w:noProof/>
          </w:rPr>
          <w:t>8.2.3.6.3.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Virtual and non-virtual bus in Simulink</w:t>
        </w:r>
        <w:r w:rsidR="00400830">
          <w:rPr>
            <w:noProof/>
            <w:webHidden/>
          </w:rPr>
          <w:tab/>
        </w:r>
        <w:r w:rsidR="00400830">
          <w:rPr>
            <w:noProof/>
            <w:webHidden/>
          </w:rPr>
          <w:fldChar w:fldCharType="begin"/>
        </w:r>
        <w:r w:rsidR="00400830">
          <w:rPr>
            <w:noProof/>
            <w:webHidden/>
          </w:rPr>
          <w:instrText xml:space="preserve"> PAGEREF _Toc484791131 \h </w:instrText>
        </w:r>
        <w:r w:rsidR="00400830">
          <w:rPr>
            <w:noProof/>
            <w:webHidden/>
          </w:rPr>
        </w:r>
        <w:r w:rsidR="00400830">
          <w:rPr>
            <w:noProof/>
            <w:webHidden/>
          </w:rPr>
          <w:fldChar w:fldCharType="separate"/>
        </w:r>
        <w:r w:rsidR="00400830">
          <w:rPr>
            <w:noProof/>
            <w:webHidden/>
          </w:rPr>
          <w:t>26</w:t>
        </w:r>
        <w:r w:rsidR="00400830">
          <w:rPr>
            <w:noProof/>
            <w:webHidden/>
          </w:rPr>
          <w:fldChar w:fldCharType="end"/>
        </w:r>
      </w:hyperlink>
    </w:p>
    <w:p w14:paraId="7721838A" w14:textId="77777777" w:rsidR="00400830" w:rsidRDefault="002956AD">
      <w:pPr>
        <w:pStyle w:val="TOC1"/>
        <w:tabs>
          <w:tab w:val="left" w:pos="2254"/>
        </w:tabs>
        <w:rPr>
          <w:rFonts w:asciiTheme="minorHAnsi" w:eastAsiaTheme="minorEastAsia" w:hAnsiTheme="minorHAnsi" w:cstheme="minorBidi"/>
          <w:b w:val="0"/>
          <w:bCs w:val="0"/>
          <w:noProof/>
          <w:color w:val="auto"/>
          <w:sz w:val="22"/>
          <w:szCs w:val="22"/>
          <w:lang w:bidi="ar-SA"/>
        </w:rPr>
      </w:pPr>
      <w:hyperlink w:anchor="_Toc484791132" w:history="1">
        <w:r w:rsidR="00400830" w:rsidRPr="00AA6C90">
          <w:rPr>
            <w:rStyle w:val="Hyperlink"/>
            <w:noProof/>
          </w:rPr>
          <w:t>8.2.3.6.4.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Specifying data types for blocks</w:t>
        </w:r>
        <w:r w:rsidR="00400830">
          <w:rPr>
            <w:noProof/>
            <w:webHidden/>
          </w:rPr>
          <w:tab/>
        </w:r>
        <w:r w:rsidR="00400830">
          <w:rPr>
            <w:noProof/>
            <w:webHidden/>
          </w:rPr>
          <w:fldChar w:fldCharType="begin"/>
        </w:r>
        <w:r w:rsidR="00400830">
          <w:rPr>
            <w:noProof/>
            <w:webHidden/>
          </w:rPr>
          <w:instrText xml:space="preserve"> PAGEREF _Toc484791132 \h </w:instrText>
        </w:r>
        <w:r w:rsidR="00400830">
          <w:rPr>
            <w:noProof/>
            <w:webHidden/>
          </w:rPr>
        </w:r>
        <w:r w:rsidR="00400830">
          <w:rPr>
            <w:noProof/>
            <w:webHidden/>
          </w:rPr>
          <w:fldChar w:fldCharType="separate"/>
        </w:r>
        <w:r w:rsidR="00400830">
          <w:rPr>
            <w:noProof/>
            <w:webHidden/>
          </w:rPr>
          <w:t>27</w:t>
        </w:r>
        <w:r w:rsidR="00400830">
          <w:rPr>
            <w:noProof/>
            <w:webHidden/>
          </w:rPr>
          <w:fldChar w:fldCharType="end"/>
        </w:r>
      </w:hyperlink>
    </w:p>
    <w:p w14:paraId="5BC033F3"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33" w:history="1">
        <w:r w:rsidR="00400830" w:rsidRPr="00AA6C90">
          <w:rPr>
            <w:rStyle w:val="Hyperlink"/>
            <w:noProof/>
          </w:rPr>
          <w:t>8.2.3.7.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Scalability of model for different vector/array sizes</w:t>
        </w:r>
        <w:r w:rsidR="00400830">
          <w:rPr>
            <w:noProof/>
            <w:webHidden/>
          </w:rPr>
          <w:tab/>
        </w:r>
        <w:r w:rsidR="00400830">
          <w:rPr>
            <w:noProof/>
            <w:webHidden/>
          </w:rPr>
          <w:fldChar w:fldCharType="begin"/>
        </w:r>
        <w:r w:rsidR="00400830">
          <w:rPr>
            <w:noProof/>
            <w:webHidden/>
          </w:rPr>
          <w:instrText xml:space="preserve"> PAGEREF _Toc484791133 \h </w:instrText>
        </w:r>
        <w:r w:rsidR="00400830">
          <w:rPr>
            <w:noProof/>
            <w:webHidden/>
          </w:rPr>
        </w:r>
        <w:r w:rsidR="00400830">
          <w:rPr>
            <w:noProof/>
            <w:webHidden/>
          </w:rPr>
          <w:fldChar w:fldCharType="separate"/>
        </w:r>
        <w:r w:rsidR="00400830">
          <w:rPr>
            <w:noProof/>
            <w:webHidden/>
          </w:rPr>
          <w:t>28</w:t>
        </w:r>
        <w:r w:rsidR="00400830">
          <w:rPr>
            <w:noProof/>
            <w:webHidden/>
          </w:rPr>
          <w:fldChar w:fldCharType="end"/>
        </w:r>
      </w:hyperlink>
    </w:p>
    <w:p w14:paraId="7795E3FD"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34" w:history="1">
        <w:r w:rsidR="00400830" w:rsidRPr="00AA6C90">
          <w:rPr>
            <w:rStyle w:val="Hyperlink"/>
            <w:noProof/>
          </w:rPr>
          <w:t>8.2.3.8.</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Design of initialization functions</w:t>
        </w:r>
        <w:r w:rsidR="00400830">
          <w:rPr>
            <w:noProof/>
            <w:webHidden/>
          </w:rPr>
          <w:tab/>
        </w:r>
        <w:r w:rsidR="00400830">
          <w:rPr>
            <w:noProof/>
            <w:webHidden/>
          </w:rPr>
          <w:fldChar w:fldCharType="begin"/>
        </w:r>
        <w:r w:rsidR="00400830">
          <w:rPr>
            <w:noProof/>
            <w:webHidden/>
          </w:rPr>
          <w:instrText xml:space="preserve"> PAGEREF _Toc484791134 \h </w:instrText>
        </w:r>
        <w:r w:rsidR="00400830">
          <w:rPr>
            <w:noProof/>
            <w:webHidden/>
          </w:rPr>
        </w:r>
        <w:r w:rsidR="00400830">
          <w:rPr>
            <w:noProof/>
            <w:webHidden/>
          </w:rPr>
          <w:fldChar w:fldCharType="separate"/>
        </w:r>
        <w:r w:rsidR="00400830">
          <w:rPr>
            <w:noProof/>
            <w:webHidden/>
          </w:rPr>
          <w:t>30</w:t>
        </w:r>
        <w:r w:rsidR="00400830">
          <w:rPr>
            <w:noProof/>
            <w:webHidden/>
          </w:rPr>
          <w:fldChar w:fldCharType="end"/>
        </w:r>
      </w:hyperlink>
    </w:p>
    <w:p w14:paraId="4C5864A2" w14:textId="77777777" w:rsidR="00400830" w:rsidRDefault="002956AD">
      <w:pPr>
        <w:pStyle w:val="TOC1"/>
        <w:tabs>
          <w:tab w:val="left" w:pos="2087"/>
        </w:tabs>
        <w:rPr>
          <w:rFonts w:asciiTheme="minorHAnsi" w:eastAsiaTheme="minorEastAsia" w:hAnsiTheme="minorHAnsi" w:cstheme="minorBidi"/>
          <w:b w:val="0"/>
          <w:bCs w:val="0"/>
          <w:noProof/>
          <w:color w:val="auto"/>
          <w:sz w:val="22"/>
          <w:szCs w:val="22"/>
          <w:lang w:bidi="ar-SA"/>
        </w:rPr>
      </w:pPr>
      <w:hyperlink w:anchor="_Toc484791135" w:history="1">
        <w:r w:rsidR="00400830" w:rsidRPr="00AA6C90">
          <w:rPr>
            <w:rStyle w:val="Hyperlink"/>
            <w:noProof/>
          </w:rPr>
          <w:t>8.2.3.9.</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Modeling of enabled/triggered subsystem</w:t>
        </w:r>
        <w:r w:rsidR="00400830">
          <w:rPr>
            <w:noProof/>
            <w:webHidden/>
          </w:rPr>
          <w:tab/>
        </w:r>
        <w:r w:rsidR="00400830">
          <w:rPr>
            <w:noProof/>
            <w:webHidden/>
          </w:rPr>
          <w:fldChar w:fldCharType="begin"/>
        </w:r>
        <w:r w:rsidR="00400830">
          <w:rPr>
            <w:noProof/>
            <w:webHidden/>
          </w:rPr>
          <w:instrText xml:space="preserve"> PAGEREF _Toc484791135 \h </w:instrText>
        </w:r>
        <w:r w:rsidR="00400830">
          <w:rPr>
            <w:noProof/>
            <w:webHidden/>
          </w:rPr>
        </w:r>
        <w:r w:rsidR="00400830">
          <w:rPr>
            <w:noProof/>
            <w:webHidden/>
          </w:rPr>
          <w:fldChar w:fldCharType="separate"/>
        </w:r>
        <w:r w:rsidR="00400830">
          <w:rPr>
            <w:noProof/>
            <w:webHidden/>
          </w:rPr>
          <w:t>31</w:t>
        </w:r>
        <w:r w:rsidR="00400830">
          <w:rPr>
            <w:noProof/>
            <w:webHidden/>
          </w:rPr>
          <w:fldChar w:fldCharType="end"/>
        </w:r>
      </w:hyperlink>
    </w:p>
    <w:p w14:paraId="76198147"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36" w:history="1">
        <w:r w:rsidR="00400830" w:rsidRPr="00AA6C90">
          <w:rPr>
            <w:rStyle w:val="Hyperlink"/>
            <w:noProof/>
          </w:rPr>
          <w:t>8.2.3.10.</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Virtual and non-virtual (atomic) subsystems</w:t>
        </w:r>
        <w:r w:rsidR="00400830">
          <w:rPr>
            <w:noProof/>
            <w:webHidden/>
          </w:rPr>
          <w:tab/>
        </w:r>
        <w:r w:rsidR="00400830">
          <w:rPr>
            <w:noProof/>
            <w:webHidden/>
          </w:rPr>
          <w:fldChar w:fldCharType="begin"/>
        </w:r>
        <w:r w:rsidR="00400830">
          <w:rPr>
            <w:noProof/>
            <w:webHidden/>
          </w:rPr>
          <w:instrText xml:space="preserve"> PAGEREF _Toc484791136 \h </w:instrText>
        </w:r>
        <w:r w:rsidR="00400830">
          <w:rPr>
            <w:noProof/>
            <w:webHidden/>
          </w:rPr>
        </w:r>
        <w:r w:rsidR="00400830">
          <w:rPr>
            <w:noProof/>
            <w:webHidden/>
          </w:rPr>
          <w:fldChar w:fldCharType="separate"/>
        </w:r>
        <w:r w:rsidR="00400830">
          <w:rPr>
            <w:noProof/>
            <w:webHidden/>
          </w:rPr>
          <w:t>31</w:t>
        </w:r>
        <w:r w:rsidR="00400830">
          <w:rPr>
            <w:noProof/>
            <w:webHidden/>
          </w:rPr>
          <w:fldChar w:fldCharType="end"/>
        </w:r>
      </w:hyperlink>
    </w:p>
    <w:p w14:paraId="4B81663F"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37" w:history="1">
        <w:r w:rsidR="00400830" w:rsidRPr="00AA6C90">
          <w:rPr>
            <w:rStyle w:val="Hyperlink"/>
            <w:noProof/>
          </w:rPr>
          <w:t>8.2.3.11.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Maximum depth level of subsystems</w:t>
        </w:r>
        <w:r w:rsidR="00400830">
          <w:rPr>
            <w:noProof/>
            <w:webHidden/>
          </w:rPr>
          <w:tab/>
        </w:r>
        <w:r w:rsidR="00400830">
          <w:rPr>
            <w:noProof/>
            <w:webHidden/>
          </w:rPr>
          <w:fldChar w:fldCharType="begin"/>
        </w:r>
        <w:r w:rsidR="00400830">
          <w:rPr>
            <w:noProof/>
            <w:webHidden/>
          </w:rPr>
          <w:instrText xml:space="preserve"> PAGEREF _Toc484791137 \h </w:instrText>
        </w:r>
        <w:r w:rsidR="00400830">
          <w:rPr>
            <w:noProof/>
            <w:webHidden/>
          </w:rPr>
        </w:r>
        <w:r w:rsidR="00400830">
          <w:rPr>
            <w:noProof/>
            <w:webHidden/>
          </w:rPr>
          <w:fldChar w:fldCharType="separate"/>
        </w:r>
        <w:r w:rsidR="00400830">
          <w:rPr>
            <w:noProof/>
            <w:webHidden/>
          </w:rPr>
          <w:t>31</w:t>
        </w:r>
        <w:r w:rsidR="00400830">
          <w:rPr>
            <w:noProof/>
            <w:webHidden/>
          </w:rPr>
          <w:fldChar w:fldCharType="end"/>
        </w:r>
      </w:hyperlink>
    </w:p>
    <w:p w14:paraId="3E3C56A1"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38" w:history="1">
        <w:r w:rsidR="00400830" w:rsidRPr="00AA6C90">
          <w:rPr>
            <w:rStyle w:val="Hyperlink"/>
            <w:noProof/>
          </w:rPr>
          <w:t>8.2.3.12.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Restrictions in for-subsystems usage</w:t>
        </w:r>
        <w:r w:rsidR="00400830">
          <w:rPr>
            <w:noProof/>
            <w:webHidden/>
          </w:rPr>
          <w:tab/>
        </w:r>
        <w:r w:rsidR="00400830">
          <w:rPr>
            <w:noProof/>
            <w:webHidden/>
          </w:rPr>
          <w:fldChar w:fldCharType="begin"/>
        </w:r>
        <w:r w:rsidR="00400830">
          <w:rPr>
            <w:noProof/>
            <w:webHidden/>
          </w:rPr>
          <w:instrText xml:space="preserve"> PAGEREF _Toc484791138 \h </w:instrText>
        </w:r>
        <w:r w:rsidR="00400830">
          <w:rPr>
            <w:noProof/>
            <w:webHidden/>
          </w:rPr>
        </w:r>
        <w:r w:rsidR="00400830">
          <w:rPr>
            <w:noProof/>
            <w:webHidden/>
          </w:rPr>
          <w:fldChar w:fldCharType="separate"/>
        </w:r>
        <w:r w:rsidR="00400830">
          <w:rPr>
            <w:noProof/>
            <w:webHidden/>
          </w:rPr>
          <w:t>31</w:t>
        </w:r>
        <w:r w:rsidR="00400830">
          <w:rPr>
            <w:noProof/>
            <w:webHidden/>
          </w:rPr>
          <w:fldChar w:fldCharType="end"/>
        </w:r>
      </w:hyperlink>
    </w:p>
    <w:p w14:paraId="2BD42CDD"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39" w:history="1">
        <w:r w:rsidR="00400830" w:rsidRPr="00AA6C90">
          <w:rPr>
            <w:rStyle w:val="Hyperlink"/>
            <w:noProof/>
          </w:rPr>
          <w:t>8.2.3.13.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Explicit division by zero protection</w:t>
        </w:r>
        <w:r w:rsidR="00400830">
          <w:rPr>
            <w:noProof/>
            <w:webHidden/>
          </w:rPr>
          <w:tab/>
        </w:r>
        <w:r w:rsidR="00400830">
          <w:rPr>
            <w:noProof/>
            <w:webHidden/>
          </w:rPr>
          <w:fldChar w:fldCharType="begin"/>
        </w:r>
        <w:r w:rsidR="00400830">
          <w:rPr>
            <w:noProof/>
            <w:webHidden/>
          </w:rPr>
          <w:instrText xml:space="preserve"> PAGEREF _Toc484791139 \h </w:instrText>
        </w:r>
        <w:r w:rsidR="00400830">
          <w:rPr>
            <w:noProof/>
            <w:webHidden/>
          </w:rPr>
        </w:r>
        <w:r w:rsidR="00400830">
          <w:rPr>
            <w:noProof/>
            <w:webHidden/>
          </w:rPr>
          <w:fldChar w:fldCharType="separate"/>
        </w:r>
        <w:r w:rsidR="00400830">
          <w:rPr>
            <w:noProof/>
            <w:webHidden/>
          </w:rPr>
          <w:t>34</w:t>
        </w:r>
        <w:r w:rsidR="00400830">
          <w:rPr>
            <w:noProof/>
            <w:webHidden/>
          </w:rPr>
          <w:fldChar w:fldCharType="end"/>
        </w:r>
      </w:hyperlink>
    </w:p>
    <w:p w14:paraId="05C9F3FA"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0" w:history="1">
        <w:r w:rsidR="00400830" w:rsidRPr="00AA6C90">
          <w:rPr>
            <w:rStyle w:val="Hyperlink"/>
            <w:noProof/>
          </w:rPr>
          <w:t>8.2.3.14.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Float Comparison</w:t>
        </w:r>
        <w:r w:rsidR="00400830">
          <w:rPr>
            <w:noProof/>
            <w:webHidden/>
          </w:rPr>
          <w:tab/>
        </w:r>
        <w:r w:rsidR="00400830">
          <w:rPr>
            <w:noProof/>
            <w:webHidden/>
          </w:rPr>
          <w:fldChar w:fldCharType="begin"/>
        </w:r>
        <w:r w:rsidR="00400830">
          <w:rPr>
            <w:noProof/>
            <w:webHidden/>
          </w:rPr>
          <w:instrText xml:space="preserve"> PAGEREF _Toc484791140 \h </w:instrText>
        </w:r>
        <w:r w:rsidR="00400830">
          <w:rPr>
            <w:noProof/>
            <w:webHidden/>
          </w:rPr>
        </w:r>
        <w:r w:rsidR="00400830">
          <w:rPr>
            <w:noProof/>
            <w:webHidden/>
          </w:rPr>
          <w:fldChar w:fldCharType="separate"/>
        </w:r>
        <w:r w:rsidR="00400830">
          <w:rPr>
            <w:noProof/>
            <w:webHidden/>
          </w:rPr>
          <w:t>34</w:t>
        </w:r>
        <w:r w:rsidR="00400830">
          <w:rPr>
            <w:noProof/>
            <w:webHidden/>
          </w:rPr>
          <w:fldChar w:fldCharType="end"/>
        </w:r>
      </w:hyperlink>
    </w:p>
    <w:p w14:paraId="2FA1818F"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1" w:history="1">
        <w:r w:rsidR="00400830" w:rsidRPr="00AA6C90">
          <w:rPr>
            <w:rStyle w:val="Hyperlink"/>
            <w:noProof/>
          </w:rPr>
          <w:t>8.2.3.15.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Proper handling of counter overflows or underflows</w:t>
        </w:r>
        <w:r w:rsidR="00400830">
          <w:rPr>
            <w:noProof/>
            <w:webHidden/>
          </w:rPr>
          <w:tab/>
        </w:r>
        <w:r w:rsidR="00400830">
          <w:rPr>
            <w:noProof/>
            <w:webHidden/>
          </w:rPr>
          <w:fldChar w:fldCharType="begin"/>
        </w:r>
        <w:r w:rsidR="00400830">
          <w:rPr>
            <w:noProof/>
            <w:webHidden/>
          </w:rPr>
          <w:instrText xml:space="preserve"> PAGEREF _Toc484791141 \h </w:instrText>
        </w:r>
        <w:r w:rsidR="00400830">
          <w:rPr>
            <w:noProof/>
            <w:webHidden/>
          </w:rPr>
        </w:r>
        <w:r w:rsidR="00400830">
          <w:rPr>
            <w:noProof/>
            <w:webHidden/>
          </w:rPr>
          <w:fldChar w:fldCharType="separate"/>
        </w:r>
        <w:r w:rsidR="00400830">
          <w:rPr>
            <w:noProof/>
            <w:webHidden/>
          </w:rPr>
          <w:t>35</w:t>
        </w:r>
        <w:r w:rsidR="00400830">
          <w:rPr>
            <w:noProof/>
            <w:webHidden/>
          </w:rPr>
          <w:fldChar w:fldCharType="end"/>
        </w:r>
      </w:hyperlink>
    </w:p>
    <w:p w14:paraId="61F40637"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2" w:history="1">
        <w:r w:rsidR="00400830" w:rsidRPr="00AA6C90">
          <w:rPr>
            <w:rStyle w:val="Hyperlink"/>
            <w:noProof/>
          </w:rPr>
          <w:t>8.2.3.16.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Creation of module test environment</w:t>
        </w:r>
        <w:r w:rsidR="00400830">
          <w:rPr>
            <w:noProof/>
            <w:webHidden/>
          </w:rPr>
          <w:tab/>
        </w:r>
        <w:r w:rsidR="00400830">
          <w:rPr>
            <w:noProof/>
            <w:webHidden/>
          </w:rPr>
          <w:fldChar w:fldCharType="begin"/>
        </w:r>
        <w:r w:rsidR="00400830">
          <w:rPr>
            <w:noProof/>
            <w:webHidden/>
          </w:rPr>
          <w:instrText xml:space="preserve"> PAGEREF _Toc484791142 \h </w:instrText>
        </w:r>
        <w:r w:rsidR="00400830">
          <w:rPr>
            <w:noProof/>
            <w:webHidden/>
          </w:rPr>
        </w:r>
        <w:r w:rsidR="00400830">
          <w:rPr>
            <w:noProof/>
            <w:webHidden/>
          </w:rPr>
          <w:fldChar w:fldCharType="separate"/>
        </w:r>
        <w:r w:rsidR="00400830">
          <w:rPr>
            <w:noProof/>
            <w:webHidden/>
          </w:rPr>
          <w:t>35</w:t>
        </w:r>
        <w:r w:rsidR="00400830">
          <w:rPr>
            <w:noProof/>
            <w:webHidden/>
          </w:rPr>
          <w:fldChar w:fldCharType="end"/>
        </w:r>
      </w:hyperlink>
    </w:p>
    <w:p w14:paraId="699F5FD1"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3" w:history="1">
        <w:r w:rsidR="00400830" w:rsidRPr="00AA6C90">
          <w:rPr>
            <w:rStyle w:val="Hyperlink"/>
            <w:noProof/>
          </w:rPr>
          <w:t>8.2.3.17.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Usage of blocks</w:t>
        </w:r>
        <w:r w:rsidR="00400830">
          <w:rPr>
            <w:noProof/>
            <w:webHidden/>
          </w:rPr>
          <w:tab/>
        </w:r>
        <w:r w:rsidR="00400830">
          <w:rPr>
            <w:noProof/>
            <w:webHidden/>
          </w:rPr>
          <w:fldChar w:fldCharType="begin"/>
        </w:r>
        <w:r w:rsidR="00400830">
          <w:rPr>
            <w:noProof/>
            <w:webHidden/>
          </w:rPr>
          <w:instrText xml:space="preserve"> PAGEREF _Toc484791143 \h </w:instrText>
        </w:r>
        <w:r w:rsidR="00400830">
          <w:rPr>
            <w:noProof/>
            <w:webHidden/>
          </w:rPr>
        </w:r>
        <w:r w:rsidR="00400830">
          <w:rPr>
            <w:noProof/>
            <w:webHidden/>
          </w:rPr>
          <w:fldChar w:fldCharType="separate"/>
        </w:r>
        <w:r w:rsidR="00400830">
          <w:rPr>
            <w:noProof/>
            <w:webHidden/>
          </w:rPr>
          <w:t>36</w:t>
        </w:r>
        <w:r w:rsidR="00400830">
          <w:rPr>
            <w:noProof/>
            <w:webHidden/>
          </w:rPr>
          <w:fldChar w:fldCharType="end"/>
        </w:r>
      </w:hyperlink>
    </w:p>
    <w:p w14:paraId="222BCE16"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4" w:history="1">
        <w:r w:rsidR="00400830" w:rsidRPr="00AA6C90">
          <w:rPr>
            <w:rStyle w:val="Hyperlink"/>
            <w:noProof/>
          </w:rPr>
          <w:t>8.2.3.18.</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Adherence to naming guidelines</w:t>
        </w:r>
        <w:r w:rsidR="00400830">
          <w:rPr>
            <w:noProof/>
            <w:webHidden/>
          </w:rPr>
          <w:tab/>
        </w:r>
        <w:r w:rsidR="00400830">
          <w:rPr>
            <w:noProof/>
            <w:webHidden/>
          </w:rPr>
          <w:fldChar w:fldCharType="begin"/>
        </w:r>
        <w:r w:rsidR="00400830">
          <w:rPr>
            <w:noProof/>
            <w:webHidden/>
          </w:rPr>
          <w:instrText xml:space="preserve"> PAGEREF _Toc484791144 \h </w:instrText>
        </w:r>
        <w:r w:rsidR="00400830">
          <w:rPr>
            <w:noProof/>
            <w:webHidden/>
          </w:rPr>
        </w:r>
        <w:r w:rsidR="00400830">
          <w:rPr>
            <w:noProof/>
            <w:webHidden/>
          </w:rPr>
          <w:fldChar w:fldCharType="separate"/>
        </w:r>
        <w:r w:rsidR="00400830">
          <w:rPr>
            <w:noProof/>
            <w:webHidden/>
          </w:rPr>
          <w:t>38</w:t>
        </w:r>
        <w:r w:rsidR="00400830">
          <w:rPr>
            <w:noProof/>
            <w:webHidden/>
          </w:rPr>
          <w:fldChar w:fldCharType="end"/>
        </w:r>
      </w:hyperlink>
    </w:p>
    <w:p w14:paraId="058DF0D2"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45" w:history="1">
        <w:r w:rsidR="00400830" w:rsidRPr="00AA6C90">
          <w:rPr>
            <w:rStyle w:val="Hyperlink"/>
            <w:noProof/>
          </w:rPr>
          <w:t>8.2.3.19.</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Stateflow design</w:t>
        </w:r>
        <w:r w:rsidR="00400830">
          <w:rPr>
            <w:noProof/>
            <w:webHidden/>
          </w:rPr>
          <w:tab/>
        </w:r>
        <w:r w:rsidR="00400830">
          <w:rPr>
            <w:noProof/>
            <w:webHidden/>
          </w:rPr>
          <w:fldChar w:fldCharType="begin"/>
        </w:r>
        <w:r w:rsidR="00400830">
          <w:rPr>
            <w:noProof/>
            <w:webHidden/>
          </w:rPr>
          <w:instrText xml:space="preserve"> PAGEREF _Toc484791145 \h </w:instrText>
        </w:r>
        <w:r w:rsidR="00400830">
          <w:rPr>
            <w:noProof/>
            <w:webHidden/>
          </w:rPr>
        </w:r>
        <w:r w:rsidR="00400830">
          <w:rPr>
            <w:noProof/>
            <w:webHidden/>
          </w:rPr>
          <w:fldChar w:fldCharType="separate"/>
        </w:r>
        <w:r w:rsidR="00400830">
          <w:rPr>
            <w:noProof/>
            <w:webHidden/>
          </w:rPr>
          <w:t>39</w:t>
        </w:r>
        <w:r w:rsidR="00400830">
          <w:rPr>
            <w:noProof/>
            <w:webHidden/>
          </w:rPr>
          <w:fldChar w:fldCharType="end"/>
        </w:r>
      </w:hyperlink>
    </w:p>
    <w:p w14:paraId="315C5F10"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46" w:history="1">
        <w:r w:rsidR="00400830" w:rsidRPr="00AA6C90">
          <w:rPr>
            <w:rStyle w:val="Hyperlink"/>
            <w:noProof/>
          </w:rPr>
          <w:t>8.2.3.19.1.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Stateflow with states</w:t>
        </w:r>
        <w:r w:rsidR="00400830">
          <w:rPr>
            <w:noProof/>
            <w:webHidden/>
          </w:rPr>
          <w:tab/>
        </w:r>
        <w:r w:rsidR="00400830">
          <w:rPr>
            <w:noProof/>
            <w:webHidden/>
          </w:rPr>
          <w:fldChar w:fldCharType="begin"/>
        </w:r>
        <w:r w:rsidR="00400830">
          <w:rPr>
            <w:noProof/>
            <w:webHidden/>
          </w:rPr>
          <w:instrText xml:space="preserve"> PAGEREF _Toc484791146 \h </w:instrText>
        </w:r>
        <w:r w:rsidR="00400830">
          <w:rPr>
            <w:noProof/>
            <w:webHidden/>
          </w:rPr>
        </w:r>
        <w:r w:rsidR="00400830">
          <w:rPr>
            <w:noProof/>
            <w:webHidden/>
          </w:rPr>
          <w:fldChar w:fldCharType="separate"/>
        </w:r>
        <w:r w:rsidR="00400830">
          <w:rPr>
            <w:noProof/>
            <w:webHidden/>
          </w:rPr>
          <w:t>39</w:t>
        </w:r>
        <w:r w:rsidR="00400830">
          <w:rPr>
            <w:noProof/>
            <w:webHidden/>
          </w:rPr>
          <w:fldChar w:fldCharType="end"/>
        </w:r>
      </w:hyperlink>
    </w:p>
    <w:p w14:paraId="3FB7BA2F"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47" w:history="1">
        <w:r w:rsidR="00400830" w:rsidRPr="00AA6C90">
          <w:rPr>
            <w:rStyle w:val="Hyperlink"/>
            <w:noProof/>
          </w:rPr>
          <w:t>8.2.3.19.1.1.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States and transitions</w:t>
        </w:r>
        <w:r w:rsidR="00400830">
          <w:rPr>
            <w:noProof/>
            <w:webHidden/>
          </w:rPr>
          <w:tab/>
        </w:r>
        <w:r w:rsidR="00400830">
          <w:rPr>
            <w:noProof/>
            <w:webHidden/>
          </w:rPr>
          <w:fldChar w:fldCharType="begin"/>
        </w:r>
        <w:r w:rsidR="00400830">
          <w:rPr>
            <w:noProof/>
            <w:webHidden/>
          </w:rPr>
          <w:instrText xml:space="preserve"> PAGEREF _Toc484791147 \h </w:instrText>
        </w:r>
        <w:r w:rsidR="00400830">
          <w:rPr>
            <w:noProof/>
            <w:webHidden/>
          </w:rPr>
        </w:r>
        <w:r w:rsidR="00400830">
          <w:rPr>
            <w:noProof/>
            <w:webHidden/>
          </w:rPr>
          <w:fldChar w:fldCharType="separate"/>
        </w:r>
        <w:r w:rsidR="00400830">
          <w:rPr>
            <w:noProof/>
            <w:webHidden/>
          </w:rPr>
          <w:t>39</w:t>
        </w:r>
        <w:r w:rsidR="00400830">
          <w:rPr>
            <w:noProof/>
            <w:webHidden/>
          </w:rPr>
          <w:fldChar w:fldCharType="end"/>
        </w:r>
      </w:hyperlink>
    </w:p>
    <w:p w14:paraId="066E80F5"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48" w:history="1">
        <w:r w:rsidR="00400830" w:rsidRPr="00AA6C90">
          <w:rPr>
            <w:rStyle w:val="Hyperlink"/>
            <w:noProof/>
          </w:rPr>
          <w:t>8.2.3.19.1.2.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Interface signal naming</w:t>
        </w:r>
        <w:r w:rsidR="00400830">
          <w:rPr>
            <w:noProof/>
            <w:webHidden/>
          </w:rPr>
          <w:tab/>
        </w:r>
        <w:r w:rsidR="00400830">
          <w:rPr>
            <w:noProof/>
            <w:webHidden/>
          </w:rPr>
          <w:fldChar w:fldCharType="begin"/>
        </w:r>
        <w:r w:rsidR="00400830">
          <w:rPr>
            <w:noProof/>
            <w:webHidden/>
          </w:rPr>
          <w:instrText xml:space="preserve"> PAGEREF _Toc484791148 \h </w:instrText>
        </w:r>
        <w:r w:rsidR="00400830">
          <w:rPr>
            <w:noProof/>
            <w:webHidden/>
          </w:rPr>
        </w:r>
        <w:r w:rsidR="00400830">
          <w:rPr>
            <w:noProof/>
            <w:webHidden/>
          </w:rPr>
          <w:fldChar w:fldCharType="separate"/>
        </w:r>
        <w:r w:rsidR="00400830">
          <w:rPr>
            <w:noProof/>
            <w:webHidden/>
          </w:rPr>
          <w:t>41</w:t>
        </w:r>
        <w:r w:rsidR="00400830">
          <w:rPr>
            <w:noProof/>
            <w:webHidden/>
          </w:rPr>
          <w:fldChar w:fldCharType="end"/>
        </w:r>
      </w:hyperlink>
    </w:p>
    <w:p w14:paraId="5855EF59"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49" w:history="1">
        <w:r w:rsidR="00400830" w:rsidRPr="00AA6C90">
          <w:rPr>
            <w:rStyle w:val="Hyperlink"/>
            <w:noProof/>
          </w:rPr>
          <w:t>8.2.3.19.1.3.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Basic usage of states</w:t>
        </w:r>
        <w:r w:rsidR="00400830">
          <w:rPr>
            <w:noProof/>
            <w:webHidden/>
          </w:rPr>
          <w:tab/>
        </w:r>
        <w:r w:rsidR="00400830">
          <w:rPr>
            <w:noProof/>
            <w:webHidden/>
          </w:rPr>
          <w:fldChar w:fldCharType="begin"/>
        </w:r>
        <w:r w:rsidR="00400830">
          <w:rPr>
            <w:noProof/>
            <w:webHidden/>
          </w:rPr>
          <w:instrText xml:space="preserve"> PAGEREF _Toc484791149 \h </w:instrText>
        </w:r>
        <w:r w:rsidR="00400830">
          <w:rPr>
            <w:noProof/>
            <w:webHidden/>
          </w:rPr>
        </w:r>
        <w:r w:rsidR="00400830">
          <w:rPr>
            <w:noProof/>
            <w:webHidden/>
          </w:rPr>
          <w:fldChar w:fldCharType="separate"/>
        </w:r>
        <w:r w:rsidR="00400830">
          <w:rPr>
            <w:noProof/>
            <w:webHidden/>
          </w:rPr>
          <w:t>42</w:t>
        </w:r>
        <w:r w:rsidR="00400830">
          <w:rPr>
            <w:noProof/>
            <w:webHidden/>
          </w:rPr>
          <w:fldChar w:fldCharType="end"/>
        </w:r>
      </w:hyperlink>
    </w:p>
    <w:p w14:paraId="73CC19F2"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50" w:history="1">
        <w:r w:rsidR="00400830" w:rsidRPr="00AA6C90">
          <w:rPr>
            <w:rStyle w:val="Hyperlink"/>
            <w:noProof/>
          </w:rPr>
          <w:t>8.2.3.19.1.4.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Default transitions</w:t>
        </w:r>
        <w:r w:rsidR="00400830">
          <w:rPr>
            <w:noProof/>
            <w:webHidden/>
          </w:rPr>
          <w:tab/>
        </w:r>
        <w:r w:rsidR="00400830">
          <w:rPr>
            <w:noProof/>
            <w:webHidden/>
          </w:rPr>
          <w:fldChar w:fldCharType="begin"/>
        </w:r>
        <w:r w:rsidR="00400830">
          <w:rPr>
            <w:noProof/>
            <w:webHidden/>
          </w:rPr>
          <w:instrText xml:space="preserve"> PAGEREF _Toc484791150 \h </w:instrText>
        </w:r>
        <w:r w:rsidR="00400830">
          <w:rPr>
            <w:noProof/>
            <w:webHidden/>
          </w:rPr>
        </w:r>
        <w:r w:rsidR="00400830">
          <w:rPr>
            <w:noProof/>
            <w:webHidden/>
          </w:rPr>
          <w:fldChar w:fldCharType="separate"/>
        </w:r>
        <w:r w:rsidR="00400830">
          <w:rPr>
            <w:noProof/>
            <w:webHidden/>
          </w:rPr>
          <w:t>45</w:t>
        </w:r>
        <w:r w:rsidR="00400830">
          <w:rPr>
            <w:noProof/>
            <w:webHidden/>
          </w:rPr>
          <w:fldChar w:fldCharType="end"/>
        </w:r>
      </w:hyperlink>
    </w:p>
    <w:p w14:paraId="780C5957"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51" w:history="1">
        <w:r w:rsidR="00400830" w:rsidRPr="00AA6C90">
          <w:rPr>
            <w:rStyle w:val="Hyperlink"/>
            <w:noProof/>
          </w:rPr>
          <w:t>8.2.3.19.1.5.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 transition rules</w:t>
        </w:r>
        <w:r w:rsidR="00400830">
          <w:rPr>
            <w:noProof/>
            <w:webHidden/>
          </w:rPr>
          <w:tab/>
        </w:r>
        <w:r w:rsidR="00400830">
          <w:rPr>
            <w:noProof/>
            <w:webHidden/>
          </w:rPr>
          <w:fldChar w:fldCharType="begin"/>
        </w:r>
        <w:r w:rsidR="00400830">
          <w:rPr>
            <w:noProof/>
            <w:webHidden/>
          </w:rPr>
          <w:instrText xml:space="preserve"> PAGEREF _Toc484791151 \h </w:instrText>
        </w:r>
        <w:r w:rsidR="00400830">
          <w:rPr>
            <w:noProof/>
            <w:webHidden/>
          </w:rPr>
        </w:r>
        <w:r w:rsidR="00400830">
          <w:rPr>
            <w:noProof/>
            <w:webHidden/>
          </w:rPr>
          <w:fldChar w:fldCharType="separate"/>
        </w:r>
        <w:r w:rsidR="00400830">
          <w:rPr>
            <w:noProof/>
            <w:webHidden/>
          </w:rPr>
          <w:t>45</w:t>
        </w:r>
        <w:r w:rsidR="00400830">
          <w:rPr>
            <w:noProof/>
            <w:webHidden/>
          </w:rPr>
          <w:fldChar w:fldCharType="end"/>
        </w:r>
      </w:hyperlink>
    </w:p>
    <w:p w14:paraId="0CCC4556"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52" w:history="1">
        <w:r w:rsidR="00400830" w:rsidRPr="00AA6C90">
          <w:rPr>
            <w:rStyle w:val="Hyperlink"/>
            <w:noProof/>
          </w:rPr>
          <w:t>8.2.3.19.1.6.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Avoid using “Entry”, “During”, “Exit” state action keywords</w:t>
        </w:r>
        <w:r w:rsidR="00400830">
          <w:rPr>
            <w:noProof/>
            <w:webHidden/>
          </w:rPr>
          <w:tab/>
        </w:r>
        <w:r w:rsidR="00400830">
          <w:rPr>
            <w:noProof/>
            <w:webHidden/>
          </w:rPr>
          <w:fldChar w:fldCharType="begin"/>
        </w:r>
        <w:r w:rsidR="00400830">
          <w:rPr>
            <w:noProof/>
            <w:webHidden/>
          </w:rPr>
          <w:instrText xml:space="preserve"> PAGEREF _Toc484791152 \h </w:instrText>
        </w:r>
        <w:r w:rsidR="00400830">
          <w:rPr>
            <w:noProof/>
            <w:webHidden/>
          </w:rPr>
        </w:r>
        <w:r w:rsidR="00400830">
          <w:rPr>
            <w:noProof/>
            <w:webHidden/>
          </w:rPr>
          <w:fldChar w:fldCharType="separate"/>
        </w:r>
        <w:r w:rsidR="00400830">
          <w:rPr>
            <w:noProof/>
            <w:webHidden/>
          </w:rPr>
          <w:t>52</w:t>
        </w:r>
        <w:r w:rsidR="00400830">
          <w:rPr>
            <w:noProof/>
            <w:webHidden/>
          </w:rPr>
          <w:fldChar w:fldCharType="end"/>
        </w:r>
      </w:hyperlink>
    </w:p>
    <w:p w14:paraId="138CA8EB" w14:textId="77777777" w:rsidR="00400830" w:rsidRDefault="002956AD">
      <w:pPr>
        <w:pStyle w:val="TOC1"/>
        <w:tabs>
          <w:tab w:val="left" w:pos="2532"/>
        </w:tabs>
        <w:rPr>
          <w:rFonts w:asciiTheme="minorHAnsi" w:eastAsiaTheme="minorEastAsia" w:hAnsiTheme="minorHAnsi" w:cstheme="minorBidi"/>
          <w:b w:val="0"/>
          <w:bCs w:val="0"/>
          <w:noProof/>
          <w:color w:val="auto"/>
          <w:sz w:val="22"/>
          <w:szCs w:val="22"/>
          <w:lang w:bidi="ar-SA"/>
        </w:rPr>
      </w:pPr>
      <w:hyperlink w:anchor="_Toc484791153" w:history="1">
        <w:r w:rsidR="00400830" w:rsidRPr="00AA6C90">
          <w:rPr>
            <w:rStyle w:val="Hyperlink"/>
            <w:noProof/>
          </w:rPr>
          <w:t>8.2.3.19.1.7.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Flow within states</w:t>
        </w:r>
        <w:r w:rsidR="00400830">
          <w:rPr>
            <w:noProof/>
            <w:webHidden/>
          </w:rPr>
          <w:tab/>
        </w:r>
        <w:r w:rsidR="00400830">
          <w:rPr>
            <w:noProof/>
            <w:webHidden/>
          </w:rPr>
          <w:fldChar w:fldCharType="begin"/>
        </w:r>
        <w:r w:rsidR="00400830">
          <w:rPr>
            <w:noProof/>
            <w:webHidden/>
          </w:rPr>
          <w:instrText xml:space="preserve"> PAGEREF _Toc484791153 \h </w:instrText>
        </w:r>
        <w:r w:rsidR="00400830">
          <w:rPr>
            <w:noProof/>
            <w:webHidden/>
          </w:rPr>
        </w:r>
        <w:r w:rsidR="00400830">
          <w:rPr>
            <w:noProof/>
            <w:webHidden/>
          </w:rPr>
          <w:fldChar w:fldCharType="separate"/>
        </w:r>
        <w:r w:rsidR="00400830">
          <w:rPr>
            <w:noProof/>
            <w:webHidden/>
          </w:rPr>
          <w:t>52</w:t>
        </w:r>
        <w:r w:rsidR="00400830">
          <w:rPr>
            <w:noProof/>
            <w:webHidden/>
          </w:rPr>
          <w:fldChar w:fldCharType="end"/>
        </w:r>
      </w:hyperlink>
    </w:p>
    <w:p w14:paraId="16390D73"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4" w:history="1">
        <w:r w:rsidR="00400830" w:rsidRPr="00AA6C90">
          <w:rPr>
            <w:rStyle w:val="Hyperlink"/>
            <w:noProof/>
          </w:rPr>
          <w:t>8.2.3.19.2.</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 flow without states (flow charts)</w:t>
        </w:r>
        <w:r w:rsidR="00400830">
          <w:rPr>
            <w:noProof/>
            <w:webHidden/>
          </w:rPr>
          <w:tab/>
        </w:r>
        <w:r w:rsidR="00400830">
          <w:rPr>
            <w:noProof/>
            <w:webHidden/>
          </w:rPr>
          <w:fldChar w:fldCharType="begin"/>
        </w:r>
        <w:r w:rsidR="00400830">
          <w:rPr>
            <w:noProof/>
            <w:webHidden/>
          </w:rPr>
          <w:instrText xml:space="preserve"> PAGEREF _Toc484791154 \h </w:instrText>
        </w:r>
        <w:r w:rsidR="00400830">
          <w:rPr>
            <w:noProof/>
            <w:webHidden/>
          </w:rPr>
        </w:r>
        <w:r w:rsidR="00400830">
          <w:rPr>
            <w:noProof/>
            <w:webHidden/>
          </w:rPr>
          <w:fldChar w:fldCharType="separate"/>
        </w:r>
        <w:r w:rsidR="00400830">
          <w:rPr>
            <w:noProof/>
            <w:webHidden/>
          </w:rPr>
          <w:t>54</w:t>
        </w:r>
        <w:r w:rsidR="00400830">
          <w:rPr>
            <w:noProof/>
            <w:webHidden/>
          </w:rPr>
          <w:fldChar w:fldCharType="end"/>
        </w:r>
      </w:hyperlink>
    </w:p>
    <w:p w14:paraId="25C5B298"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5" w:history="1">
        <w:r w:rsidR="00400830" w:rsidRPr="00AA6C90">
          <w:rPr>
            <w:rStyle w:val="Hyperlink"/>
            <w:noProof/>
          </w:rPr>
          <w:t>8.2.3.19.3.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Stateflow with graphical functions local to a chart</w:t>
        </w:r>
        <w:r w:rsidR="00400830">
          <w:rPr>
            <w:noProof/>
            <w:webHidden/>
          </w:rPr>
          <w:tab/>
        </w:r>
        <w:r w:rsidR="00400830">
          <w:rPr>
            <w:noProof/>
            <w:webHidden/>
          </w:rPr>
          <w:fldChar w:fldCharType="begin"/>
        </w:r>
        <w:r w:rsidR="00400830">
          <w:rPr>
            <w:noProof/>
            <w:webHidden/>
          </w:rPr>
          <w:instrText xml:space="preserve"> PAGEREF _Toc484791155 \h </w:instrText>
        </w:r>
        <w:r w:rsidR="00400830">
          <w:rPr>
            <w:noProof/>
            <w:webHidden/>
          </w:rPr>
        </w:r>
        <w:r w:rsidR="00400830">
          <w:rPr>
            <w:noProof/>
            <w:webHidden/>
          </w:rPr>
          <w:fldChar w:fldCharType="separate"/>
        </w:r>
        <w:r w:rsidR="00400830">
          <w:rPr>
            <w:noProof/>
            <w:webHidden/>
          </w:rPr>
          <w:t>56</w:t>
        </w:r>
        <w:r w:rsidR="00400830">
          <w:rPr>
            <w:noProof/>
            <w:webHidden/>
          </w:rPr>
          <w:fldChar w:fldCharType="end"/>
        </w:r>
      </w:hyperlink>
    </w:p>
    <w:p w14:paraId="2C614571"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6" w:history="1">
        <w:r w:rsidR="00400830" w:rsidRPr="00AA6C90">
          <w:rPr>
            <w:rStyle w:val="Hyperlink"/>
            <w:noProof/>
          </w:rPr>
          <w:t>8.2.3.19.4.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Stateflow with global graphical functions</w:t>
        </w:r>
        <w:r w:rsidR="00400830">
          <w:rPr>
            <w:noProof/>
            <w:webHidden/>
          </w:rPr>
          <w:tab/>
        </w:r>
        <w:r w:rsidR="00400830">
          <w:rPr>
            <w:noProof/>
            <w:webHidden/>
          </w:rPr>
          <w:fldChar w:fldCharType="begin"/>
        </w:r>
        <w:r w:rsidR="00400830">
          <w:rPr>
            <w:noProof/>
            <w:webHidden/>
          </w:rPr>
          <w:instrText xml:space="preserve"> PAGEREF _Toc484791156 \h </w:instrText>
        </w:r>
        <w:r w:rsidR="00400830">
          <w:rPr>
            <w:noProof/>
            <w:webHidden/>
          </w:rPr>
        </w:r>
        <w:r w:rsidR="00400830">
          <w:rPr>
            <w:noProof/>
            <w:webHidden/>
          </w:rPr>
          <w:fldChar w:fldCharType="separate"/>
        </w:r>
        <w:r w:rsidR="00400830">
          <w:rPr>
            <w:noProof/>
            <w:webHidden/>
          </w:rPr>
          <w:t>57</w:t>
        </w:r>
        <w:r w:rsidR="00400830">
          <w:rPr>
            <w:noProof/>
            <w:webHidden/>
          </w:rPr>
          <w:fldChar w:fldCharType="end"/>
        </w:r>
      </w:hyperlink>
    </w:p>
    <w:p w14:paraId="2AB1B9D2"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7" w:history="1">
        <w:r w:rsidR="00400830" w:rsidRPr="00AA6C90">
          <w:rPr>
            <w:rStyle w:val="Hyperlink"/>
            <w:noProof/>
          </w:rPr>
          <w:t>8.2.3.19.5.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Vector signal processing in Stateflow</w:t>
        </w:r>
        <w:r w:rsidR="00400830">
          <w:rPr>
            <w:noProof/>
            <w:webHidden/>
          </w:rPr>
          <w:tab/>
        </w:r>
        <w:r w:rsidR="00400830">
          <w:rPr>
            <w:noProof/>
            <w:webHidden/>
          </w:rPr>
          <w:fldChar w:fldCharType="begin"/>
        </w:r>
        <w:r w:rsidR="00400830">
          <w:rPr>
            <w:noProof/>
            <w:webHidden/>
          </w:rPr>
          <w:instrText xml:space="preserve"> PAGEREF _Toc484791157 \h </w:instrText>
        </w:r>
        <w:r w:rsidR="00400830">
          <w:rPr>
            <w:noProof/>
            <w:webHidden/>
          </w:rPr>
        </w:r>
        <w:r w:rsidR="00400830">
          <w:rPr>
            <w:noProof/>
            <w:webHidden/>
          </w:rPr>
          <w:fldChar w:fldCharType="separate"/>
        </w:r>
        <w:r w:rsidR="00400830">
          <w:rPr>
            <w:noProof/>
            <w:webHidden/>
          </w:rPr>
          <w:t>58</w:t>
        </w:r>
        <w:r w:rsidR="00400830">
          <w:rPr>
            <w:noProof/>
            <w:webHidden/>
          </w:rPr>
          <w:fldChar w:fldCharType="end"/>
        </w:r>
      </w:hyperlink>
    </w:p>
    <w:p w14:paraId="7F3288D9"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8" w:history="1">
        <w:r w:rsidR="00400830" w:rsidRPr="00AA6C90">
          <w:rPr>
            <w:rStyle w:val="Hyperlink"/>
            <w:noProof/>
          </w:rPr>
          <w:t>8.2.3.19.6.</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Usage of intrinsic operators</w:t>
        </w:r>
        <w:r w:rsidR="00400830">
          <w:rPr>
            <w:noProof/>
            <w:webHidden/>
          </w:rPr>
          <w:tab/>
        </w:r>
        <w:r w:rsidR="00400830">
          <w:rPr>
            <w:noProof/>
            <w:webHidden/>
          </w:rPr>
          <w:fldChar w:fldCharType="begin"/>
        </w:r>
        <w:r w:rsidR="00400830">
          <w:rPr>
            <w:noProof/>
            <w:webHidden/>
          </w:rPr>
          <w:instrText xml:space="preserve"> PAGEREF _Toc484791158 \h </w:instrText>
        </w:r>
        <w:r w:rsidR="00400830">
          <w:rPr>
            <w:noProof/>
            <w:webHidden/>
          </w:rPr>
        </w:r>
        <w:r w:rsidR="00400830">
          <w:rPr>
            <w:noProof/>
            <w:webHidden/>
          </w:rPr>
          <w:fldChar w:fldCharType="separate"/>
        </w:r>
        <w:r w:rsidR="00400830">
          <w:rPr>
            <w:noProof/>
            <w:webHidden/>
          </w:rPr>
          <w:t>59</w:t>
        </w:r>
        <w:r w:rsidR="00400830">
          <w:rPr>
            <w:noProof/>
            <w:webHidden/>
          </w:rPr>
          <w:fldChar w:fldCharType="end"/>
        </w:r>
      </w:hyperlink>
    </w:p>
    <w:p w14:paraId="50B8EBAF" w14:textId="77777777" w:rsidR="00400830" w:rsidRDefault="002956AD">
      <w:pPr>
        <w:pStyle w:val="TOC1"/>
        <w:tabs>
          <w:tab w:val="left" w:pos="2365"/>
        </w:tabs>
        <w:rPr>
          <w:rFonts w:asciiTheme="minorHAnsi" w:eastAsiaTheme="minorEastAsia" w:hAnsiTheme="minorHAnsi" w:cstheme="minorBidi"/>
          <w:b w:val="0"/>
          <w:bCs w:val="0"/>
          <w:noProof/>
          <w:color w:val="auto"/>
          <w:sz w:val="22"/>
          <w:szCs w:val="22"/>
          <w:lang w:bidi="ar-SA"/>
        </w:rPr>
      </w:pPr>
      <w:hyperlink w:anchor="_Toc484791159" w:history="1">
        <w:r w:rsidR="00400830" w:rsidRPr="00AA6C90">
          <w:rPr>
            <w:rStyle w:val="Hyperlink"/>
            <w:noProof/>
          </w:rPr>
          <w:t>8.2.3.19.7.</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Calibration parameters inside Stateflow</w:t>
        </w:r>
        <w:r w:rsidR="00400830">
          <w:rPr>
            <w:noProof/>
            <w:webHidden/>
          </w:rPr>
          <w:tab/>
        </w:r>
        <w:r w:rsidR="00400830">
          <w:rPr>
            <w:noProof/>
            <w:webHidden/>
          </w:rPr>
          <w:fldChar w:fldCharType="begin"/>
        </w:r>
        <w:r w:rsidR="00400830">
          <w:rPr>
            <w:noProof/>
            <w:webHidden/>
          </w:rPr>
          <w:instrText xml:space="preserve"> PAGEREF _Toc484791159 \h </w:instrText>
        </w:r>
        <w:r w:rsidR="00400830">
          <w:rPr>
            <w:noProof/>
            <w:webHidden/>
          </w:rPr>
        </w:r>
        <w:r w:rsidR="00400830">
          <w:rPr>
            <w:noProof/>
            <w:webHidden/>
          </w:rPr>
          <w:fldChar w:fldCharType="separate"/>
        </w:r>
        <w:r w:rsidR="00400830">
          <w:rPr>
            <w:noProof/>
            <w:webHidden/>
          </w:rPr>
          <w:t>59</w:t>
        </w:r>
        <w:r w:rsidR="00400830">
          <w:rPr>
            <w:noProof/>
            <w:webHidden/>
          </w:rPr>
          <w:fldChar w:fldCharType="end"/>
        </w:r>
      </w:hyperlink>
    </w:p>
    <w:p w14:paraId="61368658"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60" w:history="1">
        <w:r w:rsidR="00400830" w:rsidRPr="00AA6C90">
          <w:rPr>
            <w:rStyle w:val="Hyperlink"/>
            <w:noProof/>
          </w:rPr>
          <w:t>8.2.3.20.</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Adherence to coloring guidelines</w:t>
        </w:r>
        <w:r w:rsidR="00400830">
          <w:rPr>
            <w:noProof/>
            <w:webHidden/>
          </w:rPr>
          <w:tab/>
        </w:r>
        <w:r w:rsidR="00400830">
          <w:rPr>
            <w:noProof/>
            <w:webHidden/>
          </w:rPr>
          <w:fldChar w:fldCharType="begin"/>
        </w:r>
        <w:r w:rsidR="00400830">
          <w:rPr>
            <w:noProof/>
            <w:webHidden/>
          </w:rPr>
          <w:instrText xml:space="preserve"> PAGEREF _Toc484791160 \h </w:instrText>
        </w:r>
        <w:r w:rsidR="00400830">
          <w:rPr>
            <w:noProof/>
            <w:webHidden/>
          </w:rPr>
        </w:r>
        <w:r w:rsidR="00400830">
          <w:rPr>
            <w:noProof/>
            <w:webHidden/>
          </w:rPr>
          <w:fldChar w:fldCharType="separate"/>
        </w:r>
        <w:r w:rsidR="00400830">
          <w:rPr>
            <w:noProof/>
            <w:webHidden/>
          </w:rPr>
          <w:t>63</w:t>
        </w:r>
        <w:r w:rsidR="00400830">
          <w:rPr>
            <w:noProof/>
            <w:webHidden/>
          </w:rPr>
          <w:fldChar w:fldCharType="end"/>
        </w:r>
      </w:hyperlink>
    </w:p>
    <w:p w14:paraId="03CCBBC8" w14:textId="77777777" w:rsidR="00400830" w:rsidRDefault="002956AD">
      <w:pPr>
        <w:pStyle w:val="TOC1"/>
        <w:tabs>
          <w:tab w:val="left" w:pos="2198"/>
        </w:tabs>
        <w:rPr>
          <w:rFonts w:asciiTheme="minorHAnsi" w:eastAsiaTheme="minorEastAsia" w:hAnsiTheme="minorHAnsi" w:cstheme="minorBidi"/>
          <w:b w:val="0"/>
          <w:bCs w:val="0"/>
          <w:noProof/>
          <w:color w:val="auto"/>
          <w:sz w:val="22"/>
          <w:szCs w:val="22"/>
          <w:lang w:bidi="ar-SA"/>
        </w:rPr>
      </w:pPr>
      <w:hyperlink w:anchor="_Toc484791161" w:history="1">
        <w:r w:rsidR="00400830" w:rsidRPr="00AA6C90">
          <w:rPr>
            <w:rStyle w:val="Hyperlink"/>
            <w:noProof/>
          </w:rPr>
          <w:t>8.2.3.21.</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Adherence to standard modeling guidelines</w:t>
        </w:r>
        <w:r w:rsidR="00400830">
          <w:rPr>
            <w:noProof/>
            <w:webHidden/>
          </w:rPr>
          <w:tab/>
        </w:r>
        <w:r w:rsidR="00400830">
          <w:rPr>
            <w:noProof/>
            <w:webHidden/>
          </w:rPr>
          <w:fldChar w:fldCharType="begin"/>
        </w:r>
        <w:r w:rsidR="00400830">
          <w:rPr>
            <w:noProof/>
            <w:webHidden/>
          </w:rPr>
          <w:instrText xml:space="preserve"> PAGEREF _Toc484791161 \h </w:instrText>
        </w:r>
        <w:r w:rsidR="00400830">
          <w:rPr>
            <w:noProof/>
            <w:webHidden/>
          </w:rPr>
        </w:r>
        <w:r w:rsidR="00400830">
          <w:rPr>
            <w:noProof/>
            <w:webHidden/>
          </w:rPr>
          <w:fldChar w:fldCharType="separate"/>
        </w:r>
        <w:r w:rsidR="00400830">
          <w:rPr>
            <w:noProof/>
            <w:webHidden/>
          </w:rPr>
          <w:t>63</w:t>
        </w:r>
        <w:r w:rsidR="00400830">
          <w:rPr>
            <w:noProof/>
            <w:webHidden/>
          </w:rPr>
          <w:fldChar w:fldCharType="end"/>
        </w:r>
      </w:hyperlink>
    </w:p>
    <w:p w14:paraId="604CAB04"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62" w:history="1">
        <w:r w:rsidR="00400830" w:rsidRPr="00AA6C90">
          <w:rPr>
            <w:rStyle w:val="Hyperlink"/>
            <w:noProof/>
          </w:rPr>
          <w:t>8.3.</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MKS revision inside models</w:t>
        </w:r>
        <w:r w:rsidR="00400830">
          <w:rPr>
            <w:noProof/>
            <w:webHidden/>
          </w:rPr>
          <w:tab/>
        </w:r>
        <w:r w:rsidR="00400830">
          <w:rPr>
            <w:noProof/>
            <w:webHidden/>
          </w:rPr>
          <w:fldChar w:fldCharType="begin"/>
        </w:r>
        <w:r w:rsidR="00400830">
          <w:rPr>
            <w:noProof/>
            <w:webHidden/>
          </w:rPr>
          <w:instrText xml:space="preserve"> PAGEREF _Toc484791162 \h </w:instrText>
        </w:r>
        <w:r w:rsidR="00400830">
          <w:rPr>
            <w:noProof/>
            <w:webHidden/>
          </w:rPr>
        </w:r>
        <w:r w:rsidR="00400830">
          <w:rPr>
            <w:noProof/>
            <w:webHidden/>
          </w:rPr>
          <w:fldChar w:fldCharType="separate"/>
        </w:r>
        <w:r w:rsidR="00400830">
          <w:rPr>
            <w:noProof/>
            <w:webHidden/>
          </w:rPr>
          <w:t>65</w:t>
        </w:r>
        <w:r w:rsidR="00400830">
          <w:rPr>
            <w:noProof/>
            <w:webHidden/>
          </w:rPr>
          <w:fldChar w:fldCharType="end"/>
        </w:r>
      </w:hyperlink>
    </w:p>
    <w:p w14:paraId="78499D9A"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63" w:history="1">
        <w:r w:rsidR="00400830" w:rsidRPr="00AA6C90">
          <w:rPr>
            <w:rStyle w:val="Hyperlink"/>
            <w:noProof/>
          </w:rPr>
          <w:t>8.4.</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Linking of detailed design specification in MKS to the model</w:t>
        </w:r>
        <w:r w:rsidR="00400830">
          <w:rPr>
            <w:noProof/>
            <w:webHidden/>
          </w:rPr>
          <w:tab/>
        </w:r>
        <w:r w:rsidR="00400830">
          <w:rPr>
            <w:noProof/>
            <w:webHidden/>
          </w:rPr>
          <w:fldChar w:fldCharType="begin"/>
        </w:r>
        <w:r w:rsidR="00400830">
          <w:rPr>
            <w:noProof/>
            <w:webHidden/>
          </w:rPr>
          <w:instrText xml:space="preserve"> PAGEREF _Toc484791163 \h </w:instrText>
        </w:r>
        <w:r w:rsidR="00400830">
          <w:rPr>
            <w:noProof/>
            <w:webHidden/>
          </w:rPr>
        </w:r>
        <w:r w:rsidR="00400830">
          <w:rPr>
            <w:noProof/>
            <w:webHidden/>
          </w:rPr>
          <w:fldChar w:fldCharType="separate"/>
        </w:r>
        <w:r w:rsidR="00400830">
          <w:rPr>
            <w:noProof/>
            <w:webHidden/>
          </w:rPr>
          <w:t>65</w:t>
        </w:r>
        <w:r w:rsidR="00400830">
          <w:rPr>
            <w:noProof/>
            <w:webHidden/>
          </w:rPr>
          <w:fldChar w:fldCharType="end"/>
        </w:r>
      </w:hyperlink>
    </w:p>
    <w:p w14:paraId="3B302564" w14:textId="77777777" w:rsidR="00400830" w:rsidRDefault="002956AD">
      <w:pPr>
        <w:pStyle w:val="TOC1"/>
        <w:tabs>
          <w:tab w:val="left" w:pos="1760"/>
        </w:tabs>
        <w:rPr>
          <w:rFonts w:asciiTheme="minorHAnsi" w:eastAsiaTheme="minorEastAsia" w:hAnsiTheme="minorHAnsi" w:cstheme="minorBidi"/>
          <w:b w:val="0"/>
          <w:bCs w:val="0"/>
          <w:noProof/>
          <w:color w:val="auto"/>
          <w:sz w:val="22"/>
          <w:szCs w:val="22"/>
          <w:lang w:bidi="ar-SA"/>
        </w:rPr>
      </w:pPr>
      <w:hyperlink w:anchor="_Toc484791164" w:history="1">
        <w:r w:rsidR="00400830" w:rsidRPr="00AA6C90">
          <w:rPr>
            <w:rStyle w:val="Hyperlink"/>
            <w:noProof/>
          </w:rPr>
          <w:t>8.5.</w:t>
        </w:r>
        <w:r w:rsidR="00400830">
          <w:rPr>
            <w:rFonts w:asciiTheme="minorHAnsi" w:eastAsiaTheme="minorEastAsia" w:hAnsiTheme="minorHAnsi" w:cstheme="minorBidi"/>
            <w:b w:val="0"/>
            <w:bCs w:val="0"/>
            <w:noProof/>
            <w:color w:val="auto"/>
            <w:sz w:val="22"/>
            <w:szCs w:val="22"/>
            <w:lang w:bidi="ar-SA"/>
          </w:rPr>
          <w:tab/>
        </w:r>
        <w:r w:rsidR="00400830" w:rsidRPr="00AA6C90">
          <w:rPr>
            <w:rStyle w:val="Hyperlink"/>
            <w:noProof/>
          </w:rPr>
          <w:t>Guidelines for SL-TL handshake</w:t>
        </w:r>
        <w:r w:rsidR="00400830">
          <w:rPr>
            <w:noProof/>
            <w:webHidden/>
          </w:rPr>
          <w:tab/>
        </w:r>
        <w:r w:rsidR="00400830">
          <w:rPr>
            <w:noProof/>
            <w:webHidden/>
          </w:rPr>
          <w:fldChar w:fldCharType="begin"/>
        </w:r>
        <w:r w:rsidR="00400830">
          <w:rPr>
            <w:noProof/>
            <w:webHidden/>
          </w:rPr>
          <w:instrText xml:space="preserve"> PAGEREF _Toc484791164 \h </w:instrText>
        </w:r>
        <w:r w:rsidR="00400830">
          <w:rPr>
            <w:noProof/>
            <w:webHidden/>
          </w:rPr>
        </w:r>
        <w:r w:rsidR="00400830">
          <w:rPr>
            <w:noProof/>
            <w:webHidden/>
          </w:rPr>
          <w:fldChar w:fldCharType="separate"/>
        </w:r>
        <w:r w:rsidR="00400830">
          <w:rPr>
            <w:noProof/>
            <w:webHidden/>
          </w:rPr>
          <w:t>66</w:t>
        </w:r>
        <w:r w:rsidR="00400830">
          <w:rPr>
            <w:noProof/>
            <w:webHidden/>
          </w:rPr>
          <w:fldChar w:fldCharType="end"/>
        </w:r>
      </w:hyperlink>
    </w:p>
    <w:p w14:paraId="7F798711" w14:textId="77777777" w:rsidR="00AC4345" w:rsidRDefault="000B1AD0" w:rsidP="008311EF">
      <w:pPr>
        <w:ind w:right="-91"/>
        <w:jc w:val="both"/>
        <w:rPr>
          <w:b w:val="0"/>
          <w:bCs w:val="0"/>
          <w:color w:val="auto"/>
        </w:rPr>
      </w:pPr>
      <w:r w:rsidRPr="00AC4345">
        <w:rPr>
          <w:b w:val="0"/>
          <w:bCs w:val="0"/>
          <w:color w:val="auto"/>
        </w:rPr>
        <w:fldChar w:fldCharType="end"/>
      </w:r>
    </w:p>
    <w:p w14:paraId="7F798712" w14:textId="77777777" w:rsidR="00224959" w:rsidRPr="006D7452" w:rsidRDefault="00224959" w:rsidP="00224959">
      <w:pPr>
        <w:pStyle w:val="Heading1"/>
        <w:numPr>
          <w:ilvl w:val="0"/>
          <w:numId w:val="1"/>
        </w:numPr>
        <w:ind w:left="1200" w:right="-91"/>
        <w:jc w:val="both"/>
        <w:rPr>
          <w:color w:val="auto"/>
          <w:szCs w:val="20"/>
        </w:rPr>
      </w:pPr>
      <w:bookmarkStart w:id="1" w:name="_Toc484791091"/>
      <w:bookmarkStart w:id="2" w:name="OLE_LINK1"/>
      <w:bookmarkStart w:id="3" w:name="OLE_LINK2"/>
      <w:r w:rsidRPr="006D7452">
        <w:rPr>
          <w:color w:val="auto"/>
          <w:szCs w:val="20"/>
        </w:rPr>
        <w:t>Scope</w:t>
      </w:r>
      <w:bookmarkEnd w:id="1"/>
    </w:p>
    <w:bookmarkEnd w:id="2"/>
    <w:bookmarkEnd w:id="3"/>
    <w:p w14:paraId="7F798713" w14:textId="77777777" w:rsidR="00224959" w:rsidRPr="00AC4345" w:rsidRDefault="00224959" w:rsidP="00224959">
      <w:pPr>
        <w:ind w:left="1200" w:right="-91"/>
        <w:jc w:val="both"/>
        <w:rPr>
          <w:b w:val="0"/>
          <w:bCs w:val="0"/>
          <w:color w:val="auto"/>
        </w:rPr>
      </w:pPr>
      <w:r w:rsidRPr="00AC4345">
        <w:rPr>
          <w:b w:val="0"/>
          <w:bCs w:val="0"/>
          <w:color w:val="auto"/>
        </w:rPr>
        <w:t>This document covers only guidelines related to Simulink or Stateflow model design from detailed design specification</w:t>
      </w:r>
    </w:p>
    <w:p w14:paraId="7F798714" w14:textId="77777777" w:rsidR="00224959" w:rsidRPr="00AC4345" w:rsidRDefault="00224959" w:rsidP="00224959">
      <w:pPr>
        <w:ind w:left="1200" w:right="-91"/>
        <w:jc w:val="both"/>
        <w:rPr>
          <w:b w:val="0"/>
          <w:bCs w:val="0"/>
          <w:color w:val="auto"/>
        </w:rPr>
      </w:pPr>
    </w:p>
    <w:p w14:paraId="7F798715" w14:textId="77777777" w:rsidR="00224959" w:rsidRPr="00AC4345" w:rsidRDefault="00224959" w:rsidP="00224959">
      <w:pPr>
        <w:ind w:left="1200" w:right="-91"/>
        <w:jc w:val="both"/>
        <w:rPr>
          <w:b w:val="0"/>
          <w:bCs w:val="0"/>
          <w:color w:val="auto"/>
        </w:rPr>
      </w:pPr>
      <w:r w:rsidRPr="00AC4345">
        <w:rPr>
          <w:b w:val="0"/>
          <w:bCs w:val="0"/>
          <w:color w:val="auto"/>
        </w:rPr>
        <w:t>Guidelines related to TargetLink code generation</w:t>
      </w:r>
      <w:r w:rsidR="00126238">
        <w:rPr>
          <w:b w:val="0"/>
          <w:bCs w:val="0"/>
          <w:color w:val="auto"/>
        </w:rPr>
        <w:t xml:space="preserve"> and</w:t>
      </w:r>
      <w:r w:rsidRPr="00AC4345">
        <w:rPr>
          <w:b w:val="0"/>
          <w:bCs w:val="0"/>
          <w:color w:val="auto"/>
        </w:rPr>
        <w:t xml:space="preserve"> testing </w:t>
      </w:r>
      <w:r>
        <w:rPr>
          <w:b w:val="0"/>
          <w:bCs w:val="0"/>
          <w:color w:val="auto"/>
        </w:rPr>
        <w:t xml:space="preserve">are not </w:t>
      </w:r>
      <w:r w:rsidR="00126238">
        <w:rPr>
          <w:b w:val="0"/>
          <w:bCs w:val="0"/>
          <w:color w:val="auto"/>
        </w:rPr>
        <w:t>in the scope of this</w:t>
      </w:r>
      <w:r>
        <w:rPr>
          <w:b w:val="0"/>
          <w:bCs w:val="0"/>
          <w:color w:val="auto"/>
        </w:rPr>
        <w:t xml:space="preserve"> document.</w:t>
      </w:r>
    </w:p>
    <w:p w14:paraId="7F798716" w14:textId="77777777" w:rsidR="00842A5E" w:rsidRPr="006D7452" w:rsidRDefault="00842A5E" w:rsidP="00943481">
      <w:pPr>
        <w:pStyle w:val="Heading1"/>
        <w:numPr>
          <w:ilvl w:val="0"/>
          <w:numId w:val="1"/>
        </w:numPr>
        <w:ind w:left="1200" w:right="-91"/>
        <w:jc w:val="both"/>
        <w:rPr>
          <w:color w:val="auto"/>
          <w:szCs w:val="20"/>
        </w:rPr>
      </w:pPr>
      <w:bookmarkStart w:id="4" w:name="_Toc484791092"/>
      <w:r w:rsidRPr="006D7452">
        <w:rPr>
          <w:color w:val="auto"/>
          <w:szCs w:val="20"/>
        </w:rPr>
        <w:t>Purpose</w:t>
      </w:r>
      <w:bookmarkEnd w:id="4"/>
    </w:p>
    <w:p w14:paraId="7F798717" w14:textId="77777777" w:rsidR="00842A5E" w:rsidRPr="00AC4345" w:rsidRDefault="00F32968" w:rsidP="00943481">
      <w:pPr>
        <w:ind w:left="1200" w:right="-91"/>
        <w:jc w:val="both"/>
        <w:rPr>
          <w:b w:val="0"/>
          <w:bCs w:val="0"/>
          <w:color w:val="auto"/>
        </w:rPr>
      </w:pPr>
      <w:r w:rsidRPr="00AC4345">
        <w:rPr>
          <w:b w:val="0"/>
          <w:bCs w:val="0"/>
          <w:color w:val="auto"/>
        </w:rPr>
        <w:t>This docum</w:t>
      </w:r>
      <w:r w:rsidR="00C30134" w:rsidRPr="00AC4345">
        <w:rPr>
          <w:b w:val="0"/>
          <w:bCs w:val="0"/>
          <w:color w:val="auto"/>
        </w:rPr>
        <w:t>ent contains Model Based D</w:t>
      </w:r>
      <w:r w:rsidRPr="00AC4345">
        <w:rPr>
          <w:b w:val="0"/>
          <w:bCs w:val="0"/>
          <w:color w:val="auto"/>
        </w:rPr>
        <w:t xml:space="preserve">esign guidelines for modeling a component and module using Matlab, Simulink, </w:t>
      </w:r>
      <w:r w:rsidR="008E4FB0" w:rsidRPr="00AC4345">
        <w:rPr>
          <w:b w:val="0"/>
          <w:bCs w:val="0"/>
          <w:color w:val="auto"/>
        </w:rPr>
        <w:t>Stateflow</w:t>
      </w:r>
      <w:r w:rsidRPr="00AC4345">
        <w:rPr>
          <w:b w:val="0"/>
          <w:bCs w:val="0"/>
          <w:color w:val="auto"/>
        </w:rPr>
        <w:t xml:space="preserve"> tools</w:t>
      </w:r>
      <w:r w:rsidR="001136EA" w:rsidRPr="00AC4345">
        <w:rPr>
          <w:b w:val="0"/>
          <w:bCs w:val="0"/>
          <w:color w:val="auto"/>
        </w:rPr>
        <w:t>.</w:t>
      </w:r>
    </w:p>
    <w:p w14:paraId="7F798718" w14:textId="77777777" w:rsidR="002C5399" w:rsidRPr="006D7452" w:rsidRDefault="002C5399" w:rsidP="00943481">
      <w:pPr>
        <w:pStyle w:val="Heading1"/>
        <w:numPr>
          <w:ilvl w:val="0"/>
          <w:numId w:val="1"/>
        </w:numPr>
        <w:ind w:left="1200" w:right="-91"/>
        <w:jc w:val="both"/>
        <w:rPr>
          <w:color w:val="auto"/>
          <w:szCs w:val="32"/>
        </w:rPr>
      </w:pPr>
      <w:bookmarkStart w:id="5" w:name="_Toc484791093"/>
      <w:r w:rsidRPr="006D7452">
        <w:rPr>
          <w:color w:val="auto"/>
          <w:szCs w:val="32"/>
        </w:rPr>
        <w:t>Acronyms</w:t>
      </w:r>
      <w:bookmarkEnd w:id="5"/>
    </w:p>
    <w:p w14:paraId="7F798719" w14:textId="77777777" w:rsidR="002C5399" w:rsidRPr="00AC4345" w:rsidRDefault="002C5399" w:rsidP="00943481">
      <w:pPr>
        <w:ind w:left="1200" w:right="-91"/>
        <w:jc w:val="both"/>
        <w:rPr>
          <w:b w:val="0"/>
          <w:bCs w:val="0"/>
        </w:rPr>
      </w:pPr>
    </w:p>
    <w:p w14:paraId="7F79871A" w14:textId="77777777" w:rsidR="00CC1B3A" w:rsidRPr="00AC4345" w:rsidRDefault="00CC1B3A" w:rsidP="00943481">
      <w:pPr>
        <w:ind w:left="1200" w:right="-91"/>
        <w:jc w:val="both"/>
        <w:rPr>
          <w:b w:val="0"/>
          <w:bCs w:val="0"/>
        </w:rPr>
      </w:pPr>
      <w:r w:rsidRPr="00AC4345">
        <w:rPr>
          <w:b w:val="0"/>
          <w:bCs w:val="0"/>
        </w:rPr>
        <w:t xml:space="preserve">AUTOSAR </w:t>
      </w:r>
      <w:r w:rsidRPr="00AC4345">
        <w:rPr>
          <w:b w:val="0"/>
          <w:bCs w:val="0"/>
        </w:rPr>
        <w:tab/>
        <w:t xml:space="preserve">– </w:t>
      </w:r>
      <w:r w:rsidR="0060682B" w:rsidRPr="00AC4345">
        <w:rPr>
          <w:b w:val="0"/>
          <w:bCs w:val="0"/>
        </w:rPr>
        <w:t>Aut</w:t>
      </w:r>
      <w:r w:rsidRPr="00AC4345">
        <w:rPr>
          <w:b w:val="0"/>
          <w:bCs w:val="0"/>
        </w:rPr>
        <w:t>omotive Open System Architecture</w:t>
      </w:r>
    </w:p>
    <w:p w14:paraId="7F79871B" w14:textId="77777777" w:rsidR="002F5536" w:rsidRPr="00AC4345" w:rsidRDefault="002F5536" w:rsidP="00943481">
      <w:pPr>
        <w:ind w:left="1200" w:right="-91"/>
        <w:jc w:val="both"/>
        <w:rPr>
          <w:b w:val="0"/>
          <w:bCs w:val="0"/>
        </w:rPr>
      </w:pPr>
      <w:r w:rsidRPr="00AC4345">
        <w:rPr>
          <w:b w:val="0"/>
          <w:bCs w:val="0"/>
        </w:rPr>
        <w:t>SWC</w:t>
      </w:r>
      <w:r w:rsidR="00CC1B3A" w:rsidRPr="00AC4345">
        <w:rPr>
          <w:b w:val="0"/>
          <w:bCs w:val="0"/>
        </w:rPr>
        <w:tab/>
      </w:r>
      <w:r w:rsidR="00CC1B3A" w:rsidRPr="00AC4345">
        <w:rPr>
          <w:b w:val="0"/>
          <w:bCs w:val="0"/>
        </w:rPr>
        <w:tab/>
      </w:r>
      <w:r w:rsidRPr="00AC4345">
        <w:rPr>
          <w:b w:val="0"/>
          <w:bCs w:val="0"/>
        </w:rPr>
        <w:t>– Software Component</w:t>
      </w:r>
    </w:p>
    <w:p w14:paraId="7F79871C" w14:textId="77777777" w:rsidR="00700ED2" w:rsidRPr="00AC4345" w:rsidRDefault="00700ED2" w:rsidP="00943481">
      <w:pPr>
        <w:ind w:left="1200" w:right="-91"/>
        <w:jc w:val="both"/>
        <w:rPr>
          <w:b w:val="0"/>
          <w:bCs w:val="0"/>
        </w:rPr>
      </w:pPr>
      <w:r w:rsidRPr="00AC4345">
        <w:rPr>
          <w:b w:val="0"/>
          <w:bCs w:val="0"/>
        </w:rPr>
        <w:t xml:space="preserve">SL </w:t>
      </w:r>
      <w:r w:rsidR="00CC1B3A" w:rsidRPr="00AC4345">
        <w:rPr>
          <w:b w:val="0"/>
          <w:bCs w:val="0"/>
        </w:rPr>
        <w:tab/>
      </w:r>
      <w:r w:rsidR="00CC1B3A" w:rsidRPr="00AC4345">
        <w:rPr>
          <w:b w:val="0"/>
          <w:bCs w:val="0"/>
        </w:rPr>
        <w:tab/>
      </w:r>
      <w:r w:rsidRPr="00AC4345">
        <w:rPr>
          <w:b w:val="0"/>
          <w:bCs w:val="0"/>
        </w:rPr>
        <w:t>– Simulink</w:t>
      </w:r>
    </w:p>
    <w:p w14:paraId="7F79871D" w14:textId="77777777" w:rsidR="00353658" w:rsidRDefault="00700ED2" w:rsidP="00943481">
      <w:pPr>
        <w:ind w:left="1200" w:right="-91"/>
        <w:jc w:val="both"/>
        <w:rPr>
          <w:b w:val="0"/>
          <w:bCs w:val="0"/>
        </w:rPr>
      </w:pPr>
      <w:r w:rsidRPr="00AC4345">
        <w:rPr>
          <w:b w:val="0"/>
          <w:bCs w:val="0"/>
        </w:rPr>
        <w:t xml:space="preserve">TL </w:t>
      </w:r>
      <w:r w:rsidR="00CC1B3A" w:rsidRPr="00AC4345">
        <w:rPr>
          <w:b w:val="0"/>
          <w:bCs w:val="0"/>
        </w:rPr>
        <w:tab/>
      </w:r>
      <w:r w:rsidR="00CC1B3A" w:rsidRPr="00AC4345">
        <w:rPr>
          <w:b w:val="0"/>
          <w:bCs w:val="0"/>
        </w:rPr>
        <w:tab/>
      </w:r>
      <w:r w:rsidRPr="00AC4345">
        <w:rPr>
          <w:b w:val="0"/>
          <w:bCs w:val="0"/>
        </w:rPr>
        <w:t>– TargetLink</w:t>
      </w:r>
    </w:p>
    <w:p w14:paraId="7F79871E" w14:textId="77777777" w:rsidR="00353658" w:rsidRDefault="00353658" w:rsidP="00943481">
      <w:pPr>
        <w:ind w:left="1200" w:right="-91"/>
        <w:jc w:val="both"/>
        <w:rPr>
          <w:b w:val="0"/>
          <w:bCs w:val="0"/>
        </w:rPr>
      </w:pPr>
      <w:r>
        <w:rPr>
          <w:b w:val="0"/>
          <w:bCs w:val="0"/>
        </w:rPr>
        <w:t xml:space="preserve">mBSP </w:t>
      </w:r>
      <w:r>
        <w:rPr>
          <w:b w:val="0"/>
          <w:bCs w:val="0"/>
        </w:rPr>
        <w:tab/>
      </w:r>
      <w:r>
        <w:rPr>
          <w:b w:val="0"/>
          <w:bCs w:val="0"/>
        </w:rPr>
        <w:tab/>
        <w:t xml:space="preserve">- </w:t>
      </w:r>
      <w:r w:rsidRPr="00353658">
        <w:rPr>
          <w:bCs w:val="0"/>
        </w:rPr>
        <w:t>m</w:t>
      </w:r>
      <w:r>
        <w:rPr>
          <w:b w:val="0"/>
          <w:bCs w:val="0"/>
        </w:rPr>
        <w:t xml:space="preserve">odular </w:t>
      </w:r>
      <w:r w:rsidRPr="00353658">
        <w:rPr>
          <w:bCs w:val="0"/>
        </w:rPr>
        <w:t>B</w:t>
      </w:r>
      <w:r>
        <w:rPr>
          <w:b w:val="0"/>
          <w:bCs w:val="0"/>
        </w:rPr>
        <w:t xml:space="preserve">raking </w:t>
      </w:r>
      <w:r w:rsidRPr="00353658">
        <w:rPr>
          <w:bCs w:val="0"/>
        </w:rPr>
        <w:t>S</w:t>
      </w:r>
      <w:r>
        <w:rPr>
          <w:b w:val="0"/>
          <w:bCs w:val="0"/>
        </w:rPr>
        <w:t xml:space="preserve">ystem </w:t>
      </w:r>
      <w:r w:rsidRPr="00353658">
        <w:rPr>
          <w:bCs w:val="0"/>
        </w:rPr>
        <w:t>P</w:t>
      </w:r>
      <w:r>
        <w:rPr>
          <w:b w:val="0"/>
          <w:bCs w:val="0"/>
        </w:rPr>
        <w:t>latform</w:t>
      </w:r>
    </w:p>
    <w:p w14:paraId="7F79871F" w14:textId="77777777" w:rsidR="00700ED2" w:rsidRPr="00AC4345" w:rsidRDefault="00353658" w:rsidP="00943481">
      <w:pPr>
        <w:ind w:left="1200" w:right="-91"/>
        <w:jc w:val="both"/>
        <w:rPr>
          <w:b w:val="0"/>
          <w:bCs w:val="0"/>
        </w:rPr>
      </w:pPr>
      <w:r>
        <w:rPr>
          <w:b w:val="0"/>
          <w:bCs w:val="0"/>
        </w:rPr>
        <w:t>FACT</w:t>
      </w:r>
      <w:r>
        <w:rPr>
          <w:b w:val="0"/>
          <w:bCs w:val="0"/>
        </w:rPr>
        <w:tab/>
      </w:r>
      <w:r>
        <w:rPr>
          <w:b w:val="0"/>
          <w:bCs w:val="0"/>
        </w:rPr>
        <w:tab/>
        <w:t xml:space="preserve">- </w:t>
      </w:r>
      <w:r w:rsidRPr="00353658">
        <w:rPr>
          <w:bCs w:val="0"/>
        </w:rPr>
        <w:t>F</w:t>
      </w:r>
      <w:r w:rsidRPr="00353658">
        <w:rPr>
          <w:b w:val="0"/>
          <w:bCs w:val="0"/>
        </w:rPr>
        <w:t xml:space="preserve">unctional </w:t>
      </w:r>
      <w:r w:rsidRPr="00353658">
        <w:rPr>
          <w:bCs w:val="0"/>
        </w:rPr>
        <w:t>A</w:t>
      </w:r>
      <w:r w:rsidRPr="00353658">
        <w:rPr>
          <w:b w:val="0"/>
          <w:bCs w:val="0"/>
        </w:rPr>
        <w:t xml:space="preserve">rchitecture </w:t>
      </w:r>
      <w:r w:rsidRPr="00353658">
        <w:rPr>
          <w:bCs w:val="0"/>
        </w:rPr>
        <w:t>C</w:t>
      </w:r>
      <w:r w:rsidRPr="00353658">
        <w:rPr>
          <w:b w:val="0"/>
          <w:bCs w:val="0"/>
        </w:rPr>
        <w:t xml:space="preserve">onstruction </w:t>
      </w:r>
      <w:r w:rsidRPr="00353658">
        <w:rPr>
          <w:bCs w:val="0"/>
        </w:rPr>
        <w:t>T</w:t>
      </w:r>
      <w:r w:rsidRPr="00353658">
        <w:rPr>
          <w:b w:val="0"/>
          <w:bCs w:val="0"/>
        </w:rPr>
        <w:t>ool</w:t>
      </w:r>
      <w:r w:rsidR="00700ED2" w:rsidRPr="00AC4345">
        <w:rPr>
          <w:b w:val="0"/>
          <w:bCs w:val="0"/>
        </w:rPr>
        <w:t xml:space="preserve"> </w:t>
      </w:r>
    </w:p>
    <w:p w14:paraId="7F798720" w14:textId="77777777" w:rsidR="00D10474" w:rsidRPr="006D7452" w:rsidRDefault="00A0099B" w:rsidP="00943481">
      <w:pPr>
        <w:pStyle w:val="Heading1"/>
        <w:numPr>
          <w:ilvl w:val="0"/>
          <w:numId w:val="1"/>
        </w:numPr>
        <w:ind w:left="1200" w:right="-91"/>
        <w:jc w:val="both"/>
        <w:rPr>
          <w:color w:val="auto"/>
          <w:szCs w:val="32"/>
        </w:rPr>
      </w:pPr>
      <w:bookmarkStart w:id="6" w:name="_Toc484791094"/>
      <w:r w:rsidRPr="006D7452">
        <w:rPr>
          <w:color w:val="auto"/>
          <w:szCs w:val="32"/>
        </w:rPr>
        <w:t>Points to note:</w:t>
      </w:r>
      <w:bookmarkEnd w:id="6"/>
    </w:p>
    <w:p w14:paraId="7F798721" w14:textId="77777777" w:rsidR="00A0099B" w:rsidRPr="00A0099B" w:rsidRDefault="00A0099B" w:rsidP="00A0099B">
      <w:pPr>
        <w:ind w:left="1200"/>
        <w:rPr>
          <w:b w:val="0"/>
          <w:color w:val="auto"/>
        </w:rPr>
      </w:pPr>
      <w:r w:rsidRPr="00A0099B">
        <w:rPr>
          <w:b w:val="0"/>
          <w:color w:val="auto"/>
        </w:rPr>
        <w:t>Some guidelines highlighted in yellow background are still under discussion</w:t>
      </w:r>
      <w:r w:rsidR="001605B9">
        <w:rPr>
          <w:b w:val="0"/>
          <w:color w:val="auto"/>
        </w:rPr>
        <w:t>.</w:t>
      </w:r>
    </w:p>
    <w:p w14:paraId="7F798722" w14:textId="77777777" w:rsidR="00781C0F" w:rsidRPr="00AC4345" w:rsidRDefault="00781C0F" w:rsidP="00943481">
      <w:pPr>
        <w:ind w:left="1200" w:right="-91"/>
        <w:jc w:val="both"/>
        <w:rPr>
          <w:b w:val="0"/>
          <w:bCs w:val="0"/>
        </w:rPr>
      </w:pPr>
    </w:p>
    <w:p w14:paraId="7F798723" w14:textId="77777777" w:rsidR="00E31839" w:rsidRPr="006D7452" w:rsidRDefault="00CD0A16" w:rsidP="00943481">
      <w:pPr>
        <w:pStyle w:val="Heading1"/>
        <w:numPr>
          <w:ilvl w:val="0"/>
          <w:numId w:val="1"/>
        </w:numPr>
        <w:tabs>
          <w:tab w:val="num" w:pos="840"/>
        </w:tabs>
        <w:ind w:left="1200" w:right="-91"/>
        <w:jc w:val="both"/>
        <w:rPr>
          <w:bCs w:val="0"/>
          <w:color w:val="auto"/>
          <w:szCs w:val="32"/>
        </w:rPr>
      </w:pPr>
      <w:bookmarkStart w:id="7" w:name="_Toc403033076"/>
      <w:bookmarkStart w:id="8" w:name="_Toc484791095"/>
      <w:r w:rsidRPr="006D7452">
        <w:rPr>
          <w:bCs w:val="0"/>
          <w:color w:val="auto"/>
          <w:szCs w:val="32"/>
        </w:rPr>
        <w:t>SW detailed design specification</w:t>
      </w:r>
      <w:r w:rsidR="00E31839" w:rsidRPr="006D7452">
        <w:rPr>
          <w:bCs w:val="0"/>
          <w:color w:val="auto"/>
          <w:szCs w:val="32"/>
        </w:rPr>
        <w:t xml:space="preserve"> in MKS RM</w:t>
      </w:r>
      <w:bookmarkEnd w:id="7"/>
      <w:bookmarkEnd w:id="8"/>
    </w:p>
    <w:p w14:paraId="7F798724" w14:textId="77777777" w:rsidR="00E31839" w:rsidRPr="00AC4345" w:rsidRDefault="00E31839" w:rsidP="00943481">
      <w:pPr>
        <w:ind w:right="-91"/>
        <w:jc w:val="both"/>
      </w:pPr>
    </w:p>
    <w:p w14:paraId="7F798725" w14:textId="77777777" w:rsidR="00B6024A" w:rsidRPr="00AC4345" w:rsidRDefault="000843B7" w:rsidP="00943481">
      <w:pPr>
        <w:pStyle w:val="ListParagraph"/>
        <w:numPr>
          <w:ilvl w:val="0"/>
          <w:numId w:val="19"/>
        </w:numPr>
        <w:ind w:right="-91"/>
        <w:jc w:val="both"/>
        <w:rPr>
          <w:b w:val="0"/>
          <w:bCs w:val="0"/>
          <w:color w:val="auto"/>
          <w:szCs w:val="20"/>
        </w:rPr>
      </w:pPr>
      <w:r w:rsidRPr="00AC4345">
        <w:rPr>
          <w:b w:val="0"/>
          <w:bCs w:val="0"/>
          <w:color w:val="auto"/>
          <w:szCs w:val="20"/>
        </w:rPr>
        <w:t xml:space="preserve">As a prerequisite, a </w:t>
      </w:r>
      <w:r w:rsidR="00CD0A16" w:rsidRPr="00AC4345">
        <w:rPr>
          <w:b w:val="0"/>
          <w:bCs w:val="0"/>
          <w:color w:val="auto"/>
          <w:szCs w:val="20"/>
        </w:rPr>
        <w:t>SW detailed design specification</w:t>
      </w:r>
      <w:r w:rsidR="008E0C2D">
        <w:rPr>
          <w:b w:val="0"/>
          <w:bCs w:val="0"/>
          <w:color w:val="auto"/>
          <w:szCs w:val="20"/>
        </w:rPr>
        <w:t xml:space="preserve"> (</w:t>
      </w:r>
      <w:r w:rsidR="00353658">
        <w:rPr>
          <w:b w:val="0"/>
          <w:bCs w:val="0"/>
          <w:color w:val="auto"/>
          <w:szCs w:val="20"/>
        </w:rPr>
        <w:t xml:space="preserve">for </w:t>
      </w:r>
      <w:r w:rsidR="008E0C2D">
        <w:rPr>
          <w:b w:val="0"/>
          <w:bCs w:val="0"/>
          <w:color w:val="auto"/>
          <w:szCs w:val="20"/>
        </w:rPr>
        <w:t>component &amp; module</w:t>
      </w:r>
      <w:r w:rsidR="00353658">
        <w:rPr>
          <w:b w:val="0"/>
          <w:bCs w:val="0"/>
          <w:color w:val="auto"/>
          <w:szCs w:val="20"/>
        </w:rPr>
        <w:t>s underneath</w:t>
      </w:r>
      <w:r w:rsidR="008E0C2D">
        <w:rPr>
          <w:b w:val="0"/>
          <w:bCs w:val="0"/>
          <w:color w:val="auto"/>
          <w:szCs w:val="20"/>
        </w:rPr>
        <w:t>)</w:t>
      </w:r>
      <w:r w:rsidR="00E31839" w:rsidRPr="00AC4345">
        <w:rPr>
          <w:b w:val="0"/>
          <w:bCs w:val="0"/>
          <w:color w:val="auto"/>
          <w:szCs w:val="20"/>
        </w:rPr>
        <w:t xml:space="preserve"> should be available in the MKS RM before component</w:t>
      </w:r>
      <w:r w:rsidRPr="00AC4345">
        <w:rPr>
          <w:b w:val="0"/>
          <w:bCs w:val="0"/>
          <w:color w:val="auto"/>
          <w:szCs w:val="20"/>
        </w:rPr>
        <w:t xml:space="preserve"> or module</w:t>
      </w:r>
      <w:r w:rsidR="00E31839" w:rsidRPr="00AC4345">
        <w:rPr>
          <w:b w:val="0"/>
          <w:bCs w:val="0"/>
          <w:color w:val="auto"/>
          <w:szCs w:val="20"/>
        </w:rPr>
        <w:t xml:space="preserve"> design</w:t>
      </w:r>
    </w:p>
    <w:p w14:paraId="7F798726" w14:textId="77777777" w:rsidR="0070613B" w:rsidRPr="00AC4345" w:rsidRDefault="0070613B" w:rsidP="0070613B">
      <w:pPr>
        <w:pStyle w:val="ListParagraph"/>
        <w:ind w:left="1353" w:right="-91"/>
        <w:jc w:val="both"/>
        <w:rPr>
          <w:b w:val="0"/>
          <w:bCs w:val="0"/>
          <w:color w:val="auto"/>
          <w:szCs w:val="20"/>
        </w:rPr>
      </w:pPr>
    </w:p>
    <w:p w14:paraId="7F798727" w14:textId="4F1FCB0B" w:rsidR="0070613B" w:rsidRPr="00AC4345" w:rsidRDefault="0070613B" w:rsidP="00943481">
      <w:pPr>
        <w:pStyle w:val="ListParagraph"/>
        <w:numPr>
          <w:ilvl w:val="0"/>
          <w:numId w:val="19"/>
        </w:numPr>
        <w:ind w:right="-91"/>
        <w:jc w:val="both"/>
        <w:rPr>
          <w:b w:val="0"/>
          <w:bCs w:val="0"/>
          <w:color w:val="auto"/>
          <w:szCs w:val="20"/>
        </w:rPr>
      </w:pPr>
      <w:r w:rsidRPr="00AC4345">
        <w:rPr>
          <w:b w:val="0"/>
          <w:bCs w:val="0"/>
          <w:color w:val="auto"/>
          <w:szCs w:val="20"/>
        </w:rPr>
        <w:t xml:space="preserve">The design specification is the basis for creating module test cases </w:t>
      </w:r>
      <w:r w:rsidR="00795FE6">
        <w:rPr>
          <w:b w:val="0"/>
          <w:bCs w:val="0"/>
          <w:color w:val="auto"/>
          <w:szCs w:val="20"/>
        </w:rPr>
        <w:t>&amp;</w:t>
      </w:r>
      <w:r w:rsidRPr="00AC4345">
        <w:rPr>
          <w:b w:val="0"/>
          <w:bCs w:val="0"/>
          <w:color w:val="auto"/>
          <w:szCs w:val="20"/>
        </w:rPr>
        <w:t xml:space="preserve"> </w:t>
      </w:r>
      <w:r w:rsidR="000843B7" w:rsidRPr="00AC4345">
        <w:rPr>
          <w:b w:val="0"/>
          <w:bCs w:val="0"/>
          <w:color w:val="auto"/>
          <w:szCs w:val="20"/>
        </w:rPr>
        <w:t xml:space="preserve">module </w:t>
      </w:r>
      <w:r w:rsidRPr="00AC4345">
        <w:rPr>
          <w:b w:val="0"/>
          <w:bCs w:val="0"/>
          <w:color w:val="auto"/>
          <w:szCs w:val="20"/>
        </w:rPr>
        <w:t>testing</w:t>
      </w:r>
      <w:r w:rsidR="00AA29A2">
        <w:rPr>
          <w:b w:val="0"/>
          <w:bCs w:val="0"/>
          <w:color w:val="auto"/>
          <w:szCs w:val="20"/>
        </w:rPr>
        <w:t xml:space="preserve"> and hence the specifications shall be testable.</w:t>
      </w:r>
    </w:p>
    <w:p w14:paraId="7F798728" w14:textId="77777777" w:rsidR="00B6024A" w:rsidRPr="00AC4345" w:rsidRDefault="00B6024A" w:rsidP="00943481">
      <w:pPr>
        <w:ind w:left="1355" w:right="-91"/>
        <w:jc w:val="both"/>
        <w:rPr>
          <w:b w:val="0"/>
          <w:bCs w:val="0"/>
          <w:color w:val="auto"/>
        </w:rPr>
      </w:pPr>
    </w:p>
    <w:p w14:paraId="7F798729" w14:textId="77777777" w:rsidR="00B6024A" w:rsidRPr="00AC4345" w:rsidRDefault="008C7EA8" w:rsidP="00943481">
      <w:pPr>
        <w:pStyle w:val="ListParagraph"/>
        <w:numPr>
          <w:ilvl w:val="0"/>
          <w:numId w:val="19"/>
        </w:numPr>
        <w:ind w:right="-91"/>
        <w:jc w:val="both"/>
        <w:rPr>
          <w:b w:val="0"/>
          <w:bCs w:val="0"/>
          <w:color w:val="auto"/>
          <w:szCs w:val="20"/>
        </w:rPr>
      </w:pPr>
      <w:r w:rsidRPr="00AC4345">
        <w:rPr>
          <w:b w:val="0"/>
          <w:bCs w:val="0"/>
          <w:color w:val="auto"/>
          <w:szCs w:val="20"/>
        </w:rPr>
        <w:t>The detailed design document shall be inspected before start of modelling</w:t>
      </w:r>
      <w:r w:rsidR="008A0DC3" w:rsidRPr="00AC4345">
        <w:rPr>
          <w:b w:val="0"/>
          <w:bCs w:val="0"/>
          <w:color w:val="auto"/>
          <w:szCs w:val="20"/>
        </w:rPr>
        <w:t>.</w:t>
      </w:r>
    </w:p>
    <w:p w14:paraId="7F79872A" w14:textId="77777777" w:rsidR="00B6024A" w:rsidRPr="00AC4345" w:rsidRDefault="00B6024A" w:rsidP="00943481">
      <w:pPr>
        <w:ind w:left="1355" w:right="-91"/>
        <w:jc w:val="both"/>
        <w:rPr>
          <w:b w:val="0"/>
          <w:bCs w:val="0"/>
          <w:color w:val="auto"/>
        </w:rPr>
      </w:pPr>
    </w:p>
    <w:p w14:paraId="7F79872B" w14:textId="77777777" w:rsidR="00E31839" w:rsidRPr="00AC4345" w:rsidRDefault="00E31839" w:rsidP="00943481">
      <w:pPr>
        <w:pStyle w:val="ListParagraph"/>
        <w:numPr>
          <w:ilvl w:val="0"/>
          <w:numId w:val="19"/>
        </w:numPr>
        <w:ind w:right="-91"/>
        <w:jc w:val="both"/>
        <w:rPr>
          <w:b w:val="0"/>
          <w:bCs w:val="0"/>
          <w:color w:val="auto"/>
          <w:szCs w:val="20"/>
        </w:rPr>
      </w:pPr>
      <w:r w:rsidRPr="00AC4345">
        <w:rPr>
          <w:b w:val="0"/>
          <w:bCs w:val="0"/>
          <w:color w:val="auto"/>
          <w:szCs w:val="20"/>
        </w:rPr>
        <w:t xml:space="preserve">Grouping of </w:t>
      </w:r>
      <w:r w:rsidR="005F5C88" w:rsidRPr="00AC4345">
        <w:rPr>
          <w:b w:val="0"/>
          <w:bCs w:val="0"/>
          <w:color w:val="auto"/>
          <w:szCs w:val="20"/>
        </w:rPr>
        <w:t>design specificati</w:t>
      </w:r>
      <w:r w:rsidR="002E02C9" w:rsidRPr="00AC4345">
        <w:rPr>
          <w:b w:val="0"/>
          <w:bCs w:val="0"/>
          <w:color w:val="auto"/>
          <w:szCs w:val="20"/>
        </w:rPr>
        <w:t>o</w:t>
      </w:r>
      <w:r w:rsidR="005F5C88" w:rsidRPr="00AC4345">
        <w:rPr>
          <w:b w:val="0"/>
          <w:bCs w:val="0"/>
          <w:color w:val="auto"/>
          <w:szCs w:val="20"/>
        </w:rPr>
        <w:t>n</w:t>
      </w:r>
      <w:r w:rsidRPr="00AC4345">
        <w:rPr>
          <w:b w:val="0"/>
          <w:bCs w:val="0"/>
          <w:color w:val="auto"/>
          <w:szCs w:val="20"/>
        </w:rPr>
        <w:t xml:space="preserve"> as per the functionality will be helpful in dividing the component into modules.</w:t>
      </w:r>
    </w:p>
    <w:p w14:paraId="7F79872D" w14:textId="77777777" w:rsidR="00E31839" w:rsidRPr="006D7452" w:rsidRDefault="00E31839" w:rsidP="00943481">
      <w:pPr>
        <w:pStyle w:val="Heading1"/>
        <w:numPr>
          <w:ilvl w:val="0"/>
          <w:numId w:val="1"/>
        </w:numPr>
        <w:tabs>
          <w:tab w:val="num" w:pos="840"/>
        </w:tabs>
        <w:ind w:left="1200" w:right="-91"/>
        <w:jc w:val="both"/>
        <w:rPr>
          <w:bCs w:val="0"/>
          <w:color w:val="auto"/>
          <w:szCs w:val="32"/>
        </w:rPr>
      </w:pPr>
      <w:bookmarkStart w:id="9" w:name="_Toc403033077"/>
      <w:bookmarkStart w:id="10" w:name="_Toc484791096"/>
      <w:r w:rsidRPr="006D7452">
        <w:rPr>
          <w:bCs w:val="0"/>
          <w:color w:val="auto"/>
          <w:szCs w:val="32"/>
        </w:rPr>
        <w:t>Interface specification in MKS RM</w:t>
      </w:r>
      <w:bookmarkEnd w:id="9"/>
      <w:bookmarkEnd w:id="10"/>
    </w:p>
    <w:p w14:paraId="7F79872E" w14:textId="77777777" w:rsidR="00E31839" w:rsidRPr="00AC4345" w:rsidRDefault="00E31839" w:rsidP="00943481">
      <w:pPr>
        <w:ind w:left="1200" w:right="-91"/>
        <w:jc w:val="both"/>
      </w:pPr>
    </w:p>
    <w:p w14:paraId="7F79872F" w14:textId="77777777" w:rsidR="00B6024A" w:rsidRPr="00AC4345" w:rsidRDefault="00E31839" w:rsidP="00943481">
      <w:pPr>
        <w:pStyle w:val="ListParagraph"/>
        <w:numPr>
          <w:ilvl w:val="0"/>
          <w:numId w:val="20"/>
        </w:numPr>
        <w:ind w:right="-91"/>
        <w:jc w:val="both"/>
        <w:rPr>
          <w:b w:val="0"/>
          <w:bCs w:val="0"/>
          <w:color w:val="auto"/>
          <w:szCs w:val="20"/>
        </w:rPr>
      </w:pPr>
      <w:r w:rsidRPr="00AC4345">
        <w:rPr>
          <w:b w:val="0"/>
          <w:bCs w:val="0"/>
          <w:color w:val="auto"/>
          <w:szCs w:val="20"/>
        </w:rPr>
        <w:t xml:space="preserve">The component </w:t>
      </w:r>
      <w:r w:rsidR="004C67D3" w:rsidRPr="00AC4345">
        <w:rPr>
          <w:b w:val="0"/>
          <w:bCs w:val="0"/>
          <w:color w:val="auto"/>
          <w:szCs w:val="20"/>
        </w:rPr>
        <w:t xml:space="preserve">and module </w:t>
      </w:r>
      <w:r w:rsidRPr="00AC4345">
        <w:rPr>
          <w:b w:val="0"/>
          <w:bCs w:val="0"/>
          <w:color w:val="auto"/>
          <w:szCs w:val="20"/>
        </w:rPr>
        <w:t xml:space="preserve">interfaces </w:t>
      </w:r>
      <w:r w:rsidR="00831B96" w:rsidRPr="00AC4345">
        <w:rPr>
          <w:b w:val="0"/>
          <w:bCs w:val="0"/>
          <w:color w:val="auto"/>
          <w:szCs w:val="20"/>
        </w:rPr>
        <w:t>shall be</w:t>
      </w:r>
      <w:r w:rsidRPr="00AC4345">
        <w:rPr>
          <w:b w:val="0"/>
          <w:bCs w:val="0"/>
          <w:color w:val="auto"/>
          <w:szCs w:val="20"/>
        </w:rPr>
        <w:t xml:space="preserve"> defined in the respective </w:t>
      </w:r>
      <w:r w:rsidR="00950E8C" w:rsidRPr="00AC4345">
        <w:rPr>
          <w:b w:val="0"/>
          <w:bCs w:val="0"/>
          <w:color w:val="auto"/>
          <w:szCs w:val="20"/>
        </w:rPr>
        <w:t>detailed design specification of the component or module</w:t>
      </w:r>
      <w:r w:rsidRPr="00AC4345">
        <w:rPr>
          <w:b w:val="0"/>
          <w:bCs w:val="0"/>
          <w:color w:val="auto"/>
          <w:szCs w:val="20"/>
        </w:rPr>
        <w:t>.</w:t>
      </w:r>
    </w:p>
    <w:p w14:paraId="7F798730" w14:textId="77777777" w:rsidR="00B6024A" w:rsidRPr="00AC4345" w:rsidRDefault="00B6024A" w:rsidP="00943481">
      <w:pPr>
        <w:ind w:left="1200" w:right="-91"/>
        <w:jc w:val="both"/>
        <w:rPr>
          <w:b w:val="0"/>
          <w:bCs w:val="0"/>
          <w:color w:val="auto"/>
        </w:rPr>
      </w:pPr>
    </w:p>
    <w:p w14:paraId="7F798731" w14:textId="77777777" w:rsidR="00E31839" w:rsidRPr="00AC4345" w:rsidRDefault="00E31839" w:rsidP="00943481">
      <w:pPr>
        <w:pStyle w:val="ListParagraph"/>
        <w:numPr>
          <w:ilvl w:val="0"/>
          <w:numId w:val="20"/>
        </w:numPr>
        <w:ind w:right="-91"/>
        <w:jc w:val="both"/>
        <w:rPr>
          <w:b w:val="0"/>
          <w:bCs w:val="0"/>
          <w:color w:val="auto"/>
          <w:szCs w:val="20"/>
        </w:rPr>
      </w:pPr>
      <w:r w:rsidRPr="00AC4345">
        <w:rPr>
          <w:b w:val="0"/>
          <w:bCs w:val="0"/>
          <w:color w:val="auto"/>
          <w:szCs w:val="20"/>
        </w:rPr>
        <w:t>The interface specification shall contain:</w:t>
      </w:r>
    </w:p>
    <w:p w14:paraId="7F798732" w14:textId="77777777" w:rsidR="00E31839" w:rsidRPr="00AC4345" w:rsidRDefault="00E31839" w:rsidP="00943481">
      <w:pPr>
        <w:ind w:left="1200" w:right="-91"/>
        <w:jc w:val="both"/>
        <w:rPr>
          <w:b w:val="0"/>
          <w:bCs w:val="0"/>
          <w:color w:val="auto"/>
        </w:rPr>
      </w:pPr>
    </w:p>
    <w:p w14:paraId="7F798733" w14:textId="77777777" w:rsidR="00E31839" w:rsidRPr="00AC4345" w:rsidRDefault="00E31839" w:rsidP="00943481">
      <w:pPr>
        <w:numPr>
          <w:ilvl w:val="4"/>
          <w:numId w:val="3"/>
        </w:numPr>
        <w:ind w:right="-91"/>
        <w:jc w:val="both"/>
        <w:rPr>
          <w:b w:val="0"/>
          <w:bCs w:val="0"/>
          <w:color w:val="auto"/>
        </w:rPr>
      </w:pPr>
      <w:r w:rsidRPr="00AC4345">
        <w:rPr>
          <w:b w:val="0"/>
          <w:bCs w:val="0"/>
          <w:color w:val="auto"/>
        </w:rPr>
        <w:t xml:space="preserve">Name of the signal (as per </w:t>
      </w:r>
      <w:r w:rsidR="00A40326" w:rsidRPr="00AC4345">
        <w:rPr>
          <w:b w:val="0"/>
          <w:bCs w:val="0"/>
          <w:color w:val="auto"/>
        </w:rPr>
        <w:t>mBSP</w:t>
      </w:r>
      <w:r w:rsidRPr="00AC4345">
        <w:rPr>
          <w:b w:val="0"/>
          <w:bCs w:val="0"/>
          <w:color w:val="auto"/>
        </w:rPr>
        <w:t xml:space="preserve"> naming convention)</w:t>
      </w:r>
    </w:p>
    <w:p w14:paraId="7F798734" w14:textId="77777777" w:rsidR="00E31839" w:rsidRPr="00AC4345" w:rsidRDefault="00E31839" w:rsidP="00943481">
      <w:pPr>
        <w:numPr>
          <w:ilvl w:val="4"/>
          <w:numId w:val="3"/>
        </w:numPr>
        <w:ind w:right="-91"/>
        <w:jc w:val="both"/>
        <w:rPr>
          <w:b w:val="0"/>
          <w:bCs w:val="0"/>
          <w:color w:val="auto"/>
        </w:rPr>
      </w:pPr>
      <w:r w:rsidRPr="00AC4345">
        <w:rPr>
          <w:b w:val="0"/>
          <w:bCs w:val="0"/>
          <w:color w:val="auto"/>
        </w:rPr>
        <w:t>Description of the signal</w:t>
      </w:r>
    </w:p>
    <w:p w14:paraId="7F798735" w14:textId="77777777" w:rsidR="00E31839" w:rsidRPr="00AC4345" w:rsidRDefault="00E31839" w:rsidP="00943481">
      <w:pPr>
        <w:numPr>
          <w:ilvl w:val="4"/>
          <w:numId w:val="3"/>
        </w:numPr>
        <w:ind w:right="-91"/>
        <w:jc w:val="both"/>
        <w:rPr>
          <w:b w:val="0"/>
          <w:bCs w:val="0"/>
          <w:color w:val="auto"/>
        </w:rPr>
      </w:pPr>
      <w:r w:rsidRPr="00AC4345">
        <w:rPr>
          <w:b w:val="0"/>
          <w:bCs w:val="0"/>
          <w:color w:val="auto"/>
        </w:rPr>
        <w:t>Type, range and resolution of the signal</w:t>
      </w:r>
    </w:p>
    <w:p w14:paraId="7F798736" w14:textId="77777777" w:rsidR="00A40326" w:rsidRPr="00AC4345" w:rsidRDefault="00A40326" w:rsidP="00A40326">
      <w:pPr>
        <w:ind w:left="1800" w:right="-91"/>
        <w:jc w:val="both"/>
        <w:rPr>
          <w:b w:val="0"/>
          <w:bCs w:val="0"/>
          <w:color w:val="auto"/>
        </w:rPr>
      </w:pPr>
    </w:p>
    <w:p w14:paraId="7F798737" w14:textId="77777777" w:rsidR="00A40326" w:rsidRPr="00AC4345" w:rsidRDefault="00A40326" w:rsidP="00A40326">
      <w:pPr>
        <w:ind w:left="1800" w:right="-91"/>
        <w:jc w:val="both"/>
        <w:rPr>
          <w:b w:val="0"/>
          <w:bCs w:val="0"/>
          <w:color w:val="auto"/>
        </w:rPr>
      </w:pPr>
      <w:r w:rsidRPr="00AC4345">
        <w:rPr>
          <w:b w:val="0"/>
          <w:bCs w:val="0"/>
          <w:color w:val="auto"/>
        </w:rPr>
        <w:t>Refer the naming convention for mBSP project</w:t>
      </w:r>
    </w:p>
    <w:p w14:paraId="7F798738" w14:textId="77777777" w:rsidR="00E31839" w:rsidRPr="00015A55" w:rsidRDefault="002956AD" w:rsidP="00943481">
      <w:pPr>
        <w:ind w:left="1200" w:right="-91"/>
        <w:jc w:val="both"/>
        <w:rPr>
          <w:b w:val="0"/>
          <w:bCs w:val="0"/>
        </w:rPr>
      </w:pPr>
      <w:hyperlink r:id="rId19" w:history="1">
        <w:r w:rsidR="007B4EC9" w:rsidRPr="00DB6E7B">
          <w:rPr>
            <w:rStyle w:val="Hyperlink"/>
            <w:b w:val="0"/>
          </w:rPr>
          <w:t>http://170.205.207.224:7001/si/viewrevision?projectName=d:/MKS_proj/MBSP_SW_Components/D07_Design/Documents/Guidelines/naming_rules/project.pj&amp;revision=:member&amp;selection=MBSP_NamingConventions.xls</w:t>
        </w:r>
      </w:hyperlink>
    </w:p>
    <w:p w14:paraId="7F798739" w14:textId="77777777" w:rsidR="00DD1F91" w:rsidRPr="00AC4345" w:rsidRDefault="00DD1F91" w:rsidP="00943481">
      <w:pPr>
        <w:ind w:left="1200" w:right="-91"/>
        <w:jc w:val="both"/>
        <w:rPr>
          <w:b w:val="0"/>
          <w:bCs w:val="0"/>
        </w:rPr>
      </w:pPr>
    </w:p>
    <w:p w14:paraId="7F79873A" w14:textId="77777777" w:rsidR="00FA5BF3" w:rsidRPr="006D7BFB" w:rsidRDefault="00FA5BF3" w:rsidP="00FA5BF3">
      <w:pPr>
        <w:pStyle w:val="ListParagraph"/>
        <w:numPr>
          <w:ilvl w:val="0"/>
          <w:numId w:val="20"/>
        </w:numPr>
        <w:ind w:right="-91"/>
        <w:jc w:val="both"/>
        <w:rPr>
          <w:b w:val="0"/>
          <w:bCs w:val="0"/>
          <w:color w:val="auto"/>
          <w:szCs w:val="20"/>
        </w:rPr>
      </w:pPr>
      <w:r w:rsidRPr="006D7BFB">
        <w:rPr>
          <w:b w:val="0"/>
          <w:bCs w:val="0"/>
          <w:color w:val="auto"/>
          <w:szCs w:val="20"/>
        </w:rPr>
        <w:t>The SWC interface specification will be transferred into any of the SW architecture tool FACT, Enterprise Architect etc. for further processing</w:t>
      </w:r>
    </w:p>
    <w:p w14:paraId="7F79873B" w14:textId="77777777" w:rsidR="00FA5BF3" w:rsidRPr="006D7BFB" w:rsidRDefault="00FA5BF3" w:rsidP="00FA5BF3">
      <w:pPr>
        <w:pStyle w:val="ListParagraph"/>
        <w:ind w:left="1353" w:right="-91"/>
        <w:jc w:val="both"/>
        <w:rPr>
          <w:b w:val="0"/>
          <w:bCs w:val="0"/>
          <w:color w:val="auto"/>
          <w:szCs w:val="20"/>
        </w:rPr>
      </w:pPr>
    </w:p>
    <w:p w14:paraId="7F79873C" w14:textId="77777777" w:rsidR="00FA5BF3" w:rsidRPr="006D7BFB" w:rsidRDefault="00FA5BF3" w:rsidP="00FA5BF3">
      <w:pPr>
        <w:pStyle w:val="ListParagraph"/>
        <w:numPr>
          <w:ilvl w:val="0"/>
          <w:numId w:val="20"/>
        </w:numPr>
        <w:ind w:right="-91"/>
        <w:jc w:val="both"/>
        <w:rPr>
          <w:b w:val="0"/>
          <w:bCs w:val="0"/>
          <w:color w:val="auto"/>
          <w:szCs w:val="20"/>
        </w:rPr>
      </w:pPr>
      <w:r w:rsidRPr="006D7BFB">
        <w:rPr>
          <w:b w:val="0"/>
          <w:bCs w:val="0"/>
          <w:color w:val="auto"/>
          <w:szCs w:val="20"/>
        </w:rPr>
        <w:t xml:space="preserve">The </w:t>
      </w:r>
      <w:r w:rsidRPr="006D7BFB">
        <w:rPr>
          <w:bCs w:val="0"/>
          <w:color w:val="auto"/>
          <w:szCs w:val="20"/>
        </w:rPr>
        <w:t>Module level interface specification</w:t>
      </w:r>
      <w:r w:rsidRPr="006D7BFB">
        <w:rPr>
          <w:b w:val="0"/>
          <w:bCs w:val="0"/>
          <w:color w:val="auto"/>
          <w:szCs w:val="20"/>
        </w:rPr>
        <w:t xml:space="preserve"> shall contain additional attributes for TL frame generation.</w:t>
      </w:r>
    </w:p>
    <w:p w14:paraId="7F79873D" w14:textId="77777777" w:rsidR="006D7BFB" w:rsidRDefault="00FA5BF3" w:rsidP="00790B67">
      <w:pPr>
        <w:pStyle w:val="ListParagraph"/>
        <w:ind w:left="1353" w:right="-91"/>
        <w:jc w:val="both"/>
        <w:rPr>
          <w:b w:val="0"/>
          <w:bCs w:val="0"/>
          <w:color w:val="auto"/>
          <w:szCs w:val="20"/>
        </w:rPr>
      </w:pPr>
      <w:r w:rsidRPr="006D7BFB">
        <w:rPr>
          <w:b w:val="0"/>
          <w:bCs w:val="0"/>
          <w:color w:val="auto"/>
          <w:szCs w:val="20"/>
        </w:rPr>
        <w:t>Refer the below link for detailed information:</w:t>
      </w:r>
    </w:p>
    <w:p w14:paraId="7F79873E" w14:textId="77777777" w:rsidR="00FA5BF3" w:rsidRPr="006D7BFB" w:rsidRDefault="00223451" w:rsidP="00790B67">
      <w:pPr>
        <w:pStyle w:val="ListParagraph"/>
        <w:ind w:left="1353" w:right="-91"/>
        <w:jc w:val="both"/>
        <w:rPr>
          <w:rStyle w:val="Hyperlink"/>
          <w:rFonts w:cs="Times New Roman"/>
          <w:b w:val="0"/>
        </w:rPr>
      </w:pPr>
      <w:r w:rsidRPr="006D7BFB">
        <w:rPr>
          <w:b w:val="0"/>
          <w:bCs w:val="0"/>
          <w:color w:val="auto"/>
          <w:szCs w:val="20"/>
        </w:rPr>
        <w:t xml:space="preserve"> </w:t>
      </w:r>
      <w:hyperlink r:id="rId20" w:history="1">
        <w:r w:rsidR="00FA5BF3" w:rsidRPr="006D7BFB">
          <w:rPr>
            <w:rStyle w:val="Hyperlink"/>
            <w:rFonts w:cs="Times New Roman"/>
            <w:b w:val="0"/>
          </w:rPr>
          <w:t>http://170.205.207.224:7001/si/viewrevision?projectName=d:/MKS_proj/T3_public/Tools/MbE/Matlab_Simulink/Misc/XLS2DD/project.pj&amp;revision=:member&amp;selection=Workflow_RM_IfSpec.docx</w:t>
        </w:r>
      </w:hyperlink>
    </w:p>
    <w:p w14:paraId="7F79873F" w14:textId="77777777" w:rsidR="006D7BFB" w:rsidRPr="006D7BFB" w:rsidRDefault="006D7BFB" w:rsidP="00790B67">
      <w:pPr>
        <w:pStyle w:val="ListParagraph"/>
        <w:ind w:left="1353" w:right="-91"/>
        <w:jc w:val="both"/>
        <w:rPr>
          <w:b w:val="0"/>
          <w:bCs w:val="0"/>
          <w:color w:val="auto"/>
          <w:szCs w:val="20"/>
        </w:rPr>
      </w:pPr>
    </w:p>
    <w:p w14:paraId="7F798740" w14:textId="77777777" w:rsidR="008C221B" w:rsidRPr="006D7452" w:rsidRDefault="00E6100B" w:rsidP="00943481">
      <w:pPr>
        <w:pStyle w:val="Heading1"/>
        <w:numPr>
          <w:ilvl w:val="0"/>
          <w:numId w:val="1"/>
        </w:numPr>
        <w:ind w:left="1200" w:right="-91"/>
        <w:jc w:val="both"/>
        <w:rPr>
          <w:bCs w:val="0"/>
          <w:color w:val="auto"/>
          <w:szCs w:val="32"/>
        </w:rPr>
      </w:pPr>
      <w:bookmarkStart w:id="11" w:name="_Toc484791097"/>
      <w:r w:rsidRPr="006D7452">
        <w:rPr>
          <w:bCs w:val="0"/>
          <w:color w:val="auto"/>
          <w:szCs w:val="32"/>
        </w:rPr>
        <w:t xml:space="preserve">MKS </w:t>
      </w:r>
      <w:r w:rsidR="00833859" w:rsidRPr="006D7452">
        <w:rPr>
          <w:bCs w:val="0"/>
          <w:color w:val="auto"/>
          <w:szCs w:val="32"/>
        </w:rPr>
        <w:t>Project structure creation</w:t>
      </w:r>
      <w:bookmarkEnd w:id="11"/>
    </w:p>
    <w:p w14:paraId="7F798741" w14:textId="77777777" w:rsidR="00E6100B" w:rsidRPr="00AC4345" w:rsidRDefault="00E6100B" w:rsidP="00943481">
      <w:pPr>
        <w:ind w:left="1355"/>
        <w:jc w:val="both"/>
        <w:rPr>
          <w:b w:val="0"/>
          <w:bCs w:val="0"/>
          <w:color w:val="auto"/>
        </w:rPr>
      </w:pPr>
      <w:r w:rsidRPr="00AC4345">
        <w:rPr>
          <w:b w:val="0"/>
          <w:bCs w:val="0"/>
          <w:color w:val="auto"/>
        </w:rPr>
        <w:t>Once the detailed design of the component is completed then the project structure in MKS shall be created for the version management of the model, scripts, documents etc.</w:t>
      </w:r>
    </w:p>
    <w:p w14:paraId="7F798742" w14:textId="77777777" w:rsidR="00E6100B" w:rsidRPr="00AC4345" w:rsidRDefault="00E6100B" w:rsidP="00AC4345">
      <w:pPr>
        <w:pStyle w:val="Heading1"/>
        <w:numPr>
          <w:ilvl w:val="2"/>
          <w:numId w:val="1"/>
        </w:numPr>
        <w:tabs>
          <w:tab w:val="left" w:pos="1701"/>
        </w:tabs>
        <w:ind w:right="-91"/>
        <w:jc w:val="both"/>
        <w:rPr>
          <w:color w:val="auto"/>
          <w:sz w:val="24"/>
          <w:szCs w:val="24"/>
        </w:rPr>
      </w:pPr>
      <w:bookmarkStart w:id="12" w:name="_Toc484791098"/>
      <w:r w:rsidRPr="00AC4345">
        <w:rPr>
          <w:color w:val="auto"/>
          <w:sz w:val="24"/>
          <w:szCs w:val="24"/>
        </w:rPr>
        <w:t>Pre-requisite</w:t>
      </w:r>
      <w:bookmarkEnd w:id="12"/>
    </w:p>
    <w:p w14:paraId="7F798743" w14:textId="77777777" w:rsidR="00E6100B" w:rsidRPr="00AC4345" w:rsidRDefault="00E6100B" w:rsidP="003E0FAD">
      <w:pPr>
        <w:pStyle w:val="ListParagraph"/>
        <w:numPr>
          <w:ilvl w:val="0"/>
          <w:numId w:val="24"/>
        </w:numPr>
        <w:jc w:val="both"/>
        <w:rPr>
          <w:rFonts w:cs="Times New Roman"/>
          <w:b w:val="0"/>
          <w:bCs w:val="0"/>
          <w:color w:val="auto"/>
          <w:szCs w:val="20"/>
        </w:rPr>
      </w:pPr>
      <w:r w:rsidRPr="00AC4345">
        <w:rPr>
          <w:rFonts w:cs="Times New Roman"/>
          <w:b w:val="0"/>
          <w:bCs w:val="0"/>
          <w:color w:val="auto"/>
          <w:szCs w:val="20"/>
        </w:rPr>
        <w:t>Detailed design specification of component</w:t>
      </w:r>
    </w:p>
    <w:p w14:paraId="7F798744" w14:textId="77777777" w:rsidR="00E6100B" w:rsidRPr="00AC4345" w:rsidRDefault="00E6100B" w:rsidP="00AC4345">
      <w:pPr>
        <w:pStyle w:val="Heading1"/>
        <w:numPr>
          <w:ilvl w:val="2"/>
          <w:numId w:val="1"/>
        </w:numPr>
        <w:tabs>
          <w:tab w:val="left" w:pos="1701"/>
        </w:tabs>
        <w:ind w:right="-91"/>
        <w:jc w:val="both"/>
        <w:rPr>
          <w:color w:val="auto"/>
          <w:sz w:val="24"/>
          <w:szCs w:val="24"/>
        </w:rPr>
      </w:pPr>
      <w:bookmarkStart w:id="13" w:name="_Toc484791099"/>
      <w:r w:rsidRPr="00AC4345">
        <w:rPr>
          <w:color w:val="auto"/>
          <w:sz w:val="24"/>
          <w:szCs w:val="24"/>
        </w:rPr>
        <w:t>Guidelines</w:t>
      </w:r>
      <w:bookmarkEnd w:id="13"/>
    </w:p>
    <w:p w14:paraId="7F798745" w14:textId="77777777" w:rsidR="00E6100B" w:rsidRDefault="00E6100B" w:rsidP="003E0FAD">
      <w:pPr>
        <w:pStyle w:val="ListParagraph"/>
        <w:numPr>
          <w:ilvl w:val="0"/>
          <w:numId w:val="25"/>
        </w:numPr>
        <w:jc w:val="both"/>
        <w:rPr>
          <w:b w:val="0"/>
          <w:bCs w:val="0"/>
          <w:color w:val="auto"/>
          <w:szCs w:val="20"/>
        </w:rPr>
      </w:pPr>
      <w:r w:rsidRPr="00AC4345">
        <w:rPr>
          <w:b w:val="0"/>
          <w:bCs w:val="0"/>
          <w:color w:val="auto"/>
          <w:szCs w:val="20"/>
        </w:rPr>
        <w:t xml:space="preserve">All the components/modules/sub-modules </w:t>
      </w:r>
      <w:r w:rsidR="00DE1C09">
        <w:rPr>
          <w:b w:val="0"/>
          <w:bCs w:val="0"/>
          <w:color w:val="auto"/>
          <w:szCs w:val="20"/>
        </w:rPr>
        <w:t>shall</w:t>
      </w:r>
      <w:r w:rsidRPr="00AC4345">
        <w:rPr>
          <w:b w:val="0"/>
          <w:bCs w:val="0"/>
          <w:color w:val="auto"/>
          <w:szCs w:val="20"/>
        </w:rPr>
        <w:t xml:space="preserve"> follow the </w:t>
      </w:r>
      <w:r w:rsidR="0094068E" w:rsidRPr="00AC4345">
        <w:rPr>
          <w:b w:val="0"/>
          <w:bCs w:val="0"/>
          <w:color w:val="auto"/>
          <w:szCs w:val="20"/>
        </w:rPr>
        <w:t xml:space="preserve">project structure </w:t>
      </w:r>
      <w:r w:rsidRPr="00AC4345">
        <w:rPr>
          <w:b w:val="0"/>
          <w:bCs w:val="0"/>
          <w:color w:val="auto"/>
          <w:szCs w:val="20"/>
        </w:rPr>
        <w:t>guidelines specified for the project</w:t>
      </w:r>
    </w:p>
    <w:p w14:paraId="7F798746" w14:textId="77777777" w:rsidR="006D7BFB" w:rsidRDefault="006D7BFB" w:rsidP="006D7BFB">
      <w:pPr>
        <w:pStyle w:val="ListParagraph"/>
        <w:numPr>
          <w:ilvl w:val="1"/>
          <w:numId w:val="25"/>
        </w:numPr>
        <w:jc w:val="both"/>
        <w:rPr>
          <w:b w:val="0"/>
          <w:bCs w:val="0"/>
          <w:color w:val="auto"/>
          <w:szCs w:val="20"/>
        </w:rPr>
      </w:pPr>
      <w:r>
        <w:rPr>
          <w:b w:val="0"/>
          <w:bCs w:val="0"/>
          <w:color w:val="auto"/>
          <w:szCs w:val="20"/>
        </w:rPr>
        <w:t xml:space="preserve">It is recommended to avoid sub-modules in possible cases because it increases the complexity and makes the maintenance more difficult. </w:t>
      </w:r>
    </w:p>
    <w:p w14:paraId="7F798747" w14:textId="77777777" w:rsidR="006D7BFB" w:rsidRPr="00AC4345" w:rsidRDefault="00DE1C09" w:rsidP="006D7BFB">
      <w:pPr>
        <w:pStyle w:val="ListParagraph"/>
        <w:numPr>
          <w:ilvl w:val="1"/>
          <w:numId w:val="25"/>
        </w:numPr>
        <w:jc w:val="both"/>
        <w:rPr>
          <w:b w:val="0"/>
          <w:bCs w:val="0"/>
          <w:color w:val="auto"/>
          <w:szCs w:val="20"/>
        </w:rPr>
      </w:pPr>
      <w:r>
        <w:rPr>
          <w:b w:val="0"/>
          <w:bCs w:val="0"/>
          <w:color w:val="auto"/>
          <w:szCs w:val="20"/>
        </w:rPr>
        <w:t>Usage</w:t>
      </w:r>
      <w:r w:rsidR="006D7BFB">
        <w:rPr>
          <w:b w:val="0"/>
          <w:bCs w:val="0"/>
          <w:color w:val="auto"/>
          <w:szCs w:val="20"/>
        </w:rPr>
        <w:t xml:space="preserve"> of sub-modules will increase the path length of blocks especially state charts which causes certain errors due simulation/code generation</w:t>
      </w:r>
    </w:p>
    <w:p w14:paraId="7F798748" w14:textId="77777777" w:rsidR="00BD36D6" w:rsidRPr="00AC4345" w:rsidRDefault="00BD36D6" w:rsidP="00943481">
      <w:pPr>
        <w:pStyle w:val="ListParagraph"/>
        <w:ind w:left="1920"/>
        <w:jc w:val="both"/>
        <w:rPr>
          <w:b w:val="0"/>
          <w:bCs w:val="0"/>
          <w:color w:val="auto"/>
          <w:szCs w:val="20"/>
        </w:rPr>
      </w:pPr>
    </w:p>
    <w:p w14:paraId="7F798749" w14:textId="77777777" w:rsidR="00BD36D6" w:rsidRPr="00AC4345" w:rsidRDefault="00BD36D6" w:rsidP="003E0FAD">
      <w:pPr>
        <w:pStyle w:val="ListParagraph"/>
        <w:numPr>
          <w:ilvl w:val="0"/>
          <w:numId w:val="25"/>
        </w:numPr>
        <w:jc w:val="both"/>
        <w:rPr>
          <w:b w:val="0"/>
          <w:bCs w:val="0"/>
          <w:color w:val="auto"/>
          <w:szCs w:val="20"/>
        </w:rPr>
      </w:pPr>
      <w:r w:rsidRPr="00AC4345">
        <w:rPr>
          <w:b w:val="0"/>
          <w:bCs w:val="0"/>
          <w:color w:val="auto"/>
          <w:szCs w:val="20"/>
        </w:rPr>
        <w:t>The MKS project structure</w:t>
      </w:r>
      <w:r w:rsidR="00BB22EE" w:rsidRPr="00AC4345">
        <w:rPr>
          <w:b w:val="0"/>
          <w:bCs w:val="0"/>
          <w:color w:val="auto"/>
          <w:szCs w:val="20"/>
        </w:rPr>
        <w:t xml:space="preserve"> for component/module/sub-module</w:t>
      </w:r>
      <w:r w:rsidRPr="00AC4345">
        <w:rPr>
          <w:b w:val="0"/>
          <w:bCs w:val="0"/>
          <w:color w:val="auto"/>
          <w:szCs w:val="20"/>
        </w:rPr>
        <w:t xml:space="preserve"> shall be created </w:t>
      </w:r>
      <w:r w:rsidR="00BB22EE" w:rsidRPr="00AC4345">
        <w:rPr>
          <w:b w:val="0"/>
          <w:bCs w:val="0"/>
          <w:color w:val="auto"/>
          <w:szCs w:val="20"/>
        </w:rPr>
        <w:t xml:space="preserve">automatically </w:t>
      </w:r>
      <w:r w:rsidRPr="00AC4345">
        <w:rPr>
          <w:b w:val="0"/>
          <w:bCs w:val="0"/>
          <w:color w:val="auto"/>
          <w:szCs w:val="20"/>
        </w:rPr>
        <w:t>using a python script</w:t>
      </w:r>
      <w:r w:rsidR="00BB22EE" w:rsidRPr="00AC4345">
        <w:rPr>
          <w:b w:val="0"/>
          <w:bCs w:val="0"/>
          <w:color w:val="auto"/>
          <w:szCs w:val="20"/>
        </w:rPr>
        <w:t xml:space="preserve">. </w:t>
      </w:r>
    </w:p>
    <w:p w14:paraId="7F79874A" w14:textId="77777777" w:rsidR="00BB22EE" w:rsidRPr="00AC4345" w:rsidRDefault="00BB22EE" w:rsidP="00943481">
      <w:pPr>
        <w:pStyle w:val="ListParagraph"/>
        <w:jc w:val="both"/>
        <w:rPr>
          <w:b w:val="0"/>
          <w:bCs w:val="0"/>
          <w:color w:val="auto"/>
          <w:szCs w:val="20"/>
        </w:rPr>
      </w:pPr>
    </w:p>
    <w:p w14:paraId="7F79874B" w14:textId="77777777" w:rsidR="00BB22EE" w:rsidRPr="00AC4345" w:rsidRDefault="002956AD" w:rsidP="00943481">
      <w:pPr>
        <w:pStyle w:val="ListParagraph"/>
        <w:ind w:left="1920"/>
        <w:jc w:val="both"/>
        <w:rPr>
          <w:b w:val="0"/>
          <w:bCs w:val="0"/>
          <w:color w:val="auto"/>
          <w:szCs w:val="20"/>
        </w:rPr>
      </w:pPr>
      <w:hyperlink r:id="rId21" w:history="1">
        <w:r w:rsidR="001A08FB" w:rsidRPr="00DB6E7B">
          <w:rPr>
            <w:rStyle w:val="Hyperlink"/>
            <w:b w:val="0"/>
            <w:bCs w:val="0"/>
            <w:szCs w:val="20"/>
          </w:rPr>
          <w:t>http://170.205.207.224:7001/si/viewrevision?projectName=d:/MKS_proj/T3_public/Tools/MKS/MindMap_based_SI_Project_Creation/Manual/project.pj&amp;revision=:member&amp;selection=MM_MKS_ProjectCreation_UserManual.pdf</w:t>
        </w:r>
      </w:hyperlink>
    </w:p>
    <w:p w14:paraId="7F79874C" w14:textId="77777777" w:rsidR="00BD36D6" w:rsidRPr="00AC4345" w:rsidRDefault="00BD36D6" w:rsidP="00943481">
      <w:pPr>
        <w:pStyle w:val="ListParagraph"/>
        <w:ind w:left="1920"/>
        <w:jc w:val="both"/>
        <w:rPr>
          <w:b w:val="0"/>
          <w:bCs w:val="0"/>
          <w:color w:val="auto"/>
          <w:szCs w:val="20"/>
        </w:rPr>
      </w:pPr>
    </w:p>
    <w:p w14:paraId="7F79874D" w14:textId="77777777" w:rsidR="00750E63" w:rsidRPr="00AC4345" w:rsidRDefault="00750E63" w:rsidP="003E0FAD">
      <w:pPr>
        <w:pStyle w:val="ListParagraph"/>
        <w:numPr>
          <w:ilvl w:val="0"/>
          <w:numId w:val="25"/>
        </w:numPr>
        <w:jc w:val="both"/>
        <w:rPr>
          <w:b w:val="0"/>
          <w:bCs w:val="0"/>
          <w:color w:val="auto"/>
          <w:szCs w:val="20"/>
        </w:rPr>
      </w:pPr>
      <w:r w:rsidRPr="00AC4345">
        <w:rPr>
          <w:b w:val="0"/>
          <w:bCs w:val="0"/>
          <w:color w:val="auto"/>
          <w:szCs w:val="20"/>
        </w:rPr>
        <w:t xml:space="preserve">The </w:t>
      </w:r>
      <w:r w:rsidR="00253F19" w:rsidRPr="00AC4345">
        <w:rPr>
          <w:b w:val="0"/>
          <w:bCs w:val="0"/>
          <w:color w:val="auto"/>
          <w:szCs w:val="20"/>
        </w:rPr>
        <w:t>depth</w:t>
      </w:r>
      <w:r w:rsidR="00DE1C09">
        <w:rPr>
          <w:b w:val="0"/>
          <w:bCs w:val="0"/>
          <w:color w:val="auto"/>
          <w:szCs w:val="20"/>
        </w:rPr>
        <w:t xml:space="preserve"> of</w:t>
      </w:r>
      <w:r w:rsidR="00253F19" w:rsidRPr="00AC4345">
        <w:rPr>
          <w:b w:val="0"/>
          <w:bCs w:val="0"/>
          <w:color w:val="auto"/>
          <w:szCs w:val="20"/>
        </w:rPr>
        <w:t xml:space="preserve"> </w:t>
      </w:r>
      <w:r w:rsidRPr="00AC4345">
        <w:rPr>
          <w:b w:val="0"/>
          <w:bCs w:val="0"/>
          <w:color w:val="auto"/>
          <w:szCs w:val="20"/>
        </w:rPr>
        <w:t xml:space="preserve">folder </w:t>
      </w:r>
      <w:r w:rsidR="00253F19" w:rsidRPr="00AC4345">
        <w:rPr>
          <w:b w:val="0"/>
          <w:bCs w:val="0"/>
          <w:color w:val="auto"/>
          <w:szCs w:val="20"/>
        </w:rPr>
        <w:t>structure shall not go beyond sub-modules</w:t>
      </w:r>
    </w:p>
    <w:p w14:paraId="7F79874E" w14:textId="77777777" w:rsidR="00253F19" w:rsidRPr="00AC4345" w:rsidRDefault="00253F19" w:rsidP="00253F19">
      <w:pPr>
        <w:pStyle w:val="ListParagraph"/>
        <w:ind w:left="1920"/>
        <w:jc w:val="both"/>
        <w:rPr>
          <w:b w:val="0"/>
          <w:bCs w:val="0"/>
          <w:color w:val="auto"/>
          <w:szCs w:val="20"/>
        </w:rPr>
      </w:pPr>
    </w:p>
    <w:p w14:paraId="7F79874F" w14:textId="77777777" w:rsidR="00253F19" w:rsidRPr="00AC4345" w:rsidRDefault="00253F19" w:rsidP="00253F19">
      <w:pPr>
        <w:pStyle w:val="ListParagraph"/>
        <w:ind w:left="4080"/>
        <w:jc w:val="both"/>
        <w:rPr>
          <w:bCs w:val="0"/>
          <w:i/>
          <w:color w:val="auto"/>
          <w:szCs w:val="20"/>
        </w:rPr>
      </w:pPr>
      <w:r w:rsidRPr="00AC4345">
        <w:rPr>
          <w:bCs w:val="0"/>
          <w:i/>
          <w:color w:val="auto"/>
          <w:szCs w:val="20"/>
        </w:rPr>
        <w:t>SWC</w:t>
      </w:r>
    </w:p>
    <w:p w14:paraId="7F798750" w14:textId="77777777" w:rsidR="00253F19" w:rsidRPr="00AC4345" w:rsidRDefault="00253F19" w:rsidP="00253F19">
      <w:pPr>
        <w:ind w:left="3600" w:firstLine="720"/>
        <w:jc w:val="both"/>
        <w:rPr>
          <w:bCs w:val="0"/>
          <w:i/>
          <w:color w:val="auto"/>
        </w:rPr>
      </w:pPr>
      <w:r w:rsidRPr="00AC4345">
        <w:rPr>
          <w:bCs w:val="0"/>
          <w:i/>
          <w:color w:val="auto"/>
        </w:rPr>
        <w:t>- Module1</w:t>
      </w:r>
    </w:p>
    <w:p w14:paraId="7F798751" w14:textId="77777777" w:rsidR="00253F19" w:rsidRPr="00AC4345" w:rsidRDefault="00253F19" w:rsidP="00253F19">
      <w:pPr>
        <w:ind w:left="3600" w:firstLine="720"/>
        <w:jc w:val="both"/>
        <w:rPr>
          <w:bCs w:val="0"/>
          <w:i/>
          <w:color w:val="auto"/>
        </w:rPr>
      </w:pPr>
      <w:r w:rsidRPr="00AC4345">
        <w:rPr>
          <w:bCs w:val="0"/>
          <w:i/>
          <w:color w:val="auto"/>
        </w:rPr>
        <w:t>- Module2</w:t>
      </w:r>
    </w:p>
    <w:p w14:paraId="7F798752" w14:textId="77777777" w:rsidR="00253F19" w:rsidRPr="00AC4345" w:rsidRDefault="00253F19" w:rsidP="00253F19">
      <w:pPr>
        <w:ind w:left="4320"/>
        <w:jc w:val="both"/>
        <w:rPr>
          <w:bCs w:val="0"/>
          <w:i/>
          <w:color w:val="auto"/>
        </w:rPr>
      </w:pPr>
      <w:r w:rsidRPr="00AC4345">
        <w:rPr>
          <w:bCs w:val="0"/>
          <w:i/>
          <w:color w:val="auto"/>
        </w:rPr>
        <w:t xml:space="preserve">      - Sub-Module1</w:t>
      </w:r>
    </w:p>
    <w:p w14:paraId="7F798753" w14:textId="77777777" w:rsidR="00253F19" w:rsidRPr="00AC4345" w:rsidRDefault="00253F19" w:rsidP="00253F19">
      <w:pPr>
        <w:ind w:left="4320"/>
        <w:jc w:val="both"/>
        <w:rPr>
          <w:bCs w:val="0"/>
          <w:i/>
          <w:color w:val="auto"/>
        </w:rPr>
      </w:pPr>
      <w:r w:rsidRPr="00AC4345">
        <w:rPr>
          <w:bCs w:val="0"/>
          <w:i/>
          <w:color w:val="auto"/>
        </w:rPr>
        <w:t xml:space="preserve">      - Sub-Module2</w:t>
      </w:r>
    </w:p>
    <w:p w14:paraId="7F798754" w14:textId="77777777" w:rsidR="00253F19" w:rsidRPr="00AC4345" w:rsidRDefault="00253F19" w:rsidP="00253F19">
      <w:pPr>
        <w:pStyle w:val="ListParagraph"/>
        <w:ind w:left="5520"/>
        <w:jc w:val="both"/>
        <w:rPr>
          <w:b w:val="0"/>
          <w:bCs w:val="0"/>
          <w:color w:val="FF0000"/>
          <w:szCs w:val="20"/>
        </w:rPr>
      </w:pPr>
    </w:p>
    <w:p w14:paraId="7F798755" w14:textId="77777777" w:rsidR="00BB22EE" w:rsidRPr="00AC4345" w:rsidRDefault="00BB22EE" w:rsidP="003E0FAD">
      <w:pPr>
        <w:pStyle w:val="ListParagraph"/>
        <w:numPr>
          <w:ilvl w:val="0"/>
          <w:numId w:val="25"/>
        </w:numPr>
        <w:jc w:val="both"/>
        <w:rPr>
          <w:b w:val="0"/>
          <w:bCs w:val="0"/>
          <w:color w:val="auto"/>
          <w:szCs w:val="20"/>
        </w:rPr>
      </w:pPr>
      <w:r w:rsidRPr="00AC4345">
        <w:rPr>
          <w:b w:val="0"/>
          <w:bCs w:val="0"/>
          <w:color w:val="auto"/>
          <w:szCs w:val="20"/>
        </w:rPr>
        <w:t xml:space="preserve">MKS project structure creation right is available only for the project admins. A request </w:t>
      </w:r>
      <w:r w:rsidR="00DE1C09">
        <w:rPr>
          <w:b w:val="0"/>
          <w:bCs w:val="0"/>
          <w:color w:val="auto"/>
          <w:szCs w:val="20"/>
        </w:rPr>
        <w:t>shall</w:t>
      </w:r>
      <w:r w:rsidRPr="00AC4345">
        <w:rPr>
          <w:b w:val="0"/>
          <w:bCs w:val="0"/>
          <w:color w:val="auto"/>
          <w:szCs w:val="20"/>
        </w:rPr>
        <w:t xml:space="preserve"> be sent to one of the project admin for creation of folder structures.</w:t>
      </w:r>
    </w:p>
    <w:p w14:paraId="7F798756" w14:textId="77777777" w:rsidR="00BD36D6" w:rsidRPr="00AC4345" w:rsidRDefault="00BD36D6" w:rsidP="00943481">
      <w:pPr>
        <w:pStyle w:val="ListParagraph"/>
        <w:jc w:val="both"/>
        <w:rPr>
          <w:b w:val="0"/>
          <w:bCs w:val="0"/>
          <w:color w:val="auto"/>
          <w:szCs w:val="20"/>
        </w:rPr>
      </w:pPr>
    </w:p>
    <w:p w14:paraId="7F798757" w14:textId="77777777" w:rsidR="00BD36D6" w:rsidRPr="00AC4345" w:rsidRDefault="00BD36D6" w:rsidP="003E0FAD">
      <w:pPr>
        <w:pStyle w:val="ListParagraph"/>
        <w:numPr>
          <w:ilvl w:val="0"/>
          <w:numId w:val="25"/>
        </w:numPr>
        <w:jc w:val="both"/>
        <w:rPr>
          <w:b w:val="0"/>
          <w:bCs w:val="0"/>
          <w:color w:val="auto"/>
          <w:szCs w:val="20"/>
        </w:rPr>
      </w:pPr>
      <w:r w:rsidRPr="00AC4345">
        <w:rPr>
          <w:b w:val="0"/>
          <w:bCs w:val="0"/>
          <w:color w:val="auto"/>
          <w:szCs w:val="20"/>
        </w:rPr>
        <w:t>Proper naming guidelines shall be followed in naming the component/</w:t>
      </w:r>
      <w:r w:rsidR="00BB22EE" w:rsidRPr="00AC4345">
        <w:rPr>
          <w:b w:val="0"/>
          <w:bCs w:val="0"/>
          <w:color w:val="auto"/>
          <w:szCs w:val="20"/>
        </w:rPr>
        <w:t xml:space="preserve"> </w:t>
      </w:r>
      <w:r w:rsidRPr="00AC4345">
        <w:rPr>
          <w:b w:val="0"/>
          <w:bCs w:val="0"/>
          <w:color w:val="auto"/>
          <w:szCs w:val="20"/>
        </w:rPr>
        <w:t>module/</w:t>
      </w:r>
      <w:r w:rsidR="00BB22EE" w:rsidRPr="00AC4345">
        <w:rPr>
          <w:b w:val="0"/>
          <w:bCs w:val="0"/>
          <w:color w:val="auto"/>
          <w:szCs w:val="20"/>
        </w:rPr>
        <w:t xml:space="preserve"> </w:t>
      </w:r>
      <w:r w:rsidRPr="00AC4345">
        <w:rPr>
          <w:b w:val="0"/>
          <w:bCs w:val="0"/>
          <w:color w:val="auto"/>
          <w:szCs w:val="20"/>
        </w:rPr>
        <w:t>sub-modules</w:t>
      </w:r>
      <w:r w:rsidR="00BB22EE" w:rsidRPr="00AC4345">
        <w:rPr>
          <w:b w:val="0"/>
          <w:bCs w:val="0"/>
          <w:color w:val="auto"/>
          <w:szCs w:val="20"/>
        </w:rPr>
        <w:t>. To</w:t>
      </w:r>
      <w:r w:rsidR="009E529B">
        <w:rPr>
          <w:b w:val="0"/>
          <w:bCs w:val="0"/>
          <w:color w:val="auto"/>
          <w:szCs w:val="20"/>
        </w:rPr>
        <w:t>o</w:t>
      </w:r>
      <w:r w:rsidR="00BB22EE" w:rsidRPr="00AC4345">
        <w:rPr>
          <w:b w:val="0"/>
          <w:bCs w:val="0"/>
          <w:color w:val="auto"/>
          <w:szCs w:val="20"/>
        </w:rPr>
        <w:t xml:space="preserve"> long names shall not be used. Please refer the below link for naming abbreviations are per AUTOSAR standard.</w:t>
      </w:r>
    </w:p>
    <w:p w14:paraId="7F798759" w14:textId="7A2DF350" w:rsidR="00BB22EE" w:rsidRPr="00F836D9" w:rsidRDefault="002956AD" w:rsidP="00F836D9">
      <w:pPr>
        <w:ind w:left="1778"/>
        <w:jc w:val="both"/>
        <w:rPr>
          <w:b w:val="0"/>
          <w:bCs w:val="0"/>
          <w:color w:val="auto"/>
        </w:rPr>
      </w:pPr>
      <w:hyperlink r:id="rId22" w:history="1">
        <w:r w:rsidR="00F836D9" w:rsidRPr="005954FD">
          <w:rPr>
            <w:rStyle w:val="Hyperlink"/>
            <w:b w:val="0"/>
            <w:bCs w:val="0"/>
          </w:rPr>
          <w:t>http://170.205.207.224:7001/si/viewrevision?projectName=d:/MKS_proj/T3_public/Tools/MbE/Matlab_Simulink/Documents/ModellingGuidelines/project.pj&amp;revision=:member&amp;selection=Autosar.NamingConventions.xls</w:t>
        </w:r>
      </w:hyperlink>
    </w:p>
    <w:p w14:paraId="7F79875A" w14:textId="77777777" w:rsidR="003E542F" w:rsidRPr="006D7452" w:rsidRDefault="00361406" w:rsidP="00943481">
      <w:pPr>
        <w:pStyle w:val="Heading1"/>
        <w:numPr>
          <w:ilvl w:val="0"/>
          <w:numId w:val="1"/>
        </w:numPr>
        <w:ind w:left="1200" w:right="-91"/>
        <w:jc w:val="both"/>
        <w:rPr>
          <w:bCs w:val="0"/>
          <w:color w:val="auto"/>
          <w:szCs w:val="32"/>
        </w:rPr>
      </w:pPr>
      <w:bookmarkStart w:id="14" w:name="_Toc484791100"/>
      <w:r w:rsidRPr="006D7452">
        <w:rPr>
          <w:bCs w:val="0"/>
          <w:color w:val="auto"/>
          <w:szCs w:val="32"/>
        </w:rPr>
        <w:t>Behavior modeling in Simulink/</w:t>
      </w:r>
      <w:r w:rsidR="008E4FB0" w:rsidRPr="006D7452">
        <w:rPr>
          <w:bCs w:val="0"/>
          <w:color w:val="auto"/>
          <w:szCs w:val="32"/>
        </w:rPr>
        <w:t>Stateflow</w:t>
      </w:r>
      <w:bookmarkEnd w:id="14"/>
    </w:p>
    <w:p w14:paraId="7F79875B" w14:textId="77777777" w:rsidR="00A22314" w:rsidRPr="00AC4345" w:rsidRDefault="00A22314" w:rsidP="00943481">
      <w:pPr>
        <w:ind w:left="1200" w:right="-91"/>
        <w:jc w:val="both"/>
      </w:pPr>
    </w:p>
    <w:p w14:paraId="7F79875C" w14:textId="77777777" w:rsidR="003E542F" w:rsidRPr="00AC4345" w:rsidRDefault="00361406" w:rsidP="00943481">
      <w:pPr>
        <w:ind w:left="1200" w:right="-91"/>
        <w:jc w:val="both"/>
        <w:rPr>
          <w:b w:val="0"/>
          <w:bCs w:val="0"/>
          <w:color w:val="auto"/>
        </w:rPr>
      </w:pPr>
      <w:r w:rsidRPr="00AC4345">
        <w:rPr>
          <w:b w:val="0"/>
          <w:bCs w:val="0"/>
          <w:color w:val="auto"/>
        </w:rPr>
        <w:t xml:space="preserve">The functional requirements are realized </w:t>
      </w:r>
      <w:r w:rsidR="00DE1C09">
        <w:rPr>
          <w:b w:val="0"/>
          <w:bCs w:val="0"/>
          <w:color w:val="auto"/>
        </w:rPr>
        <w:t>by</w:t>
      </w:r>
      <w:r w:rsidRPr="00AC4345">
        <w:rPr>
          <w:b w:val="0"/>
          <w:bCs w:val="0"/>
          <w:color w:val="auto"/>
        </w:rPr>
        <w:t xml:space="preserve"> using </w:t>
      </w:r>
      <w:r w:rsidR="009D5554" w:rsidRPr="00AC4345">
        <w:rPr>
          <w:b w:val="0"/>
          <w:bCs w:val="0"/>
          <w:color w:val="auto"/>
        </w:rPr>
        <w:t>S</w:t>
      </w:r>
      <w:r w:rsidRPr="00AC4345">
        <w:rPr>
          <w:b w:val="0"/>
          <w:bCs w:val="0"/>
          <w:color w:val="auto"/>
        </w:rPr>
        <w:t xml:space="preserve">imulink or </w:t>
      </w:r>
      <w:r w:rsidR="008E4FB0" w:rsidRPr="00AC4345">
        <w:rPr>
          <w:b w:val="0"/>
          <w:bCs w:val="0"/>
          <w:color w:val="auto"/>
        </w:rPr>
        <w:t>Stateflow</w:t>
      </w:r>
      <w:r w:rsidR="003E6F16" w:rsidRPr="00AC4345">
        <w:rPr>
          <w:b w:val="0"/>
          <w:bCs w:val="0"/>
          <w:color w:val="auto"/>
        </w:rPr>
        <w:t>. Based on</w:t>
      </w:r>
      <w:r w:rsidR="00371E30" w:rsidRPr="00AC4345">
        <w:rPr>
          <w:b w:val="0"/>
          <w:bCs w:val="0"/>
          <w:color w:val="auto"/>
        </w:rPr>
        <w:t xml:space="preserve"> </w:t>
      </w:r>
      <w:r w:rsidR="003E6F16" w:rsidRPr="00AC4345">
        <w:rPr>
          <w:b w:val="0"/>
          <w:bCs w:val="0"/>
          <w:color w:val="auto"/>
        </w:rPr>
        <w:t>the functions the SW application is divided into SW components</w:t>
      </w:r>
      <w:r w:rsidR="009E529B">
        <w:rPr>
          <w:b w:val="0"/>
          <w:bCs w:val="0"/>
          <w:color w:val="auto"/>
        </w:rPr>
        <w:t xml:space="preserve"> (SWC)</w:t>
      </w:r>
      <w:r w:rsidR="003E6F16" w:rsidRPr="00AC4345">
        <w:rPr>
          <w:b w:val="0"/>
          <w:bCs w:val="0"/>
          <w:color w:val="auto"/>
        </w:rPr>
        <w:t xml:space="preserve"> and further into SW modules</w:t>
      </w:r>
      <w:r w:rsidR="00240F2B">
        <w:rPr>
          <w:b w:val="0"/>
          <w:bCs w:val="0"/>
          <w:color w:val="auto"/>
        </w:rPr>
        <w:t xml:space="preserve"> (further into sub-module only if the module is too complex to test</w:t>
      </w:r>
      <w:r w:rsidR="00DE1C09">
        <w:rPr>
          <w:b w:val="0"/>
          <w:bCs w:val="0"/>
          <w:color w:val="auto"/>
        </w:rPr>
        <w:t xml:space="preserve"> or maintain</w:t>
      </w:r>
      <w:r w:rsidR="00240F2B">
        <w:rPr>
          <w:b w:val="0"/>
          <w:bCs w:val="0"/>
          <w:color w:val="auto"/>
        </w:rPr>
        <w:t>)</w:t>
      </w:r>
      <w:r w:rsidR="0053439E" w:rsidRPr="00AC4345">
        <w:rPr>
          <w:b w:val="0"/>
          <w:bCs w:val="0"/>
          <w:color w:val="auto"/>
        </w:rPr>
        <w:t xml:space="preserve"> as specified in the detailed design document.</w:t>
      </w:r>
    </w:p>
    <w:p w14:paraId="7F79875D" w14:textId="77777777" w:rsidR="00DD1F91" w:rsidRPr="00AC4345" w:rsidRDefault="00DD1F91" w:rsidP="00943481">
      <w:pPr>
        <w:ind w:left="1200" w:right="-91"/>
        <w:jc w:val="both"/>
        <w:rPr>
          <w:b w:val="0"/>
          <w:bCs w:val="0"/>
          <w:color w:val="auto"/>
        </w:rPr>
      </w:pPr>
    </w:p>
    <w:p w14:paraId="7F79875E" w14:textId="77777777" w:rsidR="00DD1F91" w:rsidRPr="00AC4345" w:rsidRDefault="000455A7" w:rsidP="00943481">
      <w:pPr>
        <w:ind w:left="1200" w:right="-91"/>
        <w:jc w:val="both"/>
        <w:rPr>
          <w:b w:val="0"/>
          <w:bCs w:val="0"/>
          <w:color w:val="auto"/>
        </w:rPr>
      </w:pPr>
      <w:r w:rsidRPr="00AC4345">
        <w:rPr>
          <w:b w:val="0"/>
          <w:bCs w:val="0"/>
          <w:noProof/>
          <w:color w:val="auto"/>
          <w:lang w:bidi="ar-SA"/>
        </w:rPr>
        <mc:AlternateContent>
          <mc:Choice Requires="wps">
            <w:drawing>
              <wp:anchor distT="0" distB="0" distL="114300" distR="114300" simplePos="0" relativeHeight="251659264" behindDoc="0" locked="0" layoutInCell="1" allowOverlap="1" wp14:anchorId="7F798C0A" wp14:editId="7F798C0B">
                <wp:simplePos x="0" y="0"/>
                <wp:positionH relativeFrom="column">
                  <wp:posOffset>1133475</wp:posOffset>
                </wp:positionH>
                <wp:positionV relativeFrom="paragraph">
                  <wp:posOffset>8891</wp:posOffset>
                </wp:positionV>
                <wp:extent cx="4972050" cy="2057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972050" cy="2057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89.25pt;margin-top:.7pt;width:391.5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" fillcolor="white [3201]" strokecolor="#f79646 [3209]" strokeweight="2pt"/>
            </w:pict>
          </mc:Fallback>
        </mc:AlternateContent>
      </w:r>
      <w:r w:rsidRPr="00AC4345">
        <w:rPr>
          <w:b w:val="0"/>
          <w:bCs w:val="0"/>
          <w:noProof/>
          <w:color w:val="auto"/>
          <w:lang w:bidi="ar-SA"/>
        </w:rPr>
        <mc:AlternateContent>
          <mc:Choice Requires="wps">
            <w:drawing>
              <wp:anchor distT="0" distB="0" distL="114300" distR="114300" simplePos="0" relativeHeight="251669504" behindDoc="0" locked="0" layoutInCell="1" allowOverlap="1" wp14:anchorId="7F798C0C" wp14:editId="7F798C0D">
                <wp:simplePos x="0" y="0"/>
                <wp:positionH relativeFrom="column">
                  <wp:posOffset>1219200</wp:posOffset>
                </wp:positionH>
                <wp:positionV relativeFrom="paragraph">
                  <wp:posOffset>66039</wp:posOffset>
                </wp:positionV>
                <wp:extent cx="1304925" cy="2762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1304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98CA5" w14:textId="77777777" w:rsidR="00353BC2" w:rsidRDefault="00353BC2">
                            <w:r>
                              <w:t>SW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96pt;margin-top:5.2pt;width:102.7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" fillcolor="white [3201]" stroked="f" strokeweight=".5pt">
                <v:textbox>
                  <w:txbxContent>
                    <w:p w14:paraId="7F798CA5" w14:textId="77777777" w:rsidR="00353BC2" w:rsidRDefault="00353BC2">
                      <w:r>
                        <w:t>SW Application</w:t>
                      </w:r>
                    </w:p>
                  </w:txbxContent>
                </v:textbox>
              </v:shape>
            </w:pict>
          </mc:Fallback>
        </mc:AlternateContent>
      </w:r>
    </w:p>
    <w:p w14:paraId="7F79875F" w14:textId="77777777" w:rsidR="00DD1F91" w:rsidRPr="00AC4345" w:rsidRDefault="00DD1F91" w:rsidP="00943481">
      <w:pPr>
        <w:ind w:left="1200" w:right="-91"/>
        <w:jc w:val="both"/>
        <w:rPr>
          <w:b w:val="0"/>
          <w:bCs w:val="0"/>
          <w:color w:val="auto"/>
        </w:rPr>
      </w:pPr>
    </w:p>
    <w:p w14:paraId="7F798760" w14:textId="77777777" w:rsidR="00DD1F91" w:rsidRPr="00AC4345" w:rsidRDefault="00DD1F91" w:rsidP="00943481">
      <w:pPr>
        <w:ind w:left="1200" w:right="-91"/>
        <w:jc w:val="both"/>
        <w:rPr>
          <w:b w:val="0"/>
          <w:bCs w:val="0"/>
          <w:color w:val="auto"/>
        </w:rPr>
      </w:pPr>
    </w:p>
    <w:p w14:paraId="7F798761" w14:textId="77777777" w:rsidR="00DD1F91" w:rsidRPr="00AC4345" w:rsidRDefault="00914092" w:rsidP="00943481">
      <w:pPr>
        <w:ind w:left="1200" w:right="-91"/>
        <w:jc w:val="both"/>
        <w:rPr>
          <w:b w:val="0"/>
          <w:bCs w:val="0"/>
          <w:color w:val="auto"/>
        </w:rPr>
      </w:pPr>
      <w:r w:rsidRPr="00AC4345">
        <w:rPr>
          <w:b w:val="0"/>
          <w:bCs w:val="0"/>
          <w:noProof/>
          <w:color w:val="auto"/>
          <w:lang w:bidi="ar-SA"/>
        </w:rPr>
        <mc:AlternateContent>
          <mc:Choice Requires="wpg">
            <w:drawing>
              <wp:anchor distT="0" distB="0" distL="114300" distR="114300" simplePos="0" relativeHeight="251675648" behindDoc="0" locked="0" layoutInCell="1" allowOverlap="1" wp14:anchorId="7F798C0E" wp14:editId="7F798C0F">
                <wp:simplePos x="0" y="0"/>
                <wp:positionH relativeFrom="column">
                  <wp:posOffset>3714750</wp:posOffset>
                </wp:positionH>
                <wp:positionV relativeFrom="paragraph">
                  <wp:posOffset>6985</wp:posOffset>
                </wp:positionV>
                <wp:extent cx="1924050" cy="1238250"/>
                <wp:effectExtent l="0" t="0" r="19050" b="19050"/>
                <wp:wrapNone/>
                <wp:docPr id="29" name="Group 29"/>
                <wp:cNvGraphicFramePr/>
                <a:graphic xmlns:a="http://schemas.openxmlformats.org/drawingml/2006/main">
                  <a:graphicData uri="http://schemas.microsoft.com/office/word/2010/wordprocessingGroup">
                    <wpg:wgp>
                      <wpg:cNvGrpSpPr/>
                      <wpg:grpSpPr>
                        <a:xfrm>
                          <a:off x="0" y="0"/>
                          <a:ext cx="1924050" cy="1238250"/>
                          <a:chOff x="0" y="0"/>
                          <a:chExt cx="1924050" cy="1238250"/>
                        </a:xfrm>
                      </wpg:grpSpPr>
                      <wps:wsp>
                        <wps:cNvPr id="31" name="Rectangle 31"/>
                        <wps:cNvSpPr/>
                        <wps:spPr>
                          <a:xfrm>
                            <a:off x="0" y="0"/>
                            <a:ext cx="1924050" cy="123825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95250" y="295276"/>
                            <a:ext cx="1771650" cy="819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98CA6" w14:textId="77777777" w:rsidR="00353BC2" w:rsidRDefault="00353BC2" w:rsidP="000455A7">
                              <w:pPr>
                                <w:jc w:val="center"/>
                                <w:rPr>
                                  <w:color w:val="auto"/>
                                </w:rPr>
                              </w:pPr>
                              <w:r w:rsidRPr="000455A7">
                                <w:rPr>
                                  <w:color w:val="auto"/>
                                </w:rPr>
                                <w:t>Module1</w:t>
                              </w:r>
                            </w:p>
                            <w:p w14:paraId="7F798CA7" w14:textId="77777777" w:rsidR="00353BC2" w:rsidRDefault="00353BC2" w:rsidP="000455A7">
                              <w:pPr>
                                <w:jc w:val="center"/>
                                <w:rPr>
                                  <w:color w:val="auto"/>
                                </w:rPr>
                              </w:pPr>
                            </w:p>
                            <w:p w14:paraId="7F798CA8" w14:textId="77777777" w:rsidR="00353BC2" w:rsidRDefault="00353BC2" w:rsidP="000455A7">
                              <w:pPr>
                                <w:jc w:val="center"/>
                                <w:rPr>
                                  <w:color w:val="auto"/>
                                </w:rPr>
                              </w:pPr>
                            </w:p>
                            <w:p w14:paraId="7F798CA9" w14:textId="77777777" w:rsidR="00353BC2" w:rsidRPr="000455A7" w:rsidRDefault="00353BC2" w:rsidP="000455A7">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8575" y="19050"/>
                            <a:ext cx="13239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98CAA" w14:textId="77777777" w:rsidR="00353BC2" w:rsidRDefault="00353BC2" w:rsidP="000455A7">
                              <w:r>
                                <w:t>SWC_2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27" style="position:absolute;left:0;text-align:left;margin-left:292.5pt;margin-top:.55pt;width:151.5pt;height:97.5pt;z-index:251675648" coordsize="19240,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">
                <v:rect id="Rectangle 31" o:spid="_x0000_s1028" style="position:absolute;width:19240;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jT8IA&#10;AADbAAAADwAAAGRycy9kb3ducmV2LnhtbESPT4vCMBTE78J+h/CEvWnqruhaG0UXFrwIti6eH83r&#10;H2xeShO1fnsjCB6HmfkNk6x704grda62rGAyjkAQ51bXXCr4P/6NfkA4j6yxsUwK7uRgvfoYJBhr&#10;e+OUrpkvRYCwi1FB5X0bS+nyigy6sW2Jg1fYzqAPsiul7vAW4KaRX1E0kwZrDgsVtvRbUX7OLkaB&#10;KTK+L6Yy3Z82h3mNul/M3Fapz2G/WYLw1Pt3+NXeaQXfE3h+C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SNPwgAAANsAAAAPAAAAAAAAAAAAAAAAAJgCAABkcnMvZG93&#10;bnJldi54bWxQSwUGAAAAAAQABAD1AAAAhwMAAAAA&#10;" fillcolor="white [3201]" strokecolor="#5a5a5a [2109]" strokeweight="2pt"/>
                <v:roundrect id="Rounded Rectangle 32" o:spid="_x0000_s1029" style="position:absolute;left:952;top:2952;width:17717;height:8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4f81bd [3204]" strokecolor="#243f60 [1604]" strokeweight="2pt">
                  <v:textbox>
                    <w:txbxContent>
                      <w:p w14:paraId="7F798CA6" w14:textId="77777777" w:rsidR="00353BC2" w:rsidRDefault="00353BC2" w:rsidP="000455A7">
                        <w:pPr>
                          <w:jc w:val="center"/>
                          <w:rPr>
                            <w:color w:val="auto"/>
                          </w:rPr>
                        </w:pPr>
                        <w:r w:rsidRPr="000455A7">
                          <w:rPr>
                            <w:color w:val="auto"/>
                          </w:rPr>
                          <w:t>Module1</w:t>
                        </w:r>
                      </w:p>
                      <w:p w14:paraId="7F798CA7" w14:textId="77777777" w:rsidR="00353BC2" w:rsidRDefault="00353BC2" w:rsidP="000455A7">
                        <w:pPr>
                          <w:jc w:val="center"/>
                          <w:rPr>
                            <w:color w:val="auto"/>
                          </w:rPr>
                        </w:pPr>
                      </w:p>
                      <w:p w14:paraId="7F798CA8" w14:textId="77777777" w:rsidR="00353BC2" w:rsidRDefault="00353BC2" w:rsidP="000455A7">
                        <w:pPr>
                          <w:jc w:val="center"/>
                          <w:rPr>
                            <w:color w:val="auto"/>
                          </w:rPr>
                        </w:pPr>
                      </w:p>
                      <w:p w14:paraId="7F798CA9" w14:textId="77777777" w:rsidR="00353BC2" w:rsidRPr="000455A7" w:rsidRDefault="00353BC2" w:rsidP="000455A7">
                        <w:pPr>
                          <w:jc w:val="center"/>
                          <w:rPr>
                            <w:color w:val="auto"/>
                          </w:rPr>
                        </w:pPr>
                      </w:p>
                    </w:txbxContent>
                  </v:textbox>
                </v:roundrect>
                <v:shape id="Text Box 33" o:spid="_x0000_s1030" type="#_x0000_t202" style="position:absolute;left:285;top:190;width:132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F798CAA" w14:textId="77777777" w:rsidR="00353BC2" w:rsidRDefault="00353BC2" w:rsidP="000455A7">
                        <w:r>
                          <w:t>SWC_2</w:t>
                        </w:r>
                      </w:p>
                    </w:txbxContent>
                  </v:textbox>
                </v:shape>
              </v:group>
            </w:pict>
          </mc:Fallback>
        </mc:AlternateContent>
      </w:r>
      <w:r w:rsidRPr="00AC4345">
        <w:rPr>
          <w:b w:val="0"/>
          <w:bCs w:val="0"/>
          <w:noProof/>
          <w:color w:val="auto"/>
          <w:lang w:bidi="ar-SA"/>
        </w:rPr>
        <mc:AlternateContent>
          <mc:Choice Requires="wpg">
            <w:drawing>
              <wp:anchor distT="0" distB="0" distL="114300" distR="114300" simplePos="0" relativeHeight="251673600" behindDoc="0" locked="0" layoutInCell="1" allowOverlap="1" wp14:anchorId="7F798C10" wp14:editId="7F798C11">
                <wp:simplePos x="0" y="0"/>
                <wp:positionH relativeFrom="column">
                  <wp:posOffset>1514475</wp:posOffset>
                </wp:positionH>
                <wp:positionV relativeFrom="paragraph">
                  <wp:posOffset>6985</wp:posOffset>
                </wp:positionV>
                <wp:extent cx="1924050" cy="1238250"/>
                <wp:effectExtent l="0" t="0" r="19050" b="19050"/>
                <wp:wrapNone/>
                <wp:docPr id="23" name="Group 23"/>
                <wp:cNvGraphicFramePr/>
                <a:graphic xmlns:a="http://schemas.openxmlformats.org/drawingml/2006/main">
                  <a:graphicData uri="http://schemas.microsoft.com/office/word/2010/wordprocessingGroup">
                    <wpg:wgp>
                      <wpg:cNvGrpSpPr/>
                      <wpg:grpSpPr>
                        <a:xfrm>
                          <a:off x="0" y="0"/>
                          <a:ext cx="1924050" cy="1238250"/>
                          <a:chOff x="0" y="0"/>
                          <a:chExt cx="1924050" cy="1238250"/>
                        </a:xfrm>
                      </wpg:grpSpPr>
                      <wps:wsp>
                        <wps:cNvPr id="6" name="Rectangle 6"/>
                        <wps:cNvSpPr/>
                        <wps:spPr>
                          <a:xfrm>
                            <a:off x="0" y="0"/>
                            <a:ext cx="1924050" cy="1238250"/>
                          </a:xfrm>
                          <a:prstGeom prst="rect">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95250" y="295276"/>
                            <a:ext cx="81915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98CAB" w14:textId="77777777" w:rsidR="00353BC2" w:rsidRPr="000455A7" w:rsidRDefault="00353BC2" w:rsidP="000455A7">
                              <w:pPr>
                                <w:jc w:val="center"/>
                                <w:rPr>
                                  <w:color w:val="auto"/>
                                </w:rPr>
                              </w:pPr>
                              <w:r w:rsidRPr="000455A7">
                                <w:rPr>
                                  <w:color w:val="auto"/>
                                </w:rPr>
                                <w:t>Module1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8575" y="19050"/>
                            <a:ext cx="13239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98CAC" w14:textId="77777777" w:rsidR="00353BC2" w:rsidRDefault="00353BC2" w:rsidP="000455A7">
                              <w:r>
                                <w:t>SWC_1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ounded Rectangle 22"/>
                        <wps:cNvSpPr/>
                        <wps:spPr>
                          <a:xfrm>
                            <a:off x="1009650" y="295276"/>
                            <a:ext cx="819150" cy="6857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98CAD" w14:textId="77777777" w:rsidR="00353BC2" w:rsidRPr="000455A7" w:rsidRDefault="00353BC2" w:rsidP="000455A7">
                              <w:pPr>
                                <w:jc w:val="center"/>
                                <w:rPr>
                                  <w:color w:val="auto"/>
                                </w:rPr>
                              </w:pPr>
                              <w:r>
                                <w:rPr>
                                  <w:color w:val="auto"/>
                                </w:rPr>
                                <w:t>Module2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31" style="position:absolute;left:0;text-align:left;margin-left:119.25pt;margin-top:.55pt;width:151.5pt;height:97.5pt;z-index:251673600" coordsize="19240,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">
                <v:rect id="Rectangle 6" o:spid="_x0000_s1032" style="position:absolute;width:19240;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4dsIA&#10;AADaAAAADwAAAGRycy9kb3ducmV2LnhtbESPX2vCQBDE3wt+h2MF3+rFghJSTxFBkD4I/oG+rrk1&#10;CWb3wt2psZ++Vyj4OMzMb5j5sudW3cmHxomByTgDRVI620hl4HTcvOegQkSx2DohA08KsFwM3uZY&#10;WPeQPd0PsVIJIqFAA3WMXaF1KGtiDGPXkSTv4jxjTNJX2np8JDi3+iPLZpqxkbRQY0frmsrr4cYG&#10;znubtz9bPLKP0+8vXuW7M+fGjIb96hNUpD6+wv/trTUwg78r6Qbo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nh2wgAAANoAAAAPAAAAAAAAAAAAAAAAAJgCAABkcnMvZG93&#10;bnJldi54bWxQSwUGAAAAAAQABAD1AAAAhwMAAAAA&#10;" fillcolor="white [3201]" strokecolor="gray [1629]" strokeweight="2pt"/>
                <v:roundrect id="Rounded Rectangle 11" o:spid="_x0000_s1033" style="position:absolute;left:952;top:2952;width:819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4f81bd [3204]" strokecolor="#243f60 [1604]" strokeweight="2pt">
                  <v:textbox>
                    <w:txbxContent>
                      <w:p w14:paraId="7F798CAB" w14:textId="77777777" w:rsidR="00353BC2" w:rsidRPr="000455A7" w:rsidRDefault="00353BC2" w:rsidP="000455A7">
                        <w:pPr>
                          <w:jc w:val="center"/>
                          <w:rPr>
                            <w:color w:val="auto"/>
                          </w:rPr>
                        </w:pPr>
                        <w:r w:rsidRPr="000455A7">
                          <w:rPr>
                            <w:color w:val="auto"/>
                          </w:rPr>
                          <w:t>Module1</w:t>
                        </w:r>
                      </w:p>
                    </w:txbxContent>
                  </v:textbox>
                </v:roundrect>
                <v:shape id="Text Box 21" o:spid="_x0000_s1034" type="#_x0000_t202" style="position:absolute;left:285;top:190;width:132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7F798CAC" w14:textId="77777777" w:rsidR="00353BC2" w:rsidRDefault="00353BC2" w:rsidP="000455A7">
                        <w:r>
                          <w:t>SWC_1</w:t>
                        </w:r>
                      </w:p>
                    </w:txbxContent>
                  </v:textbox>
                </v:shape>
                <v:roundrect id="Rounded Rectangle 22" o:spid="_x0000_s1035" style="position:absolute;left:10096;top:2952;width:819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1Cj70A&#10;AADbAAAADwAAAGRycy9kb3ducmV2LnhtbESPzQrCMBCE74LvEFbwIppaQbQaRQR/rlYfYGnWtths&#10;SpNqfXsjCB6HmfmGWW87U4knNa60rGA6iUAQZ1aXnCu4XQ/jBQjnkTVWlknBmxxsN/3eGhNtX3yh&#10;Z+pzESDsElRQeF8nUrqsIINuYmvi4N1tY9AH2eRSN/gKcFPJOIrm0mDJYaHAmvYFZY+0NQqW7emd&#10;lvI+u6IftUeyyxRzrdRw0O1WIDx1/h/+tc9aQRz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a1Cj70AAADbAAAADwAAAAAAAAAAAAAAAACYAgAAZHJzL2Rvd25yZXYu&#10;eG1sUEsFBgAAAAAEAAQA9QAAAIIDAAAAAA==&#10;" fillcolor="#4f81bd [3204]" strokecolor="#243f60 [1604]" strokeweight="2pt">
                  <v:textbox>
                    <w:txbxContent>
                      <w:p w14:paraId="7F798CAD" w14:textId="77777777" w:rsidR="00353BC2" w:rsidRPr="000455A7" w:rsidRDefault="00353BC2" w:rsidP="000455A7">
                        <w:pPr>
                          <w:jc w:val="center"/>
                          <w:rPr>
                            <w:color w:val="auto"/>
                          </w:rPr>
                        </w:pPr>
                        <w:r>
                          <w:rPr>
                            <w:color w:val="auto"/>
                          </w:rPr>
                          <w:t>Module2</w:t>
                        </w:r>
                      </w:p>
                    </w:txbxContent>
                  </v:textbox>
                </v:roundrect>
              </v:group>
            </w:pict>
          </mc:Fallback>
        </mc:AlternateContent>
      </w:r>
    </w:p>
    <w:p w14:paraId="7F798762" w14:textId="77777777" w:rsidR="00DD1F91" w:rsidRPr="00AC4345" w:rsidRDefault="00DD1F91" w:rsidP="00943481">
      <w:pPr>
        <w:ind w:left="1200" w:right="-91"/>
        <w:jc w:val="both"/>
        <w:rPr>
          <w:b w:val="0"/>
          <w:bCs w:val="0"/>
          <w:color w:val="auto"/>
        </w:rPr>
      </w:pPr>
    </w:p>
    <w:p w14:paraId="7F798763" w14:textId="77777777" w:rsidR="00DD1F91" w:rsidRPr="00AC4345" w:rsidRDefault="00DD1F91" w:rsidP="00943481">
      <w:pPr>
        <w:ind w:left="1200" w:right="-91"/>
        <w:jc w:val="both"/>
        <w:rPr>
          <w:b w:val="0"/>
          <w:bCs w:val="0"/>
          <w:color w:val="auto"/>
        </w:rPr>
      </w:pPr>
    </w:p>
    <w:p w14:paraId="7F798764" w14:textId="77777777" w:rsidR="00DD1F91" w:rsidRPr="00AC4345" w:rsidRDefault="00316D78" w:rsidP="00943481">
      <w:pPr>
        <w:ind w:left="1200" w:right="-91"/>
        <w:jc w:val="both"/>
        <w:rPr>
          <w:b w:val="0"/>
          <w:bCs w:val="0"/>
          <w:color w:val="auto"/>
        </w:rPr>
      </w:pPr>
      <w:r w:rsidRPr="00AC4345">
        <w:rPr>
          <w:b w:val="0"/>
          <w:bCs w:val="0"/>
          <w:noProof/>
          <w:color w:val="auto"/>
          <w:lang w:bidi="ar-SA"/>
        </w:rPr>
        <mc:AlternateContent>
          <mc:Choice Requires="wps">
            <w:drawing>
              <wp:anchor distT="0" distB="0" distL="114300" distR="114300" simplePos="0" relativeHeight="251678720" behindDoc="0" locked="0" layoutInCell="1" allowOverlap="1" wp14:anchorId="7F798C12" wp14:editId="7F798C13">
                <wp:simplePos x="0" y="0"/>
                <wp:positionH relativeFrom="column">
                  <wp:posOffset>4819650</wp:posOffset>
                </wp:positionH>
                <wp:positionV relativeFrom="paragraph">
                  <wp:posOffset>119380</wp:posOffset>
                </wp:positionV>
                <wp:extent cx="638175" cy="36195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638175" cy="361950"/>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98CAE" w14:textId="77777777" w:rsidR="00353BC2" w:rsidRPr="00914092" w:rsidRDefault="00353BC2" w:rsidP="00914092">
                            <w:pPr>
                              <w:jc w:val="center"/>
                              <w:rPr>
                                <w:sz w:val="14"/>
                              </w:rPr>
                            </w:pPr>
                            <w:r w:rsidRPr="00914092">
                              <w:rPr>
                                <w:sz w:val="14"/>
                              </w:rPr>
                              <w:t>Sub module</w:t>
                            </w:r>
                            <w:r>
                              <w:rPr>
                                <w:sz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6" style="position:absolute;left:0;text-align:left;margin-left:379.5pt;margin-top:9.4pt;width:50.2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" fillcolor="#f2dbdb [661]" strokecolor="black [3213]" strokeweight="2pt">
                <v:textbox>
                  <w:txbxContent>
                    <w:p w14:paraId="7F798CAE" w14:textId="77777777" w:rsidR="00353BC2" w:rsidRPr="00914092" w:rsidRDefault="00353BC2" w:rsidP="00914092">
                      <w:pPr>
                        <w:jc w:val="center"/>
                        <w:rPr>
                          <w:sz w:val="14"/>
                        </w:rPr>
                      </w:pPr>
                      <w:r w:rsidRPr="00914092">
                        <w:rPr>
                          <w:sz w:val="14"/>
                        </w:rPr>
                        <w:t>Sub module</w:t>
                      </w:r>
                      <w:r>
                        <w:rPr>
                          <w:sz w:val="14"/>
                        </w:rPr>
                        <w:t>2</w:t>
                      </w:r>
                    </w:p>
                  </w:txbxContent>
                </v:textbox>
              </v:roundrect>
            </w:pict>
          </mc:Fallback>
        </mc:AlternateContent>
      </w:r>
      <w:r w:rsidRPr="00AC4345">
        <w:rPr>
          <w:b w:val="0"/>
          <w:bCs w:val="0"/>
          <w:noProof/>
          <w:color w:val="auto"/>
          <w:lang w:bidi="ar-SA"/>
        </w:rPr>
        <mc:AlternateContent>
          <mc:Choice Requires="wps">
            <w:drawing>
              <wp:anchor distT="0" distB="0" distL="114300" distR="114300" simplePos="0" relativeHeight="251676672" behindDoc="0" locked="0" layoutInCell="1" allowOverlap="1" wp14:anchorId="7F798C14" wp14:editId="7F798C15">
                <wp:simplePos x="0" y="0"/>
                <wp:positionH relativeFrom="column">
                  <wp:posOffset>3962400</wp:posOffset>
                </wp:positionH>
                <wp:positionV relativeFrom="paragraph">
                  <wp:posOffset>119380</wp:posOffset>
                </wp:positionV>
                <wp:extent cx="638175" cy="36195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638175" cy="361950"/>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98CAF" w14:textId="77777777" w:rsidR="00353BC2" w:rsidRPr="00914092" w:rsidRDefault="00353BC2" w:rsidP="00914092">
                            <w:pPr>
                              <w:jc w:val="center"/>
                              <w:rPr>
                                <w:sz w:val="14"/>
                              </w:rPr>
                            </w:pPr>
                            <w:r w:rsidRPr="00914092">
                              <w:rPr>
                                <w:sz w:val="14"/>
                              </w:rPr>
                              <w:t>Sub module</w:t>
                            </w:r>
                            <w:r>
                              <w:rPr>
                                <w:sz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7" style="position:absolute;left:0;text-align:left;margin-left:312pt;margin-top:9.4pt;width:50.2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" fillcolor="#f2dbdb [661]" strokecolor="black [3213]" strokeweight="2pt">
                <v:textbox>
                  <w:txbxContent>
                    <w:p w14:paraId="7F798CAF" w14:textId="77777777" w:rsidR="00353BC2" w:rsidRPr="00914092" w:rsidRDefault="00353BC2" w:rsidP="00914092">
                      <w:pPr>
                        <w:jc w:val="center"/>
                        <w:rPr>
                          <w:sz w:val="14"/>
                        </w:rPr>
                      </w:pPr>
                      <w:r w:rsidRPr="00914092">
                        <w:rPr>
                          <w:sz w:val="14"/>
                        </w:rPr>
                        <w:t>Sub module</w:t>
                      </w:r>
                      <w:r>
                        <w:rPr>
                          <w:sz w:val="14"/>
                        </w:rPr>
                        <w:t>1</w:t>
                      </w:r>
                    </w:p>
                  </w:txbxContent>
                </v:textbox>
              </v:roundrect>
            </w:pict>
          </mc:Fallback>
        </mc:AlternateContent>
      </w:r>
    </w:p>
    <w:p w14:paraId="7F798765" w14:textId="77777777" w:rsidR="00DD1F91" w:rsidRPr="00AC4345" w:rsidRDefault="00DD1F91" w:rsidP="00943481">
      <w:pPr>
        <w:ind w:left="1200" w:right="-91"/>
        <w:jc w:val="both"/>
        <w:rPr>
          <w:b w:val="0"/>
          <w:bCs w:val="0"/>
          <w:color w:val="auto"/>
        </w:rPr>
      </w:pPr>
    </w:p>
    <w:p w14:paraId="7F798766" w14:textId="77777777" w:rsidR="00DD1F91" w:rsidRPr="00AC4345" w:rsidRDefault="00DD1F91" w:rsidP="00943481">
      <w:pPr>
        <w:ind w:left="1200" w:right="-91"/>
        <w:jc w:val="both"/>
        <w:rPr>
          <w:b w:val="0"/>
          <w:bCs w:val="0"/>
          <w:color w:val="auto"/>
        </w:rPr>
      </w:pPr>
    </w:p>
    <w:p w14:paraId="7F798767" w14:textId="77777777" w:rsidR="00DD1F91" w:rsidRPr="00AC4345" w:rsidRDefault="00DD1F91" w:rsidP="00943481">
      <w:pPr>
        <w:ind w:left="1200" w:right="-91"/>
        <w:jc w:val="both"/>
        <w:rPr>
          <w:b w:val="0"/>
          <w:bCs w:val="0"/>
          <w:color w:val="auto"/>
        </w:rPr>
      </w:pPr>
    </w:p>
    <w:p w14:paraId="7F798768" w14:textId="77777777" w:rsidR="00DD1F91" w:rsidRPr="00AC4345" w:rsidRDefault="00DD1F91" w:rsidP="00943481">
      <w:pPr>
        <w:ind w:left="1200" w:right="-91"/>
        <w:jc w:val="both"/>
        <w:rPr>
          <w:b w:val="0"/>
          <w:bCs w:val="0"/>
          <w:color w:val="auto"/>
        </w:rPr>
      </w:pPr>
    </w:p>
    <w:p w14:paraId="7F798769" w14:textId="77777777" w:rsidR="000455A7" w:rsidRPr="00AC4345" w:rsidRDefault="000455A7" w:rsidP="00943481">
      <w:pPr>
        <w:ind w:left="1200" w:right="-91"/>
        <w:jc w:val="both"/>
        <w:rPr>
          <w:b w:val="0"/>
          <w:bCs w:val="0"/>
          <w:color w:val="auto"/>
        </w:rPr>
      </w:pPr>
    </w:p>
    <w:p w14:paraId="7F79876A" w14:textId="77777777" w:rsidR="000455A7" w:rsidRDefault="000455A7" w:rsidP="00943481">
      <w:pPr>
        <w:ind w:left="1200" w:right="-91"/>
        <w:jc w:val="both"/>
        <w:rPr>
          <w:b w:val="0"/>
          <w:bCs w:val="0"/>
          <w:color w:val="auto"/>
        </w:rPr>
      </w:pPr>
    </w:p>
    <w:p w14:paraId="7F79876B" w14:textId="77777777" w:rsidR="00316D78" w:rsidRDefault="00316D78" w:rsidP="00943481">
      <w:pPr>
        <w:ind w:left="1200" w:right="-91"/>
        <w:jc w:val="both"/>
        <w:rPr>
          <w:b w:val="0"/>
          <w:bCs w:val="0"/>
          <w:color w:val="auto"/>
        </w:rPr>
      </w:pPr>
    </w:p>
    <w:p w14:paraId="7F79876C" w14:textId="77777777" w:rsidR="00316D78" w:rsidRPr="00AC4345" w:rsidRDefault="00316D78" w:rsidP="00943481">
      <w:pPr>
        <w:ind w:left="1200" w:right="-91"/>
        <w:jc w:val="both"/>
        <w:rPr>
          <w:b w:val="0"/>
          <w:bCs w:val="0"/>
          <w:color w:val="auto"/>
        </w:rPr>
      </w:pPr>
    </w:p>
    <w:p w14:paraId="7F79876D" w14:textId="77777777" w:rsidR="003E542F" w:rsidRPr="006D7452" w:rsidRDefault="003E542F" w:rsidP="00943481">
      <w:pPr>
        <w:pStyle w:val="Heading1"/>
        <w:numPr>
          <w:ilvl w:val="1"/>
          <w:numId w:val="1"/>
        </w:numPr>
        <w:ind w:left="1200" w:right="-91"/>
        <w:jc w:val="both"/>
        <w:rPr>
          <w:bCs w:val="0"/>
          <w:color w:val="auto"/>
          <w:sz w:val="28"/>
          <w:szCs w:val="24"/>
        </w:rPr>
      </w:pPr>
      <w:bookmarkStart w:id="15" w:name="_Toc484791101"/>
      <w:r w:rsidRPr="006D7452">
        <w:rPr>
          <w:bCs w:val="0"/>
          <w:color w:val="auto"/>
          <w:sz w:val="28"/>
          <w:szCs w:val="24"/>
        </w:rPr>
        <w:t xml:space="preserve">Component </w:t>
      </w:r>
      <w:r w:rsidR="000649AB" w:rsidRPr="006D7452">
        <w:rPr>
          <w:bCs w:val="0"/>
          <w:color w:val="auto"/>
          <w:sz w:val="28"/>
          <w:szCs w:val="24"/>
        </w:rPr>
        <w:t xml:space="preserve">model </w:t>
      </w:r>
      <w:r w:rsidR="00585A84" w:rsidRPr="006D7452">
        <w:rPr>
          <w:bCs w:val="0"/>
          <w:color w:val="auto"/>
          <w:sz w:val="28"/>
          <w:szCs w:val="24"/>
        </w:rPr>
        <w:t>design</w:t>
      </w:r>
      <w:bookmarkEnd w:id="15"/>
    </w:p>
    <w:p w14:paraId="7F79876E" w14:textId="77777777" w:rsidR="008F791D" w:rsidRPr="00316D78" w:rsidRDefault="008F791D" w:rsidP="00943481">
      <w:pPr>
        <w:pStyle w:val="Heading1"/>
        <w:numPr>
          <w:ilvl w:val="2"/>
          <w:numId w:val="1"/>
        </w:numPr>
        <w:ind w:right="-91"/>
        <w:jc w:val="both"/>
        <w:rPr>
          <w:color w:val="auto"/>
          <w:sz w:val="22"/>
          <w:szCs w:val="20"/>
        </w:rPr>
      </w:pPr>
      <w:bookmarkStart w:id="16" w:name="_Toc484791102"/>
      <w:r w:rsidRPr="00316D78">
        <w:rPr>
          <w:color w:val="auto"/>
          <w:sz w:val="22"/>
          <w:szCs w:val="20"/>
        </w:rPr>
        <w:t>Purpose</w:t>
      </w:r>
      <w:bookmarkEnd w:id="16"/>
    </w:p>
    <w:p w14:paraId="7F79876F" w14:textId="77777777" w:rsidR="00284C72" w:rsidRPr="00AC4345" w:rsidRDefault="008F791D" w:rsidP="00943481">
      <w:pPr>
        <w:ind w:left="1516" w:right="-91"/>
        <w:jc w:val="both"/>
        <w:rPr>
          <w:b w:val="0"/>
          <w:bCs w:val="0"/>
          <w:color w:val="auto"/>
        </w:rPr>
      </w:pPr>
      <w:r w:rsidRPr="00AC4345">
        <w:rPr>
          <w:b w:val="0"/>
          <w:bCs w:val="0"/>
          <w:color w:val="auto"/>
        </w:rPr>
        <w:t xml:space="preserve">The main purpose </w:t>
      </w:r>
      <w:r w:rsidR="00FD797F" w:rsidRPr="00AC4345">
        <w:rPr>
          <w:b w:val="0"/>
          <w:bCs w:val="0"/>
          <w:color w:val="auto"/>
        </w:rPr>
        <w:t xml:space="preserve">of component </w:t>
      </w:r>
      <w:r w:rsidR="00880B50" w:rsidRPr="00AC4345">
        <w:rPr>
          <w:b w:val="0"/>
          <w:bCs w:val="0"/>
          <w:color w:val="auto"/>
        </w:rPr>
        <w:t>design</w:t>
      </w:r>
      <w:r w:rsidR="00FD797F" w:rsidRPr="00AC4345">
        <w:rPr>
          <w:b w:val="0"/>
          <w:bCs w:val="0"/>
          <w:color w:val="auto"/>
        </w:rPr>
        <w:t xml:space="preserve"> </w:t>
      </w:r>
      <w:r w:rsidRPr="00AC4345">
        <w:rPr>
          <w:b w:val="0"/>
          <w:bCs w:val="0"/>
          <w:color w:val="auto"/>
        </w:rPr>
        <w:t xml:space="preserve">is to show the </w:t>
      </w:r>
      <w:r w:rsidR="004873F9">
        <w:rPr>
          <w:b w:val="0"/>
          <w:bCs w:val="0"/>
          <w:color w:val="auto"/>
        </w:rPr>
        <w:t xml:space="preserve">signal flow and </w:t>
      </w:r>
      <w:r w:rsidR="00880B50" w:rsidRPr="00AC4345">
        <w:rPr>
          <w:b w:val="0"/>
          <w:bCs w:val="0"/>
          <w:color w:val="auto"/>
        </w:rPr>
        <w:t>interaction between the underlying modules</w:t>
      </w:r>
      <w:r w:rsidR="0023660A" w:rsidRPr="00AC4345">
        <w:rPr>
          <w:b w:val="0"/>
          <w:bCs w:val="0"/>
          <w:color w:val="auto"/>
        </w:rPr>
        <w:t>.</w:t>
      </w:r>
      <w:r w:rsidR="00D523C7" w:rsidRPr="00AC4345">
        <w:rPr>
          <w:b w:val="0"/>
          <w:bCs w:val="0"/>
          <w:color w:val="auto"/>
        </w:rPr>
        <w:t xml:space="preserve"> </w:t>
      </w:r>
    </w:p>
    <w:p w14:paraId="7F798770" w14:textId="77777777" w:rsidR="00284C72" w:rsidRPr="00316D78" w:rsidRDefault="00284C72" w:rsidP="00943481">
      <w:pPr>
        <w:pStyle w:val="Heading1"/>
        <w:numPr>
          <w:ilvl w:val="2"/>
          <w:numId w:val="1"/>
        </w:numPr>
        <w:ind w:right="-91"/>
        <w:jc w:val="both"/>
        <w:rPr>
          <w:color w:val="auto"/>
          <w:sz w:val="22"/>
          <w:szCs w:val="20"/>
        </w:rPr>
      </w:pPr>
      <w:bookmarkStart w:id="17" w:name="_Toc484791103"/>
      <w:r w:rsidRPr="00316D78">
        <w:rPr>
          <w:color w:val="auto"/>
          <w:sz w:val="22"/>
          <w:szCs w:val="20"/>
        </w:rPr>
        <w:t>Pre-requisite</w:t>
      </w:r>
      <w:bookmarkEnd w:id="17"/>
    </w:p>
    <w:p w14:paraId="7F798771" w14:textId="77777777" w:rsidR="000675B8" w:rsidRPr="00AC4345" w:rsidRDefault="000675B8" w:rsidP="00943481">
      <w:pPr>
        <w:numPr>
          <w:ilvl w:val="0"/>
          <w:numId w:val="7"/>
        </w:numPr>
        <w:ind w:right="-91"/>
        <w:jc w:val="both"/>
        <w:rPr>
          <w:b w:val="0"/>
          <w:bCs w:val="0"/>
          <w:color w:val="auto"/>
        </w:rPr>
      </w:pPr>
      <w:r w:rsidRPr="00AC4345">
        <w:rPr>
          <w:b w:val="0"/>
          <w:bCs w:val="0"/>
          <w:color w:val="auto"/>
        </w:rPr>
        <w:t xml:space="preserve">Project structure </w:t>
      </w:r>
      <w:r w:rsidR="002F742E" w:rsidRPr="00AC4345">
        <w:rPr>
          <w:b w:val="0"/>
          <w:bCs w:val="0"/>
          <w:color w:val="auto"/>
        </w:rPr>
        <w:t>available</w:t>
      </w:r>
      <w:r w:rsidRPr="00AC4345">
        <w:rPr>
          <w:b w:val="0"/>
          <w:bCs w:val="0"/>
          <w:color w:val="auto"/>
        </w:rPr>
        <w:t xml:space="preserve"> in MKS SI</w:t>
      </w:r>
    </w:p>
    <w:p w14:paraId="7F798772" w14:textId="77777777" w:rsidR="009F4F89" w:rsidRPr="00AC4345" w:rsidRDefault="009F4F89" w:rsidP="00943481">
      <w:pPr>
        <w:numPr>
          <w:ilvl w:val="0"/>
          <w:numId w:val="7"/>
        </w:numPr>
        <w:ind w:right="-91"/>
        <w:jc w:val="both"/>
        <w:rPr>
          <w:b w:val="0"/>
          <w:bCs w:val="0"/>
          <w:color w:val="auto"/>
        </w:rPr>
      </w:pPr>
      <w:r w:rsidRPr="00AC4345">
        <w:rPr>
          <w:b w:val="0"/>
          <w:bCs w:val="0"/>
          <w:color w:val="auto"/>
        </w:rPr>
        <w:t xml:space="preserve">Detailed design </w:t>
      </w:r>
      <w:r w:rsidR="00E6100B" w:rsidRPr="00AC4345">
        <w:rPr>
          <w:b w:val="0"/>
          <w:bCs w:val="0"/>
          <w:color w:val="auto"/>
        </w:rPr>
        <w:t>specification of component</w:t>
      </w:r>
    </w:p>
    <w:p w14:paraId="7F798773" w14:textId="77777777" w:rsidR="00776726" w:rsidRPr="00AC4345" w:rsidRDefault="00763B84" w:rsidP="00943481">
      <w:pPr>
        <w:numPr>
          <w:ilvl w:val="0"/>
          <w:numId w:val="7"/>
        </w:numPr>
        <w:ind w:right="-91"/>
        <w:jc w:val="both"/>
        <w:rPr>
          <w:b w:val="0"/>
          <w:bCs w:val="0"/>
        </w:rPr>
      </w:pPr>
      <w:r w:rsidRPr="00AC4345">
        <w:rPr>
          <w:b w:val="0"/>
          <w:bCs w:val="0"/>
          <w:color w:val="auto"/>
        </w:rPr>
        <w:t>Interface specification for the component in MKS RM</w:t>
      </w:r>
    </w:p>
    <w:p w14:paraId="7F798774" w14:textId="77777777" w:rsidR="005F4386" w:rsidRPr="00316D78" w:rsidRDefault="004906FA" w:rsidP="00943481">
      <w:pPr>
        <w:pStyle w:val="Heading1"/>
        <w:numPr>
          <w:ilvl w:val="2"/>
          <w:numId w:val="1"/>
        </w:numPr>
        <w:ind w:right="-91"/>
        <w:jc w:val="both"/>
        <w:rPr>
          <w:color w:val="auto"/>
          <w:sz w:val="22"/>
          <w:szCs w:val="20"/>
        </w:rPr>
      </w:pPr>
      <w:bookmarkStart w:id="18" w:name="_Toc484791104"/>
      <w:r w:rsidRPr="00316D78">
        <w:rPr>
          <w:color w:val="auto"/>
          <w:sz w:val="22"/>
          <w:szCs w:val="20"/>
        </w:rPr>
        <w:t xml:space="preserve">Guidelines for component </w:t>
      </w:r>
      <w:r w:rsidR="00E6100B" w:rsidRPr="00316D78">
        <w:rPr>
          <w:color w:val="auto"/>
          <w:sz w:val="22"/>
          <w:szCs w:val="20"/>
        </w:rPr>
        <w:t xml:space="preserve">model </w:t>
      </w:r>
      <w:r w:rsidRPr="00316D78">
        <w:rPr>
          <w:color w:val="auto"/>
          <w:sz w:val="22"/>
          <w:szCs w:val="20"/>
        </w:rPr>
        <w:t>design</w:t>
      </w:r>
      <w:bookmarkEnd w:id="18"/>
    </w:p>
    <w:p w14:paraId="7F798775" w14:textId="77777777" w:rsidR="005B0E31" w:rsidRPr="00316D78" w:rsidRDefault="005F4386" w:rsidP="00943481">
      <w:pPr>
        <w:pStyle w:val="Heading1"/>
        <w:numPr>
          <w:ilvl w:val="3"/>
          <w:numId w:val="1"/>
        </w:numPr>
        <w:ind w:right="-91"/>
        <w:jc w:val="both"/>
        <w:rPr>
          <w:color w:val="auto"/>
          <w:sz w:val="22"/>
          <w:szCs w:val="20"/>
        </w:rPr>
      </w:pPr>
      <w:bookmarkStart w:id="19" w:name="_Toc484791105"/>
      <w:r w:rsidRPr="00316D78">
        <w:rPr>
          <w:color w:val="auto"/>
          <w:sz w:val="22"/>
          <w:szCs w:val="20"/>
        </w:rPr>
        <w:t>General guidelines</w:t>
      </w:r>
      <w:bookmarkEnd w:id="19"/>
      <w:r w:rsidR="005B0E31" w:rsidRPr="00316D78">
        <w:rPr>
          <w:color w:val="auto"/>
          <w:sz w:val="22"/>
          <w:szCs w:val="20"/>
        </w:rPr>
        <w:t xml:space="preserve"> </w:t>
      </w:r>
    </w:p>
    <w:p w14:paraId="7F798776" w14:textId="77777777" w:rsidR="008F15D6" w:rsidRPr="00AC4345" w:rsidRDefault="00746B10" w:rsidP="00943481">
      <w:pPr>
        <w:pStyle w:val="ListParagraph"/>
        <w:numPr>
          <w:ilvl w:val="0"/>
          <w:numId w:val="7"/>
        </w:numPr>
        <w:ind w:right="-91"/>
        <w:jc w:val="both"/>
        <w:rPr>
          <w:b w:val="0"/>
          <w:bCs w:val="0"/>
          <w:color w:val="auto"/>
          <w:szCs w:val="20"/>
        </w:rPr>
      </w:pPr>
      <w:r w:rsidRPr="00AC4345">
        <w:rPr>
          <w:b w:val="0"/>
          <w:bCs w:val="0"/>
          <w:color w:val="auto"/>
          <w:szCs w:val="20"/>
        </w:rPr>
        <w:t xml:space="preserve">The interfaces of </w:t>
      </w:r>
      <w:r w:rsidR="00B4091D" w:rsidRPr="00AC4345">
        <w:rPr>
          <w:b w:val="0"/>
          <w:bCs w:val="0"/>
          <w:color w:val="auto"/>
          <w:szCs w:val="20"/>
        </w:rPr>
        <w:t xml:space="preserve">a </w:t>
      </w:r>
      <w:r w:rsidRPr="00AC4345">
        <w:rPr>
          <w:b w:val="0"/>
          <w:bCs w:val="0"/>
          <w:color w:val="auto"/>
          <w:szCs w:val="20"/>
        </w:rPr>
        <w:t>component shall be available in the for</w:t>
      </w:r>
      <w:r w:rsidR="00F3420D" w:rsidRPr="00AC4345">
        <w:rPr>
          <w:b w:val="0"/>
          <w:bCs w:val="0"/>
          <w:color w:val="auto"/>
          <w:szCs w:val="20"/>
        </w:rPr>
        <w:t>m</w:t>
      </w:r>
      <w:r w:rsidR="00D523C7" w:rsidRPr="00AC4345">
        <w:rPr>
          <w:b w:val="0"/>
          <w:bCs w:val="0"/>
          <w:color w:val="auto"/>
          <w:szCs w:val="20"/>
        </w:rPr>
        <w:t xml:space="preserve"> of</w:t>
      </w:r>
      <w:r w:rsidR="002B330D" w:rsidRPr="00AC4345">
        <w:rPr>
          <w:b w:val="0"/>
          <w:bCs w:val="0"/>
          <w:color w:val="auto"/>
          <w:szCs w:val="20"/>
        </w:rPr>
        <w:t xml:space="preserve"> interface specification</w:t>
      </w:r>
      <w:r w:rsidR="008F15D6" w:rsidRPr="00AC4345">
        <w:rPr>
          <w:b w:val="0"/>
          <w:bCs w:val="0"/>
          <w:color w:val="auto"/>
          <w:szCs w:val="20"/>
        </w:rPr>
        <w:t>(In MKS RM)</w:t>
      </w:r>
    </w:p>
    <w:p w14:paraId="7F798777" w14:textId="77777777" w:rsidR="008F15D6" w:rsidRPr="00AC4345" w:rsidRDefault="008F15D6" w:rsidP="00943481">
      <w:pPr>
        <w:pStyle w:val="ListParagraph"/>
        <w:ind w:left="1920" w:right="-91"/>
        <w:jc w:val="both"/>
        <w:rPr>
          <w:b w:val="0"/>
          <w:bCs w:val="0"/>
          <w:color w:val="auto"/>
          <w:szCs w:val="20"/>
        </w:rPr>
      </w:pPr>
    </w:p>
    <w:p w14:paraId="7F798778" w14:textId="77777777" w:rsidR="008F15D6" w:rsidRPr="00AC4345" w:rsidRDefault="00124DA2" w:rsidP="00943481">
      <w:pPr>
        <w:pStyle w:val="ListParagraph"/>
        <w:numPr>
          <w:ilvl w:val="0"/>
          <w:numId w:val="7"/>
        </w:numPr>
        <w:ind w:right="-91"/>
        <w:jc w:val="both"/>
        <w:rPr>
          <w:b w:val="0"/>
          <w:bCs w:val="0"/>
          <w:color w:val="auto"/>
          <w:szCs w:val="20"/>
        </w:rPr>
      </w:pPr>
      <w:r w:rsidRPr="00AC4345">
        <w:rPr>
          <w:b w:val="0"/>
          <w:bCs w:val="0"/>
          <w:color w:val="auto"/>
          <w:szCs w:val="20"/>
        </w:rPr>
        <w:t xml:space="preserve">Each component </w:t>
      </w:r>
      <w:r w:rsidR="00DE1C09">
        <w:rPr>
          <w:b w:val="0"/>
          <w:bCs w:val="0"/>
          <w:color w:val="auto"/>
          <w:szCs w:val="20"/>
        </w:rPr>
        <w:t>shall</w:t>
      </w:r>
      <w:r w:rsidRPr="00AC4345">
        <w:rPr>
          <w:b w:val="0"/>
          <w:bCs w:val="0"/>
          <w:color w:val="auto"/>
          <w:szCs w:val="20"/>
        </w:rPr>
        <w:t xml:space="preserve"> be </w:t>
      </w:r>
      <w:r w:rsidR="008E6B00" w:rsidRPr="00AC4345">
        <w:rPr>
          <w:b w:val="0"/>
          <w:bCs w:val="0"/>
          <w:color w:val="auto"/>
          <w:szCs w:val="20"/>
        </w:rPr>
        <w:t>modelled</w:t>
      </w:r>
      <w:r w:rsidRPr="00AC4345">
        <w:rPr>
          <w:b w:val="0"/>
          <w:bCs w:val="0"/>
          <w:color w:val="auto"/>
          <w:szCs w:val="20"/>
        </w:rPr>
        <w:t xml:space="preserve"> as </w:t>
      </w:r>
      <w:r w:rsidR="00EC123E" w:rsidRPr="00AC4345">
        <w:rPr>
          <w:b w:val="0"/>
          <w:bCs w:val="0"/>
          <w:color w:val="auto"/>
          <w:szCs w:val="20"/>
        </w:rPr>
        <w:t xml:space="preserve">a </w:t>
      </w:r>
      <w:r w:rsidRPr="00AC4345">
        <w:rPr>
          <w:b w:val="0"/>
          <w:bCs w:val="0"/>
          <w:color w:val="auto"/>
          <w:szCs w:val="20"/>
        </w:rPr>
        <w:t>library.</w:t>
      </w:r>
    </w:p>
    <w:p w14:paraId="7F798779" w14:textId="77777777" w:rsidR="008F15D6" w:rsidRPr="00AC4345" w:rsidRDefault="008F15D6" w:rsidP="00943481">
      <w:pPr>
        <w:pStyle w:val="ListParagraph"/>
        <w:jc w:val="both"/>
        <w:rPr>
          <w:b w:val="0"/>
          <w:bCs w:val="0"/>
          <w:color w:val="auto"/>
          <w:szCs w:val="20"/>
        </w:rPr>
      </w:pPr>
    </w:p>
    <w:p w14:paraId="7F79877A" w14:textId="77777777" w:rsidR="00CA04AD" w:rsidRPr="00AC4345" w:rsidRDefault="00CA04AD" w:rsidP="00943481">
      <w:pPr>
        <w:pStyle w:val="ListParagraph"/>
        <w:numPr>
          <w:ilvl w:val="0"/>
          <w:numId w:val="7"/>
        </w:numPr>
        <w:ind w:right="-91"/>
        <w:jc w:val="both"/>
        <w:rPr>
          <w:b w:val="0"/>
          <w:bCs w:val="0"/>
          <w:color w:val="auto"/>
          <w:szCs w:val="20"/>
        </w:rPr>
      </w:pPr>
      <w:r w:rsidRPr="00AC4345">
        <w:rPr>
          <w:b w:val="0"/>
          <w:bCs w:val="0"/>
          <w:color w:val="auto"/>
          <w:szCs w:val="20"/>
        </w:rPr>
        <w:t>The component library shall be independent of the inter-component data</w:t>
      </w:r>
      <w:r w:rsidR="00DE1C09">
        <w:rPr>
          <w:b w:val="0"/>
          <w:bCs w:val="0"/>
          <w:color w:val="auto"/>
          <w:szCs w:val="20"/>
        </w:rPr>
        <w:t xml:space="preserve"> exchange layer implementation. (</w:t>
      </w:r>
      <w:r w:rsidRPr="00AC4345">
        <w:rPr>
          <w:b w:val="0"/>
          <w:bCs w:val="0"/>
          <w:color w:val="auto"/>
          <w:szCs w:val="20"/>
        </w:rPr>
        <w:t>Inter-component data exchange layer</w:t>
      </w:r>
      <w:r w:rsidR="000D1973" w:rsidRPr="00AC4345">
        <w:rPr>
          <w:b w:val="0"/>
          <w:bCs w:val="0"/>
          <w:color w:val="auto"/>
          <w:szCs w:val="20"/>
        </w:rPr>
        <w:t>s</w:t>
      </w:r>
      <w:r w:rsidRPr="00AC4345">
        <w:rPr>
          <w:b w:val="0"/>
          <w:bCs w:val="0"/>
          <w:color w:val="auto"/>
          <w:szCs w:val="20"/>
        </w:rPr>
        <w:t xml:space="preserve"> are </w:t>
      </w:r>
      <w:r w:rsidRPr="004873F9">
        <w:rPr>
          <w:bCs w:val="0"/>
          <w:i/>
          <w:iCs/>
          <w:color w:val="auto"/>
          <w:szCs w:val="20"/>
        </w:rPr>
        <w:t>Integration Layer (IL)</w:t>
      </w:r>
      <w:r w:rsidRPr="004873F9">
        <w:rPr>
          <w:bCs w:val="0"/>
          <w:color w:val="auto"/>
          <w:szCs w:val="20"/>
        </w:rPr>
        <w:t xml:space="preserve">, </w:t>
      </w:r>
      <w:r w:rsidRPr="004873F9">
        <w:rPr>
          <w:bCs w:val="0"/>
          <w:i/>
          <w:iCs/>
          <w:color w:val="auto"/>
          <w:szCs w:val="20"/>
        </w:rPr>
        <w:t>Thread Data Manager (TDM) of CESAR</w:t>
      </w:r>
      <w:r w:rsidRPr="004873F9">
        <w:rPr>
          <w:bCs w:val="0"/>
          <w:color w:val="auto"/>
          <w:szCs w:val="20"/>
        </w:rPr>
        <w:t xml:space="preserve">, </w:t>
      </w:r>
      <w:r w:rsidRPr="004873F9">
        <w:rPr>
          <w:bCs w:val="0"/>
          <w:i/>
          <w:iCs/>
          <w:color w:val="auto"/>
          <w:szCs w:val="20"/>
        </w:rPr>
        <w:t>Run-Time Environment (RTE) of AUTOSAR</w:t>
      </w:r>
      <w:r w:rsidR="00DE1C09">
        <w:rPr>
          <w:b w:val="0"/>
          <w:bCs w:val="0"/>
          <w:color w:val="auto"/>
          <w:szCs w:val="20"/>
        </w:rPr>
        <w:t>).</w:t>
      </w:r>
    </w:p>
    <w:p w14:paraId="7F79877B" w14:textId="77777777" w:rsidR="00CA04AD" w:rsidRPr="00AC4345" w:rsidRDefault="00CA04AD" w:rsidP="00943481">
      <w:pPr>
        <w:ind w:left="1200" w:right="-91"/>
        <w:jc w:val="both"/>
        <w:rPr>
          <w:b w:val="0"/>
          <w:bCs w:val="0"/>
          <w:color w:val="auto"/>
        </w:rPr>
      </w:pPr>
    </w:p>
    <w:p w14:paraId="7F79877C" w14:textId="77777777" w:rsidR="00CA04AD" w:rsidRDefault="00D27941" w:rsidP="00D27941">
      <w:pPr>
        <w:ind w:left="1920" w:right="-91"/>
        <w:jc w:val="both"/>
        <w:rPr>
          <w:b w:val="0"/>
          <w:bCs w:val="0"/>
          <w:iCs/>
          <w:color w:val="auto"/>
        </w:rPr>
      </w:pPr>
      <w:r w:rsidRPr="00AC4345">
        <w:rPr>
          <w:b w:val="0"/>
          <w:bCs w:val="0"/>
          <w:iCs/>
          <w:color w:val="auto"/>
        </w:rPr>
        <w:t xml:space="preserve">The advantage is </w:t>
      </w:r>
      <w:r w:rsidR="00DE1C09">
        <w:rPr>
          <w:b w:val="0"/>
          <w:bCs w:val="0"/>
          <w:iCs/>
          <w:color w:val="auto"/>
        </w:rPr>
        <w:t xml:space="preserve">that </w:t>
      </w:r>
      <w:r w:rsidRPr="00AC4345">
        <w:rPr>
          <w:b w:val="0"/>
          <w:bCs w:val="0"/>
          <w:iCs/>
          <w:color w:val="auto"/>
        </w:rPr>
        <w:t>t</w:t>
      </w:r>
      <w:r w:rsidR="00CA04AD" w:rsidRPr="00AC4345">
        <w:rPr>
          <w:b w:val="0"/>
          <w:bCs w:val="0"/>
          <w:iCs/>
          <w:color w:val="auto"/>
        </w:rPr>
        <w:t xml:space="preserve">he components can </w:t>
      </w:r>
      <w:r w:rsidR="00353658">
        <w:rPr>
          <w:b w:val="0"/>
          <w:bCs w:val="0"/>
          <w:iCs/>
          <w:color w:val="auto"/>
        </w:rPr>
        <w:t xml:space="preserve">be </w:t>
      </w:r>
      <w:r w:rsidR="00CA04AD" w:rsidRPr="00AC4345">
        <w:rPr>
          <w:b w:val="0"/>
          <w:bCs w:val="0"/>
          <w:iCs/>
          <w:color w:val="auto"/>
        </w:rPr>
        <w:t xml:space="preserve">used in any of the above data exchange layer concepts in future without any </w:t>
      </w:r>
      <w:r w:rsidR="00DE1C09">
        <w:rPr>
          <w:b w:val="0"/>
          <w:bCs w:val="0"/>
          <w:iCs/>
          <w:color w:val="auto"/>
        </w:rPr>
        <w:t>modification.</w:t>
      </w:r>
    </w:p>
    <w:p w14:paraId="7F79877D" w14:textId="77777777" w:rsidR="00FA5BF3" w:rsidRDefault="00FA5BF3" w:rsidP="00D27941">
      <w:pPr>
        <w:ind w:left="1920" w:right="-91"/>
        <w:jc w:val="both"/>
        <w:rPr>
          <w:b w:val="0"/>
          <w:bCs w:val="0"/>
          <w:iCs/>
          <w:color w:val="auto"/>
        </w:rPr>
      </w:pPr>
    </w:p>
    <w:p w14:paraId="7F79877E" w14:textId="77777777" w:rsidR="00FA5BF3" w:rsidRPr="00AC4345" w:rsidRDefault="00DE1C09" w:rsidP="00D27941">
      <w:pPr>
        <w:ind w:left="1920" w:right="-91"/>
        <w:jc w:val="both"/>
        <w:rPr>
          <w:b w:val="0"/>
          <w:bCs w:val="0"/>
          <w:iCs/>
          <w:color w:val="auto"/>
        </w:rPr>
      </w:pPr>
      <w:r>
        <w:rPr>
          <w:b w:val="0"/>
          <w:bCs w:val="0"/>
          <w:iCs/>
          <w:color w:val="auto"/>
        </w:rPr>
        <w:lastRenderedPageBreak/>
        <w:t>For example:</w:t>
      </w:r>
      <w:r w:rsidR="00FA5BF3" w:rsidRPr="006D7BFB">
        <w:rPr>
          <w:b w:val="0"/>
          <w:bCs w:val="0"/>
          <w:iCs/>
          <w:color w:val="auto"/>
        </w:rPr>
        <w:t xml:space="preserve"> in AUTOSAR based SWCs, the AUTOSAR frame</w:t>
      </w:r>
      <w:r w:rsidR="00C35613" w:rsidRPr="006D7BFB">
        <w:rPr>
          <w:b w:val="0"/>
          <w:bCs w:val="0"/>
          <w:iCs/>
          <w:color w:val="auto"/>
        </w:rPr>
        <w:t xml:space="preserve"> containing the runnable</w:t>
      </w:r>
      <w:r w:rsidR="00FA5BF3" w:rsidRPr="006D7BFB">
        <w:rPr>
          <w:b w:val="0"/>
          <w:bCs w:val="0"/>
          <w:iCs/>
          <w:color w:val="auto"/>
        </w:rPr>
        <w:t xml:space="preserve"> </w:t>
      </w:r>
      <w:r>
        <w:rPr>
          <w:b w:val="0"/>
          <w:bCs w:val="0"/>
          <w:iCs/>
          <w:color w:val="auto"/>
        </w:rPr>
        <w:t xml:space="preserve">shall be </w:t>
      </w:r>
      <w:r w:rsidR="00C35613" w:rsidRPr="006D7BFB">
        <w:rPr>
          <w:b w:val="0"/>
          <w:bCs w:val="0"/>
          <w:iCs/>
          <w:color w:val="auto"/>
        </w:rPr>
        <w:t>stored</w:t>
      </w:r>
      <w:r w:rsidR="00FA5BF3" w:rsidRPr="006D7BFB">
        <w:rPr>
          <w:b w:val="0"/>
          <w:bCs w:val="0"/>
          <w:iCs/>
          <w:color w:val="auto"/>
        </w:rPr>
        <w:t xml:space="preserve"> as </w:t>
      </w:r>
      <w:r w:rsidR="00FA5BF3" w:rsidRPr="006D7BFB">
        <w:rPr>
          <w:bCs w:val="0"/>
          <w:i/>
          <w:iCs/>
          <w:color w:val="auto"/>
        </w:rPr>
        <w:t>lib_&lt;SWC&gt;_frame.mdl</w:t>
      </w:r>
      <w:r w:rsidR="00FA5BF3" w:rsidRPr="006D7BFB">
        <w:rPr>
          <w:b w:val="0"/>
          <w:bCs w:val="0"/>
          <w:iCs/>
          <w:color w:val="auto"/>
        </w:rPr>
        <w:t xml:space="preserve"> and the component library </w:t>
      </w:r>
      <w:r>
        <w:rPr>
          <w:b w:val="0"/>
          <w:bCs w:val="0"/>
          <w:iCs/>
          <w:color w:val="auto"/>
        </w:rPr>
        <w:t xml:space="preserve">shall be </w:t>
      </w:r>
      <w:r w:rsidR="00C35613" w:rsidRPr="006D7BFB">
        <w:rPr>
          <w:b w:val="0"/>
          <w:bCs w:val="0"/>
          <w:iCs/>
          <w:color w:val="auto"/>
        </w:rPr>
        <w:t>stored</w:t>
      </w:r>
      <w:r w:rsidR="00FA5BF3" w:rsidRPr="006D7BFB">
        <w:rPr>
          <w:b w:val="0"/>
          <w:bCs w:val="0"/>
          <w:iCs/>
          <w:color w:val="auto"/>
        </w:rPr>
        <w:t xml:space="preserve"> as </w:t>
      </w:r>
      <w:r w:rsidR="00FA5BF3" w:rsidRPr="006D7BFB">
        <w:rPr>
          <w:bCs w:val="0"/>
          <w:i/>
          <w:iCs/>
          <w:color w:val="auto"/>
        </w:rPr>
        <w:t>lib_&lt;SWC&gt;.mdl</w:t>
      </w:r>
    </w:p>
    <w:p w14:paraId="7F79877F" w14:textId="77777777" w:rsidR="004019D0" w:rsidRPr="00AC4345" w:rsidRDefault="004019D0" w:rsidP="004019D0">
      <w:pPr>
        <w:ind w:left="1920" w:right="-91"/>
        <w:jc w:val="both"/>
        <w:rPr>
          <w:b w:val="0"/>
          <w:bCs w:val="0"/>
          <w:iCs/>
          <w:color w:val="auto"/>
        </w:rPr>
      </w:pPr>
    </w:p>
    <w:p w14:paraId="7F798780" w14:textId="77777777" w:rsidR="004019D0" w:rsidRPr="00AC4345" w:rsidRDefault="004019D0" w:rsidP="00943481">
      <w:pPr>
        <w:numPr>
          <w:ilvl w:val="0"/>
          <w:numId w:val="9"/>
        </w:numPr>
        <w:ind w:right="-91"/>
        <w:jc w:val="both"/>
        <w:rPr>
          <w:b w:val="0"/>
          <w:bCs w:val="0"/>
          <w:iCs/>
          <w:color w:val="auto"/>
        </w:rPr>
      </w:pPr>
      <w:r w:rsidRPr="00AC4345">
        <w:rPr>
          <w:b w:val="0"/>
          <w:bCs w:val="0"/>
          <w:iCs/>
          <w:color w:val="auto"/>
        </w:rPr>
        <w:t>For different data exchanges</w:t>
      </w:r>
      <w:r w:rsidR="00DE1C09">
        <w:rPr>
          <w:b w:val="0"/>
          <w:bCs w:val="0"/>
          <w:iCs/>
          <w:color w:val="auto"/>
        </w:rPr>
        <w:t>,</w:t>
      </w:r>
      <w:r w:rsidRPr="00AC4345">
        <w:rPr>
          <w:b w:val="0"/>
          <w:bCs w:val="0"/>
          <w:iCs/>
          <w:color w:val="auto"/>
        </w:rPr>
        <w:t xml:space="preserve"> a wrapper </w:t>
      </w:r>
      <w:r w:rsidR="002C4955">
        <w:rPr>
          <w:b w:val="0"/>
          <w:bCs w:val="0"/>
          <w:iCs/>
          <w:color w:val="auto"/>
        </w:rPr>
        <w:t>shall be implemented</w:t>
      </w:r>
      <w:r w:rsidRPr="00AC4345">
        <w:rPr>
          <w:b w:val="0"/>
          <w:bCs w:val="0"/>
          <w:iCs/>
          <w:color w:val="auto"/>
        </w:rPr>
        <w:t xml:space="preserve"> for conversion</w:t>
      </w:r>
    </w:p>
    <w:p w14:paraId="7F798781" w14:textId="77777777" w:rsidR="00A14B78" w:rsidRDefault="00A14B78" w:rsidP="00943481">
      <w:pPr>
        <w:ind w:left="1200" w:right="-91"/>
        <w:jc w:val="both"/>
        <w:rPr>
          <w:b w:val="0"/>
          <w:bCs w:val="0"/>
          <w:color w:val="auto"/>
        </w:rPr>
      </w:pPr>
    </w:p>
    <w:p w14:paraId="7F798782" w14:textId="77777777" w:rsidR="00316D78" w:rsidRDefault="00316D78" w:rsidP="00943481">
      <w:pPr>
        <w:ind w:left="1200" w:right="-91"/>
        <w:jc w:val="both"/>
        <w:rPr>
          <w:b w:val="0"/>
          <w:bCs w:val="0"/>
          <w:color w:val="auto"/>
        </w:rPr>
      </w:pPr>
    </w:p>
    <w:p w14:paraId="7F798783" w14:textId="77777777" w:rsidR="00124DA2" w:rsidRDefault="00FA5BF3" w:rsidP="00B36DCF">
      <w:pPr>
        <w:ind w:left="1200" w:right="-91"/>
        <w:jc w:val="both"/>
        <w:rPr>
          <w:rStyle w:val="Hyperlink"/>
          <w:b w:val="0"/>
          <w:bCs w:val="0"/>
          <w:color w:val="auto"/>
          <w:u w:val="none"/>
        </w:rPr>
      </w:pPr>
      <w:r w:rsidRPr="00FA5BF3">
        <w:rPr>
          <w:b w:val="0"/>
          <w:bCs w:val="0"/>
          <w:noProof/>
          <w:color w:val="auto"/>
          <w:lang w:bidi="ar-SA"/>
        </w:rPr>
        <w:drawing>
          <wp:inline distT="0" distB="0" distL="0" distR="0" wp14:anchorId="7F798C16" wp14:editId="7F798C17">
            <wp:extent cx="5943600" cy="364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46805"/>
                    </a:xfrm>
                    <a:prstGeom prst="rect">
                      <a:avLst/>
                    </a:prstGeom>
                  </pic:spPr>
                </pic:pic>
              </a:graphicData>
            </a:graphic>
          </wp:inline>
        </w:drawing>
      </w:r>
    </w:p>
    <w:p w14:paraId="7F798784" w14:textId="77777777" w:rsidR="00B36DCF" w:rsidRPr="00B36DCF" w:rsidRDefault="00B36DCF" w:rsidP="00B36DCF">
      <w:pPr>
        <w:ind w:left="1200" w:right="-91"/>
        <w:jc w:val="both"/>
        <w:rPr>
          <w:rStyle w:val="Hyperlink"/>
          <w:b w:val="0"/>
          <w:bCs w:val="0"/>
          <w:color w:val="auto"/>
          <w:u w:val="none"/>
        </w:rPr>
      </w:pPr>
    </w:p>
    <w:p w14:paraId="01E52FB8" w14:textId="5A51BB3C" w:rsidR="007719BD" w:rsidRDefault="007719BD" w:rsidP="00943481">
      <w:pPr>
        <w:pStyle w:val="Heading1"/>
        <w:numPr>
          <w:ilvl w:val="3"/>
          <w:numId w:val="1"/>
        </w:numPr>
        <w:ind w:right="-91"/>
        <w:jc w:val="both"/>
        <w:rPr>
          <w:bCs w:val="0"/>
          <w:color w:val="auto"/>
          <w:sz w:val="22"/>
          <w:szCs w:val="20"/>
        </w:rPr>
      </w:pPr>
      <w:bookmarkStart w:id="20" w:name="_Toc484791106"/>
      <w:r w:rsidRPr="00316D78">
        <w:rPr>
          <w:bCs w:val="0"/>
          <w:color w:val="auto"/>
          <w:sz w:val="22"/>
          <w:szCs w:val="20"/>
        </w:rPr>
        <w:t>Integration of modules</w:t>
      </w:r>
      <w:bookmarkEnd w:id="20"/>
    </w:p>
    <w:p w14:paraId="7F798786" w14:textId="77777777" w:rsidR="008E3E9F" w:rsidRPr="00AC4345" w:rsidRDefault="008E3E9F" w:rsidP="00943481">
      <w:pPr>
        <w:ind w:left="2280" w:right="-91"/>
        <w:jc w:val="both"/>
        <w:rPr>
          <w:b w:val="0"/>
          <w:bCs w:val="0"/>
          <w:color w:val="auto"/>
        </w:rPr>
      </w:pPr>
    </w:p>
    <w:p w14:paraId="7F798787" w14:textId="77777777" w:rsidR="00877866" w:rsidRPr="00AC4345" w:rsidRDefault="00877866" w:rsidP="00943481">
      <w:pPr>
        <w:numPr>
          <w:ilvl w:val="0"/>
          <w:numId w:val="8"/>
        </w:numPr>
        <w:ind w:right="-91"/>
        <w:jc w:val="both"/>
        <w:rPr>
          <w:b w:val="0"/>
          <w:bCs w:val="0"/>
          <w:color w:val="auto"/>
        </w:rPr>
      </w:pPr>
      <w:r w:rsidRPr="00AC4345">
        <w:rPr>
          <w:b w:val="0"/>
          <w:bCs w:val="0"/>
          <w:color w:val="auto"/>
        </w:rPr>
        <w:t>The component shall be divided into functional modules</w:t>
      </w:r>
      <w:r w:rsidR="002C4955">
        <w:rPr>
          <w:b w:val="0"/>
          <w:bCs w:val="0"/>
          <w:color w:val="auto"/>
        </w:rPr>
        <w:t>. G</w:t>
      </w:r>
      <w:r w:rsidR="00793655" w:rsidRPr="00AC4345">
        <w:rPr>
          <w:b w:val="0"/>
          <w:bCs w:val="0"/>
          <w:color w:val="auto"/>
        </w:rPr>
        <w:t xml:space="preserve">rouping blocks into </w:t>
      </w:r>
      <w:r w:rsidR="00914F98" w:rsidRPr="00AC4345">
        <w:rPr>
          <w:b w:val="0"/>
          <w:bCs w:val="0"/>
          <w:color w:val="auto"/>
        </w:rPr>
        <w:t>modules</w:t>
      </w:r>
      <w:r w:rsidR="00793655" w:rsidRPr="00AC4345">
        <w:rPr>
          <w:b w:val="0"/>
          <w:bCs w:val="0"/>
          <w:color w:val="auto"/>
        </w:rPr>
        <w:t xml:space="preserve"> which doesn’t signify any fun</w:t>
      </w:r>
      <w:r w:rsidR="002C4955">
        <w:rPr>
          <w:b w:val="0"/>
          <w:bCs w:val="0"/>
          <w:color w:val="auto"/>
        </w:rPr>
        <w:t>ctionality shall be avoided.</w:t>
      </w:r>
    </w:p>
    <w:p w14:paraId="7F798788" w14:textId="77777777" w:rsidR="00AF450B" w:rsidRPr="00AC4345" w:rsidRDefault="00AF450B" w:rsidP="00943481">
      <w:pPr>
        <w:ind w:left="1200" w:right="-91"/>
        <w:jc w:val="both"/>
        <w:rPr>
          <w:b w:val="0"/>
          <w:bCs w:val="0"/>
          <w:color w:val="auto"/>
        </w:rPr>
      </w:pPr>
    </w:p>
    <w:p w14:paraId="7F798789" w14:textId="77777777" w:rsidR="00AF450B" w:rsidRPr="00AC4345" w:rsidRDefault="00A17DCF" w:rsidP="00943481">
      <w:pPr>
        <w:ind w:left="1200" w:right="-91"/>
        <w:jc w:val="both"/>
        <w:rPr>
          <w:b w:val="0"/>
          <w:bCs w:val="0"/>
          <w:color w:val="auto"/>
        </w:rPr>
      </w:pPr>
      <w:r w:rsidRPr="00AC4345">
        <w:rPr>
          <w:b w:val="0"/>
          <w:bCs w:val="0"/>
          <w:noProof/>
          <w:color w:val="auto"/>
          <w:lang w:bidi="ar-SA"/>
        </w:rPr>
        <w:drawing>
          <wp:inline distT="0" distB="0" distL="0" distR="0" wp14:anchorId="7F798C18" wp14:editId="7F798C19">
            <wp:extent cx="57912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2314575"/>
                    </a:xfrm>
                    <a:prstGeom prst="rect">
                      <a:avLst/>
                    </a:prstGeom>
                    <a:noFill/>
                    <a:ln>
                      <a:noFill/>
                    </a:ln>
                  </pic:spPr>
                </pic:pic>
              </a:graphicData>
            </a:graphic>
          </wp:inline>
        </w:drawing>
      </w:r>
    </w:p>
    <w:p w14:paraId="7F79878A" w14:textId="77777777" w:rsidR="00A14B78" w:rsidRPr="00AC4345" w:rsidRDefault="00A14B78" w:rsidP="00943481">
      <w:pPr>
        <w:ind w:left="1200" w:right="-91"/>
        <w:jc w:val="both"/>
        <w:rPr>
          <w:b w:val="0"/>
          <w:bCs w:val="0"/>
          <w:color w:val="auto"/>
        </w:rPr>
      </w:pPr>
    </w:p>
    <w:p w14:paraId="7F79878B" w14:textId="77777777" w:rsidR="00A14B78" w:rsidRPr="00AC4345" w:rsidRDefault="00A14B78" w:rsidP="00943481">
      <w:pPr>
        <w:ind w:left="1800" w:right="-91"/>
        <w:jc w:val="both"/>
        <w:rPr>
          <w:b w:val="0"/>
          <w:bCs w:val="0"/>
          <w:i/>
          <w:iCs/>
          <w:color w:val="auto"/>
        </w:rPr>
      </w:pPr>
      <w:r w:rsidRPr="00AC4345">
        <w:rPr>
          <w:b w:val="0"/>
          <w:bCs w:val="0"/>
          <w:i/>
          <w:iCs/>
          <w:color w:val="auto"/>
        </w:rPr>
        <w:t>Pros:</w:t>
      </w:r>
    </w:p>
    <w:p w14:paraId="7F79878C" w14:textId="77777777" w:rsidR="00A14B78" w:rsidRPr="00AC4345" w:rsidRDefault="000649AB" w:rsidP="00943481">
      <w:pPr>
        <w:numPr>
          <w:ilvl w:val="0"/>
          <w:numId w:val="8"/>
        </w:numPr>
        <w:tabs>
          <w:tab w:val="num" w:pos="2160"/>
        </w:tabs>
        <w:ind w:left="2160" w:right="-91"/>
        <w:jc w:val="both"/>
        <w:rPr>
          <w:b w:val="0"/>
          <w:bCs w:val="0"/>
          <w:i/>
          <w:iCs/>
          <w:color w:val="auto"/>
        </w:rPr>
      </w:pPr>
      <w:r w:rsidRPr="00AC4345">
        <w:rPr>
          <w:b w:val="0"/>
          <w:bCs w:val="0"/>
          <w:i/>
          <w:iCs/>
          <w:color w:val="auto"/>
        </w:rPr>
        <w:t xml:space="preserve"> </w:t>
      </w:r>
      <w:r w:rsidR="00A14B78" w:rsidRPr="00AC4345">
        <w:rPr>
          <w:b w:val="0"/>
          <w:bCs w:val="0"/>
          <w:i/>
          <w:iCs/>
          <w:color w:val="auto"/>
        </w:rPr>
        <w:t>Easy to visualize the functionalities inside a component</w:t>
      </w:r>
    </w:p>
    <w:p w14:paraId="7F79878D" w14:textId="77777777" w:rsidR="00A14B78" w:rsidRPr="00AC4345" w:rsidRDefault="000649AB" w:rsidP="00943481">
      <w:pPr>
        <w:numPr>
          <w:ilvl w:val="0"/>
          <w:numId w:val="8"/>
        </w:numPr>
        <w:tabs>
          <w:tab w:val="num" w:pos="2160"/>
        </w:tabs>
        <w:ind w:left="2160" w:right="-91"/>
        <w:jc w:val="both"/>
        <w:rPr>
          <w:b w:val="0"/>
          <w:bCs w:val="0"/>
          <w:i/>
          <w:iCs/>
          <w:color w:val="auto"/>
        </w:rPr>
      </w:pPr>
      <w:r w:rsidRPr="00AC4345">
        <w:rPr>
          <w:b w:val="0"/>
          <w:bCs w:val="0"/>
          <w:i/>
          <w:iCs/>
          <w:color w:val="auto"/>
        </w:rPr>
        <w:t xml:space="preserve"> </w:t>
      </w:r>
      <w:r w:rsidR="00A14B78" w:rsidRPr="00AC4345">
        <w:rPr>
          <w:b w:val="0"/>
          <w:bCs w:val="0"/>
          <w:i/>
          <w:iCs/>
          <w:color w:val="auto"/>
        </w:rPr>
        <w:t>Easy to visualize the interaction of the functional modules</w:t>
      </w:r>
    </w:p>
    <w:p w14:paraId="7F79878E" w14:textId="77777777" w:rsidR="007D4E33" w:rsidRPr="00AC4345" w:rsidRDefault="007D4E33" w:rsidP="00943481">
      <w:pPr>
        <w:ind w:left="1800" w:right="-91"/>
        <w:jc w:val="both"/>
        <w:rPr>
          <w:b w:val="0"/>
          <w:bCs w:val="0"/>
          <w:i/>
          <w:iCs/>
          <w:color w:val="auto"/>
        </w:rPr>
      </w:pPr>
    </w:p>
    <w:p w14:paraId="7F79878F" w14:textId="77777777" w:rsidR="00877866" w:rsidRPr="00AC4345" w:rsidRDefault="00746B10" w:rsidP="00943481">
      <w:pPr>
        <w:numPr>
          <w:ilvl w:val="0"/>
          <w:numId w:val="8"/>
        </w:numPr>
        <w:ind w:right="-91"/>
        <w:jc w:val="both"/>
        <w:rPr>
          <w:b w:val="0"/>
          <w:bCs w:val="0"/>
          <w:color w:val="auto"/>
        </w:rPr>
      </w:pPr>
      <w:r w:rsidRPr="00AC4345">
        <w:rPr>
          <w:b w:val="0"/>
          <w:bCs w:val="0"/>
          <w:color w:val="auto"/>
        </w:rPr>
        <w:t>The component</w:t>
      </w:r>
      <w:r w:rsidR="00877866" w:rsidRPr="00AC4345">
        <w:rPr>
          <w:b w:val="0"/>
          <w:bCs w:val="0"/>
          <w:color w:val="auto"/>
        </w:rPr>
        <w:t xml:space="preserve"> shall contain only integration of the </w:t>
      </w:r>
      <w:r w:rsidRPr="00AC4345">
        <w:rPr>
          <w:b w:val="0"/>
          <w:bCs w:val="0"/>
          <w:color w:val="auto"/>
        </w:rPr>
        <w:t>functional modules</w:t>
      </w:r>
      <w:r w:rsidR="00877866" w:rsidRPr="00AC4345">
        <w:rPr>
          <w:b w:val="0"/>
          <w:bCs w:val="0"/>
          <w:color w:val="auto"/>
        </w:rPr>
        <w:t xml:space="preserve"> and shall not contain any free </w:t>
      </w:r>
      <w:r w:rsidR="00212B5E" w:rsidRPr="00AC4345">
        <w:rPr>
          <w:b w:val="0"/>
          <w:bCs w:val="0"/>
          <w:color w:val="auto"/>
        </w:rPr>
        <w:t>blocks</w:t>
      </w:r>
      <w:r w:rsidR="00884576" w:rsidRPr="00AC4345">
        <w:rPr>
          <w:b w:val="0"/>
          <w:bCs w:val="0"/>
          <w:color w:val="auto"/>
        </w:rPr>
        <w:t xml:space="preserve"> in between the functional modules</w:t>
      </w:r>
    </w:p>
    <w:p w14:paraId="7F798790" w14:textId="77777777" w:rsidR="005E5762" w:rsidRPr="00AC4345" w:rsidRDefault="005E5762" w:rsidP="00943481">
      <w:pPr>
        <w:ind w:left="1920" w:right="-91"/>
        <w:jc w:val="both"/>
        <w:rPr>
          <w:b w:val="0"/>
          <w:bCs w:val="0"/>
          <w:color w:val="auto"/>
        </w:rPr>
      </w:pPr>
    </w:p>
    <w:p w14:paraId="7F798791" w14:textId="77777777" w:rsidR="00216A6E" w:rsidRPr="00AC4345" w:rsidRDefault="00216A6E" w:rsidP="00943481">
      <w:pPr>
        <w:ind w:left="1200" w:right="-91"/>
        <w:jc w:val="both"/>
        <w:rPr>
          <w:b w:val="0"/>
          <w:bCs w:val="0"/>
          <w:color w:val="auto"/>
        </w:rPr>
      </w:pPr>
      <w:r w:rsidRPr="00AC4345">
        <w:rPr>
          <w:b w:val="0"/>
          <w:bCs w:val="0"/>
          <w:noProof/>
          <w:color w:val="auto"/>
          <w:lang w:bidi="ar-SA"/>
        </w:rPr>
        <w:drawing>
          <wp:inline distT="0" distB="0" distL="0" distR="0" wp14:anchorId="7F798C1A" wp14:editId="7F798C1B">
            <wp:extent cx="58674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2628900"/>
                    </a:xfrm>
                    <a:prstGeom prst="rect">
                      <a:avLst/>
                    </a:prstGeom>
                    <a:noFill/>
                    <a:ln>
                      <a:noFill/>
                    </a:ln>
                  </pic:spPr>
                </pic:pic>
              </a:graphicData>
            </a:graphic>
          </wp:inline>
        </w:drawing>
      </w:r>
    </w:p>
    <w:p w14:paraId="7F798792" w14:textId="77777777" w:rsidR="00216A6E" w:rsidRPr="00AC4345" w:rsidRDefault="00216A6E" w:rsidP="00943481">
      <w:pPr>
        <w:ind w:left="1800" w:right="-91"/>
        <w:jc w:val="both"/>
        <w:rPr>
          <w:b w:val="0"/>
          <w:bCs w:val="0"/>
          <w:i/>
          <w:iCs/>
          <w:color w:val="auto"/>
        </w:rPr>
      </w:pPr>
      <w:r w:rsidRPr="00AC4345">
        <w:rPr>
          <w:b w:val="0"/>
          <w:bCs w:val="0"/>
          <w:i/>
          <w:iCs/>
          <w:color w:val="auto"/>
        </w:rPr>
        <w:t>Cons:</w:t>
      </w:r>
    </w:p>
    <w:p w14:paraId="7F798793" w14:textId="77777777" w:rsidR="00216A6E" w:rsidRPr="00AC4345" w:rsidRDefault="00216A6E" w:rsidP="00943481">
      <w:pPr>
        <w:numPr>
          <w:ilvl w:val="1"/>
          <w:numId w:val="8"/>
        </w:numPr>
        <w:ind w:right="-91"/>
        <w:jc w:val="both"/>
        <w:rPr>
          <w:b w:val="0"/>
          <w:bCs w:val="0"/>
          <w:i/>
          <w:iCs/>
          <w:color w:val="auto"/>
        </w:rPr>
      </w:pPr>
      <w:r w:rsidRPr="00AC4345">
        <w:rPr>
          <w:b w:val="0"/>
          <w:bCs w:val="0"/>
          <w:i/>
          <w:iCs/>
          <w:color w:val="auto"/>
        </w:rPr>
        <w:t>In the above case FUNCTIONAL MODULE2 cannot reused as such. It requires logic for calculating “AverageSpeed” signal to be implemented where ever the module is used.</w:t>
      </w:r>
    </w:p>
    <w:p w14:paraId="7F798794" w14:textId="77777777" w:rsidR="00216A6E" w:rsidRPr="00AC4345" w:rsidRDefault="00216A6E" w:rsidP="00943481">
      <w:pPr>
        <w:pStyle w:val="ListParagraph"/>
        <w:numPr>
          <w:ilvl w:val="1"/>
          <w:numId w:val="8"/>
        </w:numPr>
        <w:tabs>
          <w:tab w:val="num" w:pos="2160"/>
        </w:tabs>
        <w:ind w:right="-91"/>
        <w:jc w:val="both"/>
        <w:rPr>
          <w:b w:val="0"/>
          <w:bCs w:val="0"/>
          <w:i/>
          <w:iCs/>
          <w:color w:val="auto"/>
          <w:szCs w:val="20"/>
        </w:rPr>
      </w:pPr>
      <w:r w:rsidRPr="00AC4345">
        <w:rPr>
          <w:b w:val="0"/>
          <w:bCs w:val="0"/>
          <w:i/>
          <w:iCs/>
          <w:color w:val="auto"/>
          <w:szCs w:val="20"/>
        </w:rPr>
        <w:t>The testing of the free blocks will be not be covered by any of the above module testing. Separate testing needs to be done.</w:t>
      </w:r>
    </w:p>
    <w:p w14:paraId="7F798795" w14:textId="77777777" w:rsidR="00BE4F62" w:rsidRPr="00AC4345" w:rsidRDefault="00BE4F62" w:rsidP="00943481">
      <w:pPr>
        <w:pStyle w:val="ListParagraph"/>
        <w:jc w:val="both"/>
        <w:rPr>
          <w:b w:val="0"/>
          <w:bCs w:val="0"/>
          <w:color w:val="auto"/>
          <w:szCs w:val="20"/>
        </w:rPr>
      </w:pPr>
    </w:p>
    <w:p w14:paraId="7F798796" w14:textId="51561D5D" w:rsidR="00BE4F62" w:rsidRPr="00AC4345" w:rsidRDefault="00964C2E" w:rsidP="00943481">
      <w:pPr>
        <w:numPr>
          <w:ilvl w:val="0"/>
          <w:numId w:val="8"/>
        </w:numPr>
        <w:ind w:right="-91"/>
        <w:jc w:val="both"/>
        <w:rPr>
          <w:b w:val="0"/>
          <w:bCs w:val="0"/>
          <w:color w:val="auto"/>
        </w:rPr>
      </w:pPr>
      <w:r w:rsidRPr="00AC4345">
        <w:rPr>
          <w:b w:val="0"/>
          <w:bCs w:val="0"/>
          <w:color w:val="auto"/>
        </w:rPr>
        <w:t>Other than functional module libraries</w:t>
      </w:r>
      <w:r w:rsidR="002C4955">
        <w:rPr>
          <w:b w:val="0"/>
          <w:bCs w:val="0"/>
          <w:color w:val="auto"/>
        </w:rPr>
        <w:t>,</w:t>
      </w:r>
      <w:r w:rsidRPr="00AC4345">
        <w:rPr>
          <w:b w:val="0"/>
          <w:bCs w:val="0"/>
          <w:color w:val="auto"/>
        </w:rPr>
        <w:t xml:space="preserve"> the component library shall contain modules for </w:t>
      </w:r>
      <w:r w:rsidRPr="00D65102">
        <w:rPr>
          <w:bCs w:val="0"/>
          <w:i/>
          <w:color w:val="auto"/>
        </w:rPr>
        <w:t>pre-processing of input signals, post processing of ou</w:t>
      </w:r>
      <w:r w:rsidR="006447AD" w:rsidRPr="00D65102">
        <w:rPr>
          <w:bCs w:val="0"/>
          <w:i/>
          <w:color w:val="auto"/>
        </w:rPr>
        <w:t>tput signal</w:t>
      </w:r>
      <w:r w:rsidRPr="00D65102">
        <w:rPr>
          <w:bCs w:val="0"/>
          <w:i/>
          <w:color w:val="auto"/>
        </w:rPr>
        <w:t>, scheduling and call order modules</w:t>
      </w:r>
      <w:r w:rsidR="00174E76">
        <w:rPr>
          <w:b w:val="0"/>
          <w:bCs w:val="0"/>
          <w:color w:val="auto"/>
        </w:rPr>
        <w:t>(refer pic below)</w:t>
      </w:r>
    </w:p>
    <w:p w14:paraId="7F798797" w14:textId="77777777" w:rsidR="00964C2E" w:rsidRPr="00AC4345" w:rsidRDefault="00964C2E" w:rsidP="00943481">
      <w:pPr>
        <w:pStyle w:val="ListParagraph"/>
        <w:jc w:val="both"/>
        <w:rPr>
          <w:b w:val="0"/>
          <w:bCs w:val="0"/>
          <w:color w:val="auto"/>
          <w:szCs w:val="20"/>
        </w:rPr>
      </w:pPr>
    </w:p>
    <w:p w14:paraId="7F798798" w14:textId="77777777" w:rsidR="00964C2E" w:rsidRPr="00AC4345" w:rsidRDefault="00964C2E" w:rsidP="00943481">
      <w:pPr>
        <w:numPr>
          <w:ilvl w:val="0"/>
          <w:numId w:val="8"/>
        </w:numPr>
        <w:ind w:right="-91"/>
        <w:jc w:val="both"/>
        <w:rPr>
          <w:b w:val="0"/>
          <w:bCs w:val="0"/>
          <w:color w:val="auto"/>
        </w:rPr>
      </w:pPr>
      <w:r w:rsidRPr="00AC4345">
        <w:rPr>
          <w:bCs w:val="0"/>
          <w:color w:val="auto"/>
        </w:rPr>
        <w:t>Pre-processing</w:t>
      </w:r>
      <w:r w:rsidRPr="00AC4345">
        <w:rPr>
          <w:b w:val="0"/>
          <w:bCs w:val="0"/>
          <w:color w:val="auto"/>
        </w:rPr>
        <w:t xml:space="preserve"> module shall include quality check</w:t>
      </w:r>
      <w:r w:rsidR="002C4955">
        <w:rPr>
          <w:b w:val="0"/>
          <w:bCs w:val="0"/>
          <w:color w:val="auto"/>
        </w:rPr>
        <w:t>s</w:t>
      </w:r>
      <w:r w:rsidRPr="00AC4345">
        <w:rPr>
          <w:b w:val="0"/>
          <w:bCs w:val="0"/>
          <w:color w:val="auto"/>
        </w:rPr>
        <w:t>,</w:t>
      </w:r>
      <w:r w:rsidR="00391815" w:rsidRPr="00AC4345">
        <w:rPr>
          <w:b w:val="0"/>
          <w:bCs w:val="0"/>
          <w:color w:val="auto"/>
        </w:rPr>
        <w:t xml:space="preserve"> parameter processing,</w:t>
      </w:r>
      <w:r w:rsidRPr="00AC4345">
        <w:rPr>
          <w:b w:val="0"/>
          <w:bCs w:val="0"/>
          <w:color w:val="auto"/>
        </w:rPr>
        <w:t xml:space="preserve"> range check, gro</w:t>
      </w:r>
      <w:r w:rsidR="00B60AA6" w:rsidRPr="00AC4345">
        <w:rPr>
          <w:b w:val="0"/>
          <w:bCs w:val="0"/>
          <w:color w:val="auto"/>
        </w:rPr>
        <w:t xml:space="preserve">uping </w:t>
      </w:r>
      <w:r w:rsidRPr="00AC4345">
        <w:rPr>
          <w:b w:val="0"/>
          <w:bCs w:val="0"/>
          <w:color w:val="auto"/>
        </w:rPr>
        <w:t>of input signals</w:t>
      </w:r>
      <w:r w:rsidR="00545DD5">
        <w:rPr>
          <w:b w:val="0"/>
          <w:bCs w:val="0"/>
          <w:color w:val="auto"/>
        </w:rPr>
        <w:t>, unit conversion</w:t>
      </w:r>
      <w:r w:rsidR="002C4955">
        <w:rPr>
          <w:b w:val="0"/>
          <w:bCs w:val="0"/>
          <w:color w:val="auto"/>
        </w:rPr>
        <w:t xml:space="preserve"> etc.</w:t>
      </w:r>
    </w:p>
    <w:p w14:paraId="7F798799" w14:textId="77777777" w:rsidR="00964C2E" w:rsidRPr="00AC4345" w:rsidRDefault="00964C2E" w:rsidP="00943481">
      <w:pPr>
        <w:pStyle w:val="ListParagraph"/>
        <w:jc w:val="both"/>
        <w:rPr>
          <w:b w:val="0"/>
          <w:bCs w:val="0"/>
          <w:color w:val="auto"/>
          <w:szCs w:val="20"/>
        </w:rPr>
      </w:pPr>
    </w:p>
    <w:p w14:paraId="7F79879A" w14:textId="77777777" w:rsidR="001D18D8" w:rsidRDefault="00964C2E" w:rsidP="00943481">
      <w:pPr>
        <w:numPr>
          <w:ilvl w:val="0"/>
          <w:numId w:val="8"/>
        </w:numPr>
        <w:ind w:right="-91"/>
        <w:jc w:val="both"/>
        <w:rPr>
          <w:b w:val="0"/>
          <w:bCs w:val="0"/>
          <w:color w:val="auto"/>
        </w:rPr>
      </w:pPr>
      <w:r w:rsidRPr="00AC4345">
        <w:rPr>
          <w:bCs w:val="0"/>
          <w:color w:val="auto"/>
        </w:rPr>
        <w:t>Post-processing</w:t>
      </w:r>
      <w:r w:rsidRPr="00AC4345">
        <w:rPr>
          <w:b w:val="0"/>
          <w:bCs w:val="0"/>
          <w:color w:val="auto"/>
        </w:rPr>
        <w:t xml:space="preserve"> module shall include output signal bus structure creation etc.</w:t>
      </w:r>
      <w:r w:rsidR="001D18D8" w:rsidRPr="001D18D8">
        <w:rPr>
          <w:b w:val="0"/>
          <w:bCs w:val="0"/>
          <w:noProof/>
          <w:color w:val="auto"/>
          <w:lang w:bidi="ar-SA"/>
        </w:rPr>
        <w:t xml:space="preserve"> </w:t>
      </w:r>
    </w:p>
    <w:p w14:paraId="7F79879B" w14:textId="77777777" w:rsidR="001D18D8" w:rsidRDefault="001D18D8" w:rsidP="001D18D8">
      <w:pPr>
        <w:pStyle w:val="ListParagraph"/>
        <w:rPr>
          <w:b w:val="0"/>
          <w:bCs w:val="0"/>
          <w:color w:val="auto"/>
        </w:rPr>
      </w:pPr>
    </w:p>
    <w:p w14:paraId="7F79879C" w14:textId="77777777" w:rsidR="00964C2E" w:rsidRDefault="001D18D8" w:rsidP="006D7452">
      <w:pPr>
        <w:pStyle w:val="NoSpacing"/>
        <w:jc w:val="right"/>
      </w:pPr>
      <w:r w:rsidRPr="00F01181">
        <w:rPr>
          <w:noProof/>
          <w:lang w:bidi="ar-SA"/>
        </w:rPr>
        <w:lastRenderedPageBreak/>
        <w:drawing>
          <wp:inline distT="0" distB="0" distL="0" distR="0" wp14:anchorId="7F798C1C" wp14:editId="7F798C1D">
            <wp:extent cx="5943600" cy="2628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28265"/>
                    </a:xfrm>
                    <a:prstGeom prst="rect">
                      <a:avLst/>
                    </a:prstGeom>
                  </pic:spPr>
                </pic:pic>
              </a:graphicData>
            </a:graphic>
          </wp:inline>
        </w:drawing>
      </w:r>
    </w:p>
    <w:p w14:paraId="7F79879D" w14:textId="77777777" w:rsidR="00545DD5" w:rsidRPr="00AC4345" w:rsidRDefault="00545DD5" w:rsidP="00545DD5">
      <w:pPr>
        <w:ind w:right="-91"/>
        <w:jc w:val="both"/>
        <w:rPr>
          <w:b w:val="0"/>
          <w:bCs w:val="0"/>
          <w:color w:val="auto"/>
        </w:rPr>
      </w:pPr>
    </w:p>
    <w:p w14:paraId="7F79879E" w14:textId="77777777" w:rsidR="0049530A" w:rsidRPr="00AC4345" w:rsidRDefault="0049530A" w:rsidP="00943481">
      <w:pPr>
        <w:pStyle w:val="ListParagraph"/>
        <w:jc w:val="both"/>
        <w:rPr>
          <w:b w:val="0"/>
          <w:bCs w:val="0"/>
          <w:color w:val="auto"/>
          <w:szCs w:val="20"/>
        </w:rPr>
      </w:pPr>
    </w:p>
    <w:p w14:paraId="7F79879F" w14:textId="77777777" w:rsidR="0049530A" w:rsidRPr="00AC4345" w:rsidRDefault="0049530A" w:rsidP="00943481">
      <w:pPr>
        <w:numPr>
          <w:ilvl w:val="0"/>
          <w:numId w:val="8"/>
        </w:numPr>
        <w:ind w:right="-91"/>
        <w:jc w:val="both"/>
        <w:rPr>
          <w:b w:val="0"/>
          <w:bCs w:val="0"/>
          <w:color w:val="auto"/>
        </w:rPr>
      </w:pPr>
      <w:r w:rsidRPr="00AC4345">
        <w:rPr>
          <w:b w:val="0"/>
          <w:bCs w:val="0"/>
          <w:color w:val="auto"/>
        </w:rPr>
        <w:t>Allowe</w:t>
      </w:r>
      <w:r w:rsidR="00313177" w:rsidRPr="00AC4345">
        <w:rPr>
          <w:b w:val="0"/>
          <w:bCs w:val="0"/>
          <w:color w:val="auto"/>
        </w:rPr>
        <w:t>d blocks at the component level apart from module libraries are:</w:t>
      </w:r>
    </w:p>
    <w:p w14:paraId="7F7987A0" w14:textId="77777777" w:rsidR="00313177" w:rsidRPr="00AC4345" w:rsidRDefault="00313177" w:rsidP="00943481">
      <w:pPr>
        <w:numPr>
          <w:ilvl w:val="1"/>
          <w:numId w:val="8"/>
        </w:numPr>
        <w:ind w:right="-91"/>
        <w:jc w:val="both"/>
        <w:rPr>
          <w:b w:val="0"/>
          <w:bCs w:val="0"/>
          <w:color w:val="auto"/>
        </w:rPr>
      </w:pPr>
      <w:r w:rsidRPr="00AC4345">
        <w:rPr>
          <w:b w:val="0"/>
          <w:bCs w:val="0"/>
          <w:color w:val="auto"/>
        </w:rPr>
        <w:t>Unit-delay</w:t>
      </w:r>
    </w:p>
    <w:p w14:paraId="7F7987A1" w14:textId="77777777" w:rsidR="00313177" w:rsidRPr="00AC4345" w:rsidRDefault="00313177" w:rsidP="00943481">
      <w:pPr>
        <w:numPr>
          <w:ilvl w:val="1"/>
          <w:numId w:val="8"/>
        </w:numPr>
        <w:ind w:right="-91"/>
        <w:jc w:val="both"/>
        <w:rPr>
          <w:b w:val="0"/>
          <w:bCs w:val="0"/>
          <w:color w:val="auto"/>
        </w:rPr>
      </w:pPr>
      <w:r w:rsidRPr="00AC4345">
        <w:rPr>
          <w:b w:val="0"/>
          <w:bCs w:val="0"/>
          <w:color w:val="auto"/>
        </w:rPr>
        <w:t>From-Goto blocks</w:t>
      </w:r>
    </w:p>
    <w:p w14:paraId="7F7987A2" w14:textId="77777777" w:rsidR="00313177" w:rsidRPr="00AC4345" w:rsidRDefault="00313177" w:rsidP="00943481">
      <w:pPr>
        <w:numPr>
          <w:ilvl w:val="1"/>
          <w:numId w:val="8"/>
        </w:numPr>
        <w:ind w:right="-91"/>
        <w:jc w:val="both"/>
        <w:rPr>
          <w:b w:val="0"/>
          <w:bCs w:val="0"/>
          <w:color w:val="auto"/>
        </w:rPr>
      </w:pPr>
      <w:r w:rsidRPr="00AC4345">
        <w:rPr>
          <w:b w:val="0"/>
          <w:bCs w:val="0"/>
          <w:color w:val="auto"/>
        </w:rPr>
        <w:t>Bus selectors</w:t>
      </w:r>
    </w:p>
    <w:p w14:paraId="7F7987A3" w14:textId="77777777" w:rsidR="002C4955" w:rsidRDefault="002C4955" w:rsidP="002C4955">
      <w:pPr>
        <w:numPr>
          <w:ilvl w:val="1"/>
          <w:numId w:val="8"/>
        </w:numPr>
        <w:ind w:right="-91"/>
        <w:jc w:val="both"/>
        <w:rPr>
          <w:b w:val="0"/>
          <w:bCs w:val="0"/>
          <w:color w:val="auto"/>
        </w:rPr>
      </w:pPr>
      <w:r>
        <w:rPr>
          <w:b w:val="0"/>
          <w:bCs w:val="0"/>
          <w:color w:val="auto"/>
        </w:rPr>
        <w:t>Bus creators</w:t>
      </w:r>
    </w:p>
    <w:p w14:paraId="7F7987A4" w14:textId="77777777" w:rsidR="00D73CCC" w:rsidRPr="002C4955" w:rsidRDefault="00D73CCC" w:rsidP="002C4955">
      <w:pPr>
        <w:numPr>
          <w:ilvl w:val="1"/>
          <w:numId w:val="8"/>
        </w:numPr>
        <w:ind w:right="-91"/>
        <w:jc w:val="both"/>
        <w:rPr>
          <w:b w:val="0"/>
          <w:bCs w:val="0"/>
          <w:color w:val="auto"/>
        </w:rPr>
      </w:pPr>
      <w:r w:rsidRPr="002C4955">
        <w:rPr>
          <w:b w:val="0"/>
          <w:bCs w:val="0"/>
          <w:color w:val="auto"/>
        </w:rPr>
        <w:t>Block</w:t>
      </w:r>
      <w:r w:rsidR="00392D77" w:rsidRPr="002C4955">
        <w:rPr>
          <w:b w:val="0"/>
          <w:bCs w:val="0"/>
          <w:color w:val="auto"/>
        </w:rPr>
        <w:t>s</w:t>
      </w:r>
      <w:r w:rsidRPr="002C4955">
        <w:rPr>
          <w:b w:val="0"/>
          <w:bCs w:val="0"/>
          <w:color w:val="auto"/>
        </w:rPr>
        <w:t xml:space="preserve"> for scheduling logic</w:t>
      </w:r>
    </w:p>
    <w:p w14:paraId="523738FF" w14:textId="77777777" w:rsidR="007719BD" w:rsidRPr="00316D78" w:rsidRDefault="007719BD" w:rsidP="007719BD">
      <w:pPr>
        <w:pStyle w:val="Heading1"/>
        <w:numPr>
          <w:ilvl w:val="3"/>
          <w:numId w:val="1"/>
        </w:numPr>
        <w:ind w:right="-91"/>
        <w:jc w:val="both"/>
        <w:rPr>
          <w:bCs w:val="0"/>
          <w:color w:val="auto"/>
          <w:sz w:val="22"/>
          <w:szCs w:val="20"/>
        </w:rPr>
      </w:pPr>
      <w:bookmarkStart w:id="21" w:name="_Toc484791107"/>
      <w:r>
        <w:rPr>
          <w:bCs w:val="0"/>
          <w:color w:val="auto"/>
          <w:sz w:val="22"/>
          <w:szCs w:val="20"/>
        </w:rPr>
        <w:t>Efficient interface handling</w:t>
      </w:r>
      <w:bookmarkEnd w:id="21"/>
    </w:p>
    <w:p w14:paraId="7F7987A5" w14:textId="5BB3430F" w:rsidR="00C246DC" w:rsidRDefault="00334884" w:rsidP="007719BD">
      <w:pPr>
        <w:pStyle w:val="ListParagraph"/>
        <w:numPr>
          <w:ilvl w:val="0"/>
          <w:numId w:val="8"/>
        </w:numPr>
        <w:ind w:right="-91"/>
        <w:jc w:val="both"/>
        <w:rPr>
          <w:b w:val="0"/>
          <w:bCs w:val="0"/>
          <w:color w:val="auto"/>
        </w:rPr>
      </w:pPr>
      <w:r>
        <w:rPr>
          <w:b w:val="0"/>
          <w:bCs w:val="0"/>
          <w:color w:val="auto"/>
        </w:rPr>
        <w:t>It is recommended to have a</w:t>
      </w:r>
      <w:r w:rsidR="007719BD">
        <w:rPr>
          <w:b w:val="0"/>
          <w:bCs w:val="0"/>
          <w:color w:val="auto"/>
        </w:rPr>
        <w:t>ll</w:t>
      </w:r>
      <w:r>
        <w:rPr>
          <w:b w:val="0"/>
          <w:bCs w:val="0"/>
          <w:color w:val="auto"/>
        </w:rPr>
        <w:t xml:space="preserve"> module library</w:t>
      </w:r>
      <w:r w:rsidR="007719BD">
        <w:rPr>
          <w:b w:val="0"/>
          <w:bCs w:val="0"/>
          <w:color w:val="auto"/>
        </w:rPr>
        <w:t xml:space="preserve"> interfaces </w:t>
      </w:r>
      <w:r>
        <w:rPr>
          <w:b w:val="0"/>
          <w:bCs w:val="0"/>
          <w:color w:val="auto"/>
        </w:rPr>
        <w:t>as in</w:t>
      </w:r>
      <w:r w:rsidR="006533CF">
        <w:rPr>
          <w:b w:val="0"/>
          <w:bCs w:val="0"/>
          <w:color w:val="auto"/>
        </w:rPr>
        <w:t>dividual signals. N</w:t>
      </w:r>
      <w:r w:rsidR="001D63E6">
        <w:rPr>
          <w:b w:val="0"/>
          <w:bCs w:val="0"/>
          <w:color w:val="auto"/>
        </w:rPr>
        <w:t>o user-</w:t>
      </w:r>
      <w:r w:rsidR="006533CF">
        <w:rPr>
          <w:b w:val="0"/>
          <w:bCs w:val="0"/>
          <w:color w:val="auto"/>
        </w:rPr>
        <w:t>defined bus structures shall be part of module interfaces</w:t>
      </w:r>
      <w:r w:rsidR="00386283">
        <w:rPr>
          <w:b w:val="0"/>
          <w:bCs w:val="0"/>
          <w:color w:val="auto"/>
        </w:rPr>
        <w:t xml:space="preserve"> except AUTOSAR quality struct</w:t>
      </w:r>
      <w:r w:rsidR="001D63E6">
        <w:rPr>
          <w:b w:val="0"/>
          <w:bCs w:val="0"/>
          <w:color w:val="auto"/>
        </w:rPr>
        <w:t>ures</w:t>
      </w:r>
      <w:r w:rsidR="00386283">
        <w:rPr>
          <w:b w:val="0"/>
          <w:bCs w:val="0"/>
          <w:color w:val="auto"/>
        </w:rPr>
        <w:t>.</w:t>
      </w:r>
    </w:p>
    <w:p w14:paraId="6C4FB815" w14:textId="77777777" w:rsidR="006533CF" w:rsidRDefault="006533CF" w:rsidP="006533CF">
      <w:pPr>
        <w:pStyle w:val="ListParagraph"/>
        <w:ind w:left="1920" w:right="-91"/>
        <w:jc w:val="both"/>
        <w:rPr>
          <w:b w:val="0"/>
          <w:bCs w:val="0"/>
          <w:color w:val="auto"/>
        </w:rPr>
      </w:pPr>
    </w:p>
    <w:p w14:paraId="2CFD589B" w14:textId="6B88533E" w:rsidR="007719BD" w:rsidRDefault="006533CF" w:rsidP="007719BD">
      <w:pPr>
        <w:pStyle w:val="ListParagraph"/>
        <w:numPr>
          <w:ilvl w:val="0"/>
          <w:numId w:val="8"/>
        </w:numPr>
        <w:ind w:right="-91"/>
        <w:jc w:val="both"/>
        <w:rPr>
          <w:b w:val="0"/>
          <w:bCs w:val="0"/>
          <w:color w:val="auto"/>
        </w:rPr>
      </w:pPr>
      <w:r>
        <w:rPr>
          <w:b w:val="0"/>
          <w:bCs w:val="0"/>
          <w:color w:val="auto"/>
        </w:rPr>
        <w:t xml:space="preserve">User defined structures shall be used only in a wrappers which </w:t>
      </w:r>
      <w:r w:rsidR="00B32D44">
        <w:rPr>
          <w:b w:val="0"/>
          <w:bCs w:val="0"/>
          <w:color w:val="auto"/>
        </w:rPr>
        <w:t>should be</w:t>
      </w:r>
      <w:r>
        <w:rPr>
          <w:b w:val="0"/>
          <w:bCs w:val="0"/>
          <w:color w:val="auto"/>
        </w:rPr>
        <w:t xml:space="preserve"> a part of the </w:t>
      </w:r>
      <w:r w:rsidRPr="006533CF">
        <w:rPr>
          <w:bCs w:val="0"/>
          <w:color w:val="auto"/>
        </w:rPr>
        <w:t>model integration level</w:t>
      </w:r>
      <w:r>
        <w:rPr>
          <w:b w:val="0"/>
          <w:bCs w:val="0"/>
          <w:color w:val="auto"/>
        </w:rPr>
        <w:t xml:space="preserve"> (Component/module). </w:t>
      </w:r>
    </w:p>
    <w:p w14:paraId="4955ED46" w14:textId="77777777" w:rsidR="006533CF" w:rsidRPr="006533CF" w:rsidRDefault="006533CF" w:rsidP="006533CF">
      <w:pPr>
        <w:ind w:right="-91"/>
        <w:jc w:val="both"/>
        <w:rPr>
          <w:b w:val="0"/>
          <w:bCs w:val="0"/>
          <w:color w:val="auto"/>
        </w:rPr>
      </w:pPr>
    </w:p>
    <w:p w14:paraId="38E31AAB" w14:textId="5CA6DEC5" w:rsidR="006533CF" w:rsidRDefault="006533CF" w:rsidP="006533CF">
      <w:pPr>
        <w:numPr>
          <w:ilvl w:val="0"/>
          <w:numId w:val="8"/>
        </w:numPr>
        <w:ind w:right="-91"/>
        <w:jc w:val="both"/>
        <w:rPr>
          <w:b w:val="0"/>
          <w:bCs w:val="0"/>
          <w:color w:val="auto"/>
        </w:rPr>
      </w:pPr>
      <w:r w:rsidRPr="006533CF">
        <w:rPr>
          <w:b w:val="0"/>
          <w:bCs w:val="0"/>
          <w:color w:val="auto"/>
        </w:rPr>
        <w:t>User defined structures shall have only Simulink bus ports with bus creators/ bus selectors</w:t>
      </w:r>
      <w:r>
        <w:rPr>
          <w:b w:val="0"/>
          <w:bCs w:val="0"/>
          <w:color w:val="auto"/>
        </w:rPr>
        <w:t>.</w:t>
      </w:r>
    </w:p>
    <w:p w14:paraId="1EFB67E2" w14:textId="77777777" w:rsidR="00D509AF" w:rsidRDefault="00D509AF" w:rsidP="000103CF">
      <w:pPr>
        <w:ind w:left="1920" w:right="-91"/>
        <w:jc w:val="both"/>
        <w:rPr>
          <w:b w:val="0"/>
          <w:bCs w:val="0"/>
          <w:color w:val="auto"/>
        </w:rPr>
      </w:pPr>
    </w:p>
    <w:p w14:paraId="27D95EED" w14:textId="68FBCD2F" w:rsidR="0081640B" w:rsidRDefault="00D509AF" w:rsidP="0081640B">
      <w:pPr>
        <w:pStyle w:val="ListParagraph"/>
        <w:rPr>
          <w:b w:val="0"/>
          <w:bCs w:val="0"/>
          <w:color w:val="auto"/>
        </w:rPr>
      </w:pPr>
      <w:r>
        <w:rPr>
          <w:b w:val="0"/>
          <w:bCs w:val="0"/>
          <w:noProof/>
          <w:color w:val="auto"/>
          <w:lang w:bidi="ar-SA"/>
        </w:rPr>
        <w:lastRenderedPageBreak/>
        <w:drawing>
          <wp:inline distT="0" distB="0" distL="0" distR="0" wp14:anchorId="3EA1276F" wp14:editId="03BF9D22">
            <wp:extent cx="6470015" cy="3709670"/>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0015" cy="3709670"/>
                    </a:xfrm>
                    <a:prstGeom prst="rect">
                      <a:avLst/>
                    </a:prstGeom>
                    <a:noFill/>
                    <a:ln>
                      <a:noFill/>
                    </a:ln>
                  </pic:spPr>
                </pic:pic>
              </a:graphicData>
            </a:graphic>
          </wp:inline>
        </w:drawing>
      </w:r>
    </w:p>
    <w:p w14:paraId="40B1C33D" w14:textId="77777777" w:rsidR="000103CF" w:rsidRDefault="000103CF" w:rsidP="0081640B">
      <w:pPr>
        <w:pStyle w:val="ListParagraph"/>
        <w:rPr>
          <w:b w:val="0"/>
          <w:bCs w:val="0"/>
          <w:color w:val="auto"/>
        </w:rPr>
      </w:pPr>
    </w:p>
    <w:p w14:paraId="435B7D0E" w14:textId="0A2F3E96" w:rsidR="0081640B" w:rsidRDefault="0081640B" w:rsidP="006533CF">
      <w:pPr>
        <w:numPr>
          <w:ilvl w:val="0"/>
          <w:numId w:val="8"/>
        </w:numPr>
        <w:ind w:right="-91"/>
        <w:jc w:val="both"/>
        <w:rPr>
          <w:b w:val="0"/>
          <w:bCs w:val="0"/>
          <w:color w:val="auto"/>
        </w:rPr>
      </w:pPr>
      <w:r>
        <w:rPr>
          <w:b w:val="0"/>
          <w:bCs w:val="0"/>
          <w:color w:val="auto"/>
        </w:rPr>
        <w:t>The above method of interface handling has the below advantages over other methods:</w:t>
      </w:r>
    </w:p>
    <w:p w14:paraId="5180B757" w14:textId="77777777" w:rsidR="0081640B" w:rsidRDefault="0081640B" w:rsidP="0081640B">
      <w:pPr>
        <w:pStyle w:val="ListParagraph"/>
        <w:rPr>
          <w:b w:val="0"/>
          <w:bCs w:val="0"/>
          <w:color w:val="auto"/>
        </w:rPr>
      </w:pPr>
    </w:p>
    <w:p w14:paraId="0B592501" w14:textId="73EFAD80" w:rsidR="0024037C" w:rsidRDefault="00EA158E" w:rsidP="0081640B">
      <w:pPr>
        <w:numPr>
          <w:ilvl w:val="1"/>
          <w:numId w:val="8"/>
        </w:numPr>
        <w:ind w:right="-91"/>
        <w:jc w:val="both"/>
        <w:rPr>
          <w:b w:val="0"/>
          <w:bCs w:val="0"/>
          <w:color w:val="auto"/>
          <w:lang w:bidi="ar-SA"/>
        </w:rPr>
      </w:pPr>
      <w:r>
        <w:rPr>
          <w:b w:val="0"/>
          <w:bCs w:val="0"/>
          <w:color w:val="auto"/>
          <w:lang w:bidi="ar-SA"/>
        </w:rPr>
        <w:t xml:space="preserve">In case </w:t>
      </w:r>
      <w:r w:rsidR="00315DA7">
        <w:rPr>
          <w:b w:val="0"/>
          <w:bCs w:val="0"/>
          <w:color w:val="auto"/>
          <w:lang w:bidi="ar-SA"/>
        </w:rPr>
        <w:t>of</w:t>
      </w:r>
      <w:r>
        <w:rPr>
          <w:b w:val="0"/>
          <w:bCs w:val="0"/>
          <w:color w:val="auto"/>
          <w:lang w:bidi="ar-SA"/>
        </w:rPr>
        <w:t xml:space="preserve"> user-defined </w:t>
      </w:r>
      <w:r w:rsidR="00315DA7">
        <w:rPr>
          <w:b w:val="0"/>
          <w:bCs w:val="0"/>
          <w:color w:val="auto"/>
          <w:lang w:bidi="ar-SA"/>
        </w:rPr>
        <w:t xml:space="preserve">TL bus </w:t>
      </w:r>
      <w:r>
        <w:rPr>
          <w:b w:val="0"/>
          <w:bCs w:val="0"/>
          <w:color w:val="auto"/>
          <w:lang w:bidi="ar-SA"/>
        </w:rPr>
        <w:t>structures, even if the signal is not used inside a module</w:t>
      </w:r>
      <w:r w:rsidR="001D63E6">
        <w:rPr>
          <w:b w:val="0"/>
          <w:bCs w:val="0"/>
          <w:color w:val="auto"/>
          <w:lang w:bidi="ar-SA"/>
        </w:rPr>
        <w:t>,</w:t>
      </w:r>
      <w:r>
        <w:rPr>
          <w:b w:val="0"/>
          <w:bCs w:val="0"/>
          <w:color w:val="auto"/>
          <w:lang w:bidi="ar-SA"/>
        </w:rPr>
        <w:t xml:space="preserve"> c</w:t>
      </w:r>
      <w:r w:rsidR="0081640B" w:rsidRPr="0081640B">
        <w:rPr>
          <w:b w:val="0"/>
          <w:bCs w:val="0"/>
          <w:color w:val="auto"/>
          <w:lang w:bidi="ar-SA"/>
        </w:rPr>
        <w:t xml:space="preserve">hanges in </w:t>
      </w:r>
      <w:r w:rsidR="001D63E6">
        <w:rPr>
          <w:b w:val="0"/>
          <w:bCs w:val="0"/>
          <w:color w:val="auto"/>
          <w:lang w:bidi="ar-SA"/>
        </w:rPr>
        <w:t>the</w:t>
      </w:r>
      <w:r w:rsidR="0081640B" w:rsidRPr="0081640B">
        <w:rPr>
          <w:b w:val="0"/>
          <w:bCs w:val="0"/>
          <w:color w:val="auto"/>
          <w:lang w:bidi="ar-SA"/>
        </w:rPr>
        <w:t xml:space="preserve"> structure </w:t>
      </w:r>
      <w:r>
        <w:rPr>
          <w:b w:val="0"/>
          <w:bCs w:val="0"/>
          <w:color w:val="auto"/>
          <w:lang w:bidi="ar-SA"/>
        </w:rPr>
        <w:t xml:space="preserve">elements </w:t>
      </w:r>
      <w:r w:rsidR="00315DA7">
        <w:rPr>
          <w:b w:val="0"/>
          <w:bCs w:val="0"/>
          <w:color w:val="auto"/>
          <w:lang w:bidi="ar-SA"/>
        </w:rPr>
        <w:t>requires</w:t>
      </w:r>
      <w:r w:rsidR="0024037C">
        <w:rPr>
          <w:b w:val="0"/>
          <w:bCs w:val="0"/>
          <w:color w:val="auto"/>
          <w:lang w:bidi="ar-SA"/>
        </w:rPr>
        <w:t>:</w:t>
      </w:r>
    </w:p>
    <w:p w14:paraId="2A6B76A4" w14:textId="476C765F" w:rsidR="0024037C" w:rsidRDefault="0024037C" w:rsidP="0024037C">
      <w:pPr>
        <w:numPr>
          <w:ilvl w:val="3"/>
          <w:numId w:val="8"/>
        </w:numPr>
        <w:ind w:right="-91"/>
        <w:jc w:val="both"/>
        <w:rPr>
          <w:b w:val="0"/>
          <w:bCs w:val="0"/>
          <w:color w:val="auto"/>
          <w:lang w:bidi="ar-SA"/>
        </w:rPr>
      </w:pPr>
      <w:r>
        <w:rPr>
          <w:b w:val="0"/>
          <w:bCs w:val="0"/>
          <w:color w:val="auto"/>
          <w:lang w:bidi="ar-SA"/>
        </w:rPr>
        <w:t>R</w:t>
      </w:r>
      <w:r w:rsidR="0081640B" w:rsidRPr="0081640B">
        <w:rPr>
          <w:b w:val="0"/>
          <w:bCs w:val="0"/>
          <w:color w:val="auto"/>
          <w:lang w:bidi="ar-SA"/>
        </w:rPr>
        <w:t xml:space="preserve">escan of bus ports </w:t>
      </w:r>
    </w:p>
    <w:p w14:paraId="39807CF0" w14:textId="4C1E38E4" w:rsidR="0024037C" w:rsidRDefault="0024037C" w:rsidP="0024037C">
      <w:pPr>
        <w:numPr>
          <w:ilvl w:val="3"/>
          <w:numId w:val="8"/>
        </w:numPr>
        <w:ind w:right="-91"/>
        <w:jc w:val="both"/>
        <w:rPr>
          <w:b w:val="0"/>
          <w:bCs w:val="0"/>
          <w:color w:val="auto"/>
          <w:lang w:bidi="ar-SA"/>
        </w:rPr>
      </w:pPr>
      <w:r>
        <w:rPr>
          <w:b w:val="0"/>
          <w:bCs w:val="0"/>
          <w:color w:val="auto"/>
          <w:lang w:bidi="ar-SA"/>
        </w:rPr>
        <w:t>Update of respective test environments</w:t>
      </w:r>
    </w:p>
    <w:p w14:paraId="26C9DE4B" w14:textId="6525BDCF" w:rsidR="0081640B" w:rsidRDefault="0024037C" w:rsidP="0024037C">
      <w:pPr>
        <w:numPr>
          <w:ilvl w:val="3"/>
          <w:numId w:val="8"/>
        </w:numPr>
        <w:ind w:right="-91"/>
        <w:jc w:val="both"/>
        <w:rPr>
          <w:b w:val="0"/>
          <w:bCs w:val="0"/>
          <w:color w:val="auto"/>
          <w:lang w:bidi="ar-SA"/>
        </w:rPr>
      </w:pPr>
      <w:r>
        <w:rPr>
          <w:b w:val="0"/>
          <w:bCs w:val="0"/>
          <w:color w:val="auto"/>
          <w:lang w:bidi="ar-SA"/>
        </w:rPr>
        <w:t>C</w:t>
      </w:r>
      <w:r w:rsidR="001D63E6">
        <w:rPr>
          <w:b w:val="0"/>
          <w:bCs w:val="0"/>
          <w:color w:val="auto"/>
          <w:lang w:bidi="ar-SA"/>
        </w:rPr>
        <w:t>ode generation</w:t>
      </w:r>
      <w:r>
        <w:rPr>
          <w:b w:val="0"/>
          <w:bCs w:val="0"/>
          <w:color w:val="auto"/>
          <w:lang w:bidi="ar-SA"/>
        </w:rPr>
        <w:t xml:space="preserve"> and testing</w:t>
      </w:r>
    </w:p>
    <w:p w14:paraId="591B5F98" w14:textId="77777777" w:rsidR="0081640B" w:rsidRPr="006533CF" w:rsidRDefault="0081640B" w:rsidP="000103CF">
      <w:pPr>
        <w:ind w:left="2422" w:right="-91"/>
        <w:jc w:val="both"/>
        <w:rPr>
          <w:b w:val="0"/>
          <w:bCs w:val="0"/>
          <w:color w:val="auto"/>
        </w:rPr>
      </w:pPr>
    </w:p>
    <w:p w14:paraId="4F66E16E" w14:textId="77777777" w:rsidR="006533CF" w:rsidRPr="006533CF" w:rsidRDefault="006533CF" w:rsidP="006533CF">
      <w:pPr>
        <w:ind w:left="1920" w:right="-91"/>
        <w:jc w:val="both"/>
        <w:rPr>
          <w:b w:val="0"/>
          <w:bCs w:val="0"/>
          <w:color w:val="auto"/>
        </w:rPr>
      </w:pPr>
    </w:p>
    <w:p w14:paraId="430DB283" w14:textId="52D441C2" w:rsidR="00F12E84" w:rsidRDefault="00F12E84" w:rsidP="00A421E2">
      <w:pPr>
        <w:ind w:left="1920" w:right="-91"/>
        <w:rPr>
          <w:b w:val="0"/>
          <w:bCs w:val="0"/>
          <w:color w:val="auto"/>
        </w:rPr>
      </w:pPr>
    </w:p>
    <w:p w14:paraId="29AAC7AB" w14:textId="77777777" w:rsidR="00A421E2" w:rsidRDefault="00A421E2" w:rsidP="00A421E2">
      <w:pPr>
        <w:ind w:left="1920" w:right="-91"/>
        <w:jc w:val="both"/>
        <w:rPr>
          <w:b w:val="0"/>
          <w:bCs w:val="0"/>
          <w:color w:val="auto"/>
        </w:rPr>
      </w:pPr>
    </w:p>
    <w:p w14:paraId="7F7987A6" w14:textId="77777777" w:rsidR="00454937" w:rsidRPr="00AC4345" w:rsidRDefault="00454937" w:rsidP="00943481">
      <w:pPr>
        <w:pStyle w:val="Heading1"/>
        <w:numPr>
          <w:ilvl w:val="3"/>
          <w:numId w:val="1"/>
        </w:numPr>
        <w:ind w:right="-91"/>
        <w:jc w:val="both"/>
        <w:rPr>
          <w:bCs w:val="0"/>
          <w:color w:val="auto"/>
          <w:sz w:val="20"/>
          <w:szCs w:val="20"/>
        </w:rPr>
      </w:pPr>
      <w:bookmarkStart w:id="22" w:name="_Toc484791108"/>
      <w:r w:rsidRPr="00316D78">
        <w:rPr>
          <w:bCs w:val="0"/>
          <w:color w:val="auto"/>
          <w:sz w:val="22"/>
          <w:szCs w:val="20"/>
        </w:rPr>
        <w:t>Specify SL data types at component libr</w:t>
      </w:r>
      <w:r w:rsidR="00621148" w:rsidRPr="00316D78">
        <w:rPr>
          <w:bCs w:val="0"/>
          <w:color w:val="auto"/>
          <w:sz w:val="22"/>
          <w:szCs w:val="20"/>
        </w:rPr>
        <w:t>ary interface</w:t>
      </w:r>
      <w:r w:rsidRPr="00316D78">
        <w:rPr>
          <w:bCs w:val="0"/>
          <w:color w:val="auto"/>
          <w:sz w:val="22"/>
          <w:szCs w:val="20"/>
        </w:rPr>
        <w:t>.</w:t>
      </w:r>
      <w:bookmarkEnd w:id="22"/>
    </w:p>
    <w:p w14:paraId="7F7987A7" w14:textId="77777777" w:rsidR="00964C2E" w:rsidRPr="00AC4345" w:rsidRDefault="00454937" w:rsidP="00943481">
      <w:pPr>
        <w:pStyle w:val="ListParagraph"/>
        <w:numPr>
          <w:ilvl w:val="0"/>
          <w:numId w:val="23"/>
        </w:numPr>
        <w:jc w:val="both"/>
        <w:rPr>
          <w:b w:val="0"/>
          <w:bCs w:val="0"/>
          <w:color w:val="auto"/>
          <w:szCs w:val="20"/>
        </w:rPr>
      </w:pPr>
      <w:r w:rsidRPr="00AC4345">
        <w:rPr>
          <w:b w:val="0"/>
          <w:bCs w:val="0"/>
          <w:color w:val="auto"/>
          <w:szCs w:val="20"/>
        </w:rPr>
        <w:t xml:space="preserve">Inports and </w:t>
      </w:r>
      <w:r w:rsidR="005E02D7" w:rsidRPr="00AC4345">
        <w:rPr>
          <w:b w:val="0"/>
          <w:bCs w:val="0"/>
          <w:color w:val="auto"/>
          <w:szCs w:val="20"/>
        </w:rPr>
        <w:t>O</w:t>
      </w:r>
      <w:r w:rsidRPr="00AC4345">
        <w:rPr>
          <w:b w:val="0"/>
          <w:bCs w:val="0"/>
          <w:color w:val="auto"/>
          <w:szCs w:val="20"/>
        </w:rPr>
        <w:t>utports of a component library shall be specified with the required data type explicitly.</w:t>
      </w:r>
    </w:p>
    <w:p w14:paraId="7F7987A8" w14:textId="77777777" w:rsidR="00454937" w:rsidRPr="00AC4345" w:rsidRDefault="00454937" w:rsidP="00943481">
      <w:pPr>
        <w:pStyle w:val="ListParagraph"/>
        <w:ind w:left="2364"/>
        <w:jc w:val="both"/>
        <w:rPr>
          <w:b w:val="0"/>
          <w:bCs w:val="0"/>
          <w:color w:val="auto"/>
          <w:szCs w:val="20"/>
        </w:rPr>
      </w:pPr>
    </w:p>
    <w:p w14:paraId="7F7987A9" w14:textId="77777777" w:rsidR="00454937" w:rsidRPr="00AC4345" w:rsidRDefault="00454937" w:rsidP="00943481">
      <w:pPr>
        <w:pStyle w:val="ListParagraph"/>
        <w:numPr>
          <w:ilvl w:val="0"/>
          <w:numId w:val="23"/>
        </w:numPr>
        <w:jc w:val="both"/>
        <w:rPr>
          <w:b w:val="0"/>
          <w:bCs w:val="0"/>
          <w:color w:val="auto"/>
          <w:szCs w:val="20"/>
        </w:rPr>
      </w:pPr>
      <w:r w:rsidRPr="00AC4345">
        <w:rPr>
          <w:b w:val="0"/>
          <w:bCs w:val="0"/>
          <w:color w:val="auto"/>
          <w:szCs w:val="20"/>
        </w:rPr>
        <w:t>If the component level library is integrated within a</w:t>
      </w:r>
      <w:r w:rsidR="00D45B35" w:rsidRPr="00AC4345">
        <w:rPr>
          <w:b w:val="0"/>
          <w:bCs w:val="0"/>
          <w:color w:val="auto"/>
          <w:szCs w:val="20"/>
        </w:rPr>
        <w:t>n</w:t>
      </w:r>
      <w:r w:rsidRPr="00AC4345">
        <w:rPr>
          <w:b w:val="0"/>
          <w:bCs w:val="0"/>
          <w:color w:val="auto"/>
          <w:szCs w:val="20"/>
        </w:rPr>
        <w:t xml:space="preserve"> AUTOSAR frame</w:t>
      </w:r>
      <w:r w:rsidR="00D45B35" w:rsidRPr="00AC4345">
        <w:rPr>
          <w:b w:val="0"/>
          <w:bCs w:val="0"/>
          <w:color w:val="auto"/>
          <w:szCs w:val="20"/>
        </w:rPr>
        <w:t>,</w:t>
      </w:r>
      <w:r w:rsidRPr="00AC4345">
        <w:rPr>
          <w:b w:val="0"/>
          <w:bCs w:val="0"/>
          <w:color w:val="auto"/>
          <w:szCs w:val="20"/>
        </w:rPr>
        <w:t xml:space="preserve"> then the Simulink equivalent of the AUTOSAR types at the runnable level shall be specified as data type for the component level library interfaces using bus objects.</w:t>
      </w:r>
    </w:p>
    <w:p w14:paraId="7F7987AA" w14:textId="77777777" w:rsidR="00943481" w:rsidRPr="00AC4345" w:rsidRDefault="00943481" w:rsidP="0053439E">
      <w:pPr>
        <w:jc w:val="center"/>
        <w:rPr>
          <w:b w:val="0"/>
          <w:bCs w:val="0"/>
          <w:color w:val="auto"/>
        </w:rPr>
      </w:pPr>
    </w:p>
    <w:p w14:paraId="7F7987AB" w14:textId="77777777" w:rsidR="00454937" w:rsidRDefault="00454937" w:rsidP="0053439E">
      <w:pPr>
        <w:jc w:val="center"/>
        <w:rPr>
          <w:b w:val="0"/>
          <w:bCs w:val="0"/>
          <w:color w:val="auto"/>
        </w:rPr>
      </w:pPr>
      <w:r w:rsidRPr="00AC4345">
        <w:rPr>
          <w:b w:val="0"/>
          <w:bCs w:val="0"/>
          <w:noProof/>
          <w:color w:val="auto"/>
          <w:lang w:bidi="ar-SA"/>
        </w:rPr>
        <w:lastRenderedPageBreak/>
        <w:drawing>
          <wp:inline distT="0" distB="0" distL="0" distR="0" wp14:anchorId="7F798C1E" wp14:editId="7F798C1F">
            <wp:extent cx="3568390" cy="28535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0792" cy="2855491"/>
                    </a:xfrm>
                    <a:prstGeom prst="rect">
                      <a:avLst/>
                    </a:prstGeom>
                  </pic:spPr>
                </pic:pic>
              </a:graphicData>
            </a:graphic>
          </wp:inline>
        </w:drawing>
      </w:r>
    </w:p>
    <w:p w14:paraId="7F7987AC" w14:textId="77777777" w:rsidR="00D65102" w:rsidRPr="00AC4345" w:rsidRDefault="00D65102" w:rsidP="0053439E">
      <w:pPr>
        <w:jc w:val="center"/>
        <w:rPr>
          <w:b w:val="0"/>
          <w:bCs w:val="0"/>
          <w:color w:val="auto"/>
        </w:rPr>
      </w:pPr>
    </w:p>
    <w:p w14:paraId="7F7987AD" w14:textId="77777777" w:rsidR="00902F56" w:rsidRPr="00AC4345" w:rsidRDefault="00EE5E66" w:rsidP="00EE5E66">
      <w:pPr>
        <w:rPr>
          <w:b w:val="0"/>
          <w:bCs w:val="0"/>
          <w:color w:val="auto"/>
        </w:rPr>
      </w:pPr>
      <w:r w:rsidRPr="00AC4345">
        <w:rPr>
          <w:b w:val="0"/>
          <w:bCs w:val="0"/>
          <w:color w:val="auto"/>
        </w:rPr>
        <w:tab/>
      </w:r>
      <w:r w:rsidR="00D65102">
        <w:rPr>
          <w:b w:val="0"/>
          <w:bCs w:val="0"/>
          <w:color w:val="auto"/>
        </w:rPr>
        <w:tab/>
      </w:r>
      <w:r w:rsidRPr="00AC4345">
        <w:rPr>
          <w:b w:val="0"/>
          <w:bCs w:val="0"/>
          <w:color w:val="auto"/>
        </w:rPr>
        <w:t>Refer section 8.2.3.7 for more details regarding Simulink bus objects</w:t>
      </w:r>
    </w:p>
    <w:p w14:paraId="7F7987AE" w14:textId="77777777" w:rsidR="00710C5B" w:rsidRPr="00431960" w:rsidRDefault="00766FF1" w:rsidP="00431960">
      <w:pPr>
        <w:pStyle w:val="Heading1"/>
        <w:numPr>
          <w:ilvl w:val="3"/>
          <w:numId w:val="1"/>
        </w:numPr>
        <w:ind w:right="-91"/>
        <w:jc w:val="both"/>
        <w:rPr>
          <w:color w:val="auto"/>
          <w:sz w:val="22"/>
          <w:szCs w:val="20"/>
        </w:rPr>
      </w:pPr>
      <w:bookmarkStart w:id="23" w:name="_Toc484791109"/>
      <w:r w:rsidRPr="00D65102">
        <w:rPr>
          <w:color w:val="auto"/>
          <w:sz w:val="22"/>
          <w:szCs w:val="20"/>
        </w:rPr>
        <w:t>Execution sequence of modules</w:t>
      </w:r>
      <w:bookmarkEnd w:id="23"/>
    </w:p>
    <w:p w14:paraId="7F7987AF" w14:textId="77777777" w:rsidR="00964C2E" w:rsidRPr="00AC4345" w:rsidRDefault="00D65102" w:rsidP="00943481">
      <w:pPr>
        <w:pStyle w:val="ListParagraph"/>
        <w:numPr>
          <w:ilvl w:val="0"/>
          <w:numId w:val="17"/>
        </w:numPr>
        <w:ind w:right="-91"/>
        <w:jc w:val="both"/>
        <w:rPr>
          <w:b w:val="0"/>
          <w:bCs w:val="0"/>
          <w:color w:val="auto"/>
          <w:szCs w:val="20"/>
        </w:rPr>
      </w:pPr>
      <w:r>
        <w:rPr>
          <w:b w:val="0"/>
          <w:bCs w:val="0"/>
          <w:color w:val="auto"/>
          <w:szCs w:val="20"/>
        </w:rPr>
        <w:t>If required</w:t>
      </w:r>
      <w:r w:rsidR="002C4955">
        <w:rPr>
          <w:b w:val="0"/>
          <w:bCs w:val="0"/>
          <w:color w:val="auto"/>
          <w:szCs w:val="20"/>
        </w:rPr>
        <w:t>,</w:t>
      </w:r>
      <w:r>
        <w:rPr>
          <w:b w:val="0"/>
          <w:bCs w:val="0"/>
          <w:color w:val="auto"/>
          <w:szCs w:val="20"/>
        </w:rPr>
        <w:t xml:space="preserve"> e</w:t>
      </w:r>
      <w:r w:rsidR="00710C5B" w:rsidRPr="00AC4345">
        <w:rPr>
          <w:b w:val="0"/>
          <w:bCs w:val="0"/>
          <w:color w:val="auto"/>
          <w:szCs w:val="20"/>
        </w:rPr>
        <w:t>xplicit c</w:t>
      </w:r>
      <w:r w:rsidR="00964C2E" w:rsidRPr="00AC4345">
        <w:rPr>
          <w:b w:val="0"/>
          <w:bCs w:val="0"/>
          <w:color w:val="auto"/>
          <w:szCs w:val="20"/>
        </w:rPr>
        <w:t xml:space="preserve">all order or execution sequence of the modules shall be modelled using </w:t>
      </w:r>
      <w:r w:rsidR="008E4FB0" w:rsidRPr="00AC4345">
        <w:rPr>
          <w:b w:val="0"/>
          <w:bCs w:val="0"/>
          <w:color w:val="auto"/>
          <w:szCs w:val="20"/>
        </w:rPr>
        <w:t>Stateflow</w:t>
      </w:r>
      <w:r w:rsidR="00964C2E" w:rsidRPr="00AC4345">
        <w:rPr>
          <w:b w:val="0"/>
          <w:bCs w:val="0"/>
          <w:color w:val="auto"/>
          <w:szCs w:val="20"/>
        </w:rPr>
        <w:t xml:space="preserve"> charts. Refer link for example:</w:t>
      </w:r>
    </w:p>
    <w:p w14:paraId="7F7987B0" w14:textId="77777777" w:rsidR="00964C2E" w:rsidRDefault="002956AD" w:rsidP="00943481">
      <w:pPr>
        <w:ind w:left="1920" w:right="-91"/>
        <w:jc w:val="both"/>
        <w:rPr>
          <w:rStyle w:val="Hyperlink"/>
          <w:b w:val="0"/>
          <w:bCs w:val="0"/>
        </w:rPr>
      </w:pPr>
      <w:hyperlink r:id="rId29" w:anchor="definition_of_execution_sequence" w:history="1">
        <w:r w:rsidR="00964C2E" w:rsidRPr="00AC4345">
          <w:rPr>
            <w:rStyle w:val="Hyperlink"/>
            <w:b w:val="0"/>
            <w:bCs w:val="0"/>
          </w:rPr>
          <w:t>http://wdesxwiki/dokuwiki/doku.php?id=process:mbe:sl_bestpractises#definition_of_execution_sequence</w:t>
        </w:r>
      </w:hyperlink>
    </w:p>
    <w:p w14:paraId="7F7987B1" w14:textId="77777777" w:rsidR="00431960" w:rsidRPr="00431960" w:rsidRDefault="00431960" w:rsidP="00431960">
      <w:pPr>
        <w:pStyle w:val="ListParagraph"/>
        <w:numPr>
          <w:ilvl w:val="0"/>
          <w:numId w:val="17"/>
        </w:numPr>
        <w:ind w:right="-91"/>
        <w:jc w:val="both"/>
        <w:rPr>
          <w:b w:val="0"/>
          <w:bCs w:val="0"/>
          <w:color w:val="auto"/>
        </w:rPr>
      </w:pPr>
      <w:r>
        <w:rPr>
          <w:b w:val="0"/>
          <w:bCs w:val="0"/>
          <w:color w:val="auto"/>
        </w:rPr>
        <w:t>If calling order is implicitly taken care by signal flow, then no explicit scheduling logic shall be required.</w:t>
      </w:r>
    </w:p>
    <w:p w14:paraId="7F7987B2" w14:textId="77777777" w:rsidR="00AF450B" w:rsidRPr="00AC4345" w:rsidRDefault="00AF450B" w:rsidP="00943481">
      <w:pPr>
        <w:ind w:left="1920" w:right="-91"/>
        <w:jc w:val="both"/>
        <w:rPr>
          <w:b w:val="0"/>
          <w:bCs w:val="0"/>
          <w:color w:val="auto"/>
        </w:rPr>
      </w:pPr>
    </w:p>
    <w:p w14:paraId="7F7987B3" w14:textId="77777777" w:rsidR="000C33AE" w:rsidRPr="00D65102" w:rsidRDefault="000C33AE" w:rsidP="00943481">
      <w:pPr>
        <w:pStyle w:val="Heading1"/>
        <w:numPr>
          <w:ilvl w:val="3"/>
          <w:numId w:val="1"/>
        </w:numPr>
        <w:ind w:right="-91"/>
        <w:jc w:val="both"/>
        <w:rPr>
          <w:color w:val="auto"/>
          <w:sz w:val="22"/>
          <w:szCs w:val="20"/>
        </w:rPr>
      </w:pPr>
      <w:bookmarkStart w:id="24" w:name="_Toc484791110"/>
      <w:r w:rsidRPr="00D65102">
        <w:rPr>
          <w:color w:val="auto"/>
          <w:sz w:val="22"/>
          <w:szCs w:val="20"/>
        </w:rPr>
        <w:t>Common libraries for more than one module</w:t>
      </w:r>
      <w:r w:rsidR="00AB6CD3" w:rsidRPr="00D65102">
        <w:rPr>
          <w:color w:val="auto"/>
          <w:sz w:val="22"/>
          <w:szCs w:val="20"/>
        </w:rPr>
        <w:t xml:space="preserve"> (within component)</w:t>
      </w:r>
      <w:r w:rsidRPr="00D65102">
        <w:rPr>
          <w:color w:val="auto"/>
          <w:sz w:val="22"/>
          <w:szCs w:val="20"/>
        </w:rPr>
        <w:t>:</w:t>
      </w:r>
      <w:bookmarkEnd w:id="24"/>
    </w:p>
    <w:p w14:paraId="7F7987B4" w14:textId="77777777" w:rsidR="000C33AE" w:rsidRPr="00431960" w:rsidRDefault="000C33AE" w:rsidP="00943481">
      <w:pPr>
        <w:pStyle w:val="ListParagraph"/>
        <w:numPr>
          <w:ilvl w:val="0"/>
          <w:numId w:val="18"/>
        </w:numPr>
        <w:ind w:right="-91"/>
        <w:jc w:val="both"/>
        <w:rPr>
          <w:b w:val="0"/>
          <w:bCs w:val="0"/>
          <w:color w:val="auto"/>
          <w:szCs w:val="20"/>
        </w:rPr>
      </w:pPr>
      <w:r w:rsidRPr="00431960">
        <w:rPr>
          <w:b w:val="0"/>
          <w:bCs w:val="0"/>
          <w:color w:val="auto"/>
          <w:szCs w:val="20"/>
        </w:rPr>
        <w:t>If a common functionality is required for more than one module</w:t>
      </w:r>
      <w:r w:rsidR="002C4955" w:rsidRPr="00431960">
        <w:rPr>
          <w:b w:val="0"/>
          <w:bCs w:val="0"/>
          <w:color w:val="auto"/>
          <w:szCs w:val="20"/>
        </w:rPr>
        <w:t>,</w:t>
      </w:r>
      <w:r w:rsidRPr="00431960">
        <w:rPr>
          <w:b w:val="0"/>
          <w:bCs w:val="0"/>
          <w:color w:val="auto"/>
          <w:szCs w:val="20"/>
        </w:rPr>
        <w:t xml:space="preserve"> then </w:t>
      </w:r>
      <w:r w:rsidR="00431960">
        <w:rPr>
          <w:b w:val="0"/>
          <w:bCs w:val="0"/>
          <w:color w:val="auto"/>
          <w:szCs w:val="20"/>
        </w:rPr>
        <w:t>the functionality shall be created as a separate library.</w:t>
      </w:r>
    </w:p>
    <w:p w14:paraId="7F7987B5" w14:textId="77777777" w:rsidR="00411F32" w:rsidRPr="00431960" w:rsidRDefault="00411F32" w:rsidP="00943481">
      <w:pPr>
        <w:ind w:left="1440" w:right="-91"/>
        <w:jc w:val="both"/>
        <w:rPr>
          <w:b w:val="0"/>
          <w:bCs w:val="0"/>
          <w:color w:val="auto"/>
        </w:rPr>
      </w:pPr>
    </w:p>
    <w:p w14:paraId="7F7987B6" w14:textId="6B0BBA15" w:rsidR="00431960" w:rsidRDefault="00835F6E" w:rsidP="00A1672B">
      <w:pPr>
        <w:pStyle w:val="ListParagraph"/>
        <w:numPr>
          <w:ilvl w:val="0"/>
          <w:numId w:val="18"/>
        </w:numPr>
        <w:ind w:right="-91"/>
        <w:jc w:val="both"/>
        <w:rPr>
          <w:b w:val="0"/>
          <w:bCs w:val="0"/>
          <w:color w:val="auto"/>
          <w:szCs w:val="20"/>
        </w:rPr>
      </w:pPr>
      <w:r>
        <w:rPr>
          <w:b w:val="0"/>
          <w:bCs w:val="0"/>
          <w:color w:val="auto"/>
          <w:szCs w:val="20"/>
        </w:rPr>
        <w:t xml:space="preserve">The common library shall be maintained as separate testable module based on the model complexity. If the common library is less complex then it shall be tested along with the module </w:t>
      </w:r>
      <w:r w:rsidR="006A3E8B">
        <w:rPr>
          <w:b w:val="0"/>
          <w:bCs w:val="0"/>
          <w:color w:val="auto"/>
          <w:szCs w:val="20"/>
        </w:rPr>
        <w:t>where it is refer</w:t>
      </w:r>
      <w:r w:rsidR="00F53885">
        <w:rPr>
          <w:b w:val="0"/>
          <w:bCs w:val="0"/>
          <w:color w:val="auto"/>
          <w:szCs w:val="20"/>
        </w:rPr>
        <w:t>r</w:t>
      </w:r>
      <w:r w:rsidR="006A3E8B">
        <w:rPr>
          <w:b w:val="0"/>
          <w:bCs w:val="0"/>
          <w:color w:val="auto"/>
          <w:szCs w:val="20"/>
        </w:rPr>
        <w:t>ed</w:t>
      </w:r>
      <w:r>
        <w:rPr>
          <w:b w:val="0"/>
          <w:bCs w:val="0"/>
          <w:color w:val="auto"/>
          <w:szCs w:val="20"/>
        </w:rPr>
        <w:t>.</w:t>
      </w:r>
    </w:p>
    <w:p w14:paraId="7F7987BE" w14:textId="77777777" w:rsidR="00431960" w:rsidRDefault="00431960" w:rsidP="00431960">
      <w:pPr>
        <w:pStyle w:val="ListParagraph"/>
        <w:ind w:left="3960" w:right="-91"/>
        <w:jc w:val="both"/>
        <w:rPr>
          <w:b w:val="0"/>
          <w:bCs w:val="0"/>
          <w:color w:val="auto"/>
          <w:szCs w:val="20"/>
        </w:rPr>
      </w:pPr>
    </w:p>
    <w:p w14:paraId="7F7987BF" w14:textId="77777777" w:rsidR="000C33AE" w:rsidRPr="00A1672B" w:rsidRDefault="00411F32" w:rsidP="00A1672B">
      <w:pPr>
        <w:pStyle w:val="ListParagraph"/>
        <w:numPr>
          <w:ilvl w:val="0"/>
          <w:numId w:val="18"/>
        </w:numPr>
        <w:ind w:right="-91"/>
        <w:jc w:val="both"/>
        <w:rPr>
          <w:b w:val="0"/>
          <w:bCs w:val="0"/>
          <w:color w:val="auto"/>
          <w:szCs w:val="20"/>
        </w:rPr>
      </w:pPr>
      <w:r w:rsidRPr="00431960">
        <w:rPr>
          <w:b w:val="0"/>
          <w:bCs w:val="0"/>
          <w:color w:val="auto"/>
        </w:rPr>
        <w:t>If the functionality is complex then</w:t>
      </w:r>
      <w:r w:rsidR="00F00A1E" w:rsidRPr="00431960">
        <w:rPr>
          <w:b w:val="0"/>
          <w:bCs w:val="0"/>
          <w:color w:val="auto"/>
        </w:rPr>
        <w:t xml:space="preserve"> the library </w:t>
      </w:r>
      <w:r w:rsidRPr="00431960">
        <w:rPr>
          <w:b w:val="0"/>
          <w:bCs w:val="0"/>
          <w:color w:val="auto"/>
        </w:rPr>
        <w:t xml:space="preserve">shall be maintained </w:t>
      </w:r>
      <w:r w:rsidR="00641AB6" w:rsidRPr="00431960">
        <w:rPr>
          <w:b w:val="0"/>
          <w:bCs w:val="0"/>
          <w:color w:val="auto"/>
        </w:rPr>
        <w:t xml:space="preserve">and tested </w:t>
      </w:r>
      <w:r w:rsidRPr="00431960">
        <w:rPr>
          <w:b w:val="0"/>
          <w:bCs w:val="0"/>
          <w:color w:val="auto"/>
        </w:rPr>
        <w:t>as separate module.</w:t>
      </w:r>
    </w:p>
    <w:p w14:paraId="62480B27" w14:textId="77777777" w:rsidR="00A1672B" w:rsidRPr="00A1672B" w:rsidRDefault="00A1672B" w:rsidP="00A1672B">
      <w:pPr>
        <w:ind w:right="-91"/>
        <w:jc w:val="both"/>
        <w:rPr>
          <w:b w:val="0"/>
          <w:bCs w:val="0"/>
          <w:color w:val="auto"/>
        </w:rPr>
      </w:pPr>
    </w:p>
    <w:p w14:paraId="44B1D35B" w14:textId="3A46775D" w:rsidR="00A1672B" w:rsidRDefault="00A1672B" w:rsidP="00A1672B">
      <w:pPr>
        <w:pStyle w:val="ListParagraph"/>
        <w:numPr>
          <w:ilvl w:val="0"/>
          <w:numId w:val="18"/>
        </w:numPr>
        <w:ind w:right="-91"/>
        <w:jc w:val="both"/>
        <w:rPr>
          <w:bCs w:val="0"/>
          <w:color w:val="auto"/>
          <w:szCs w:val="20"/>
        </w:rPr>
      </w:pPr>
      <w:r w:rsidRPr="00D85CFA">
        <w:rPr>
          <w:bCs w:val="0"/>
          <w:color w:val="auto"/>
          <w:szCs w:val="20"/>
        </w:rPr>
        <w:t>Rules for creating common libraries:</w:t>
      </w:r>
    </w:p>
    <w:p w14:paraId="7506185B" w14:textId="77777777" w:rsidR="00A1672B" w:rsidRPr="00D85CFA" w:rsidRDefault="00A1672B" w:rsidP="00A1672B">
      <w:pPr>
        <w:pStyle w:val="ListParagraph"/>
        <w:ind w:left="1778" w:right="-91"/>
        <w:jc w:val="both"/>
        <w:rPr>
          <w:bCs w:val="0"/>
          <w:color w:val="auto"/>
          <w:szCs w:val="20"/>
        </w:rPr>
      </w:pPr>
    </w:p>
    <w:p w14:paraId="05E15426" w14:textId="77777777" w:rsidR="00A1672B" w:rsidRDefault="00A1672B" w:rsidP="00A1672B">
      <w:pPr>
        <w:pStyle w:val="ListParagraph"/>
        <w:numPr>
          <w:ilvl w:val="0"/>
          <w:numId w:val="42"/>
        </w:numPr>
        <w:ind w:right="-91"/>
        <w:jc w:val="both"/>
        <w:rPr>
          <w:b w:val="0"/>
          <w:bCs w:val="0"/>
          <w:color w:val="auto"/>
          <w:szCs w:val="20"/>
        </w:rPr>
      </w:pPr>
      <w:r>
        <w:rPr>
          <w:b w:val="0"/>
          <w:bCs w:val="0"/>
          <w:color w:val="auto"/>
          <w:szCs w:val="20"/>
        </w:rPr>
        <w:t>Common libraries</w:t>
      </w:r>
      <w:r w:rsidRPr="007508AA">
        <w:rPr>
          <w:b w:val="0"/>
          <w:bCs w:val="0"/>
          <w:color w:val="auto"/>
          <w:szCs w:val="20"/>
        </w:rPr>
        <w:t xml:space="preserve"> shall be named as lib_&lt;Swc&gt;CmnFct&lt;Functionality&gt;.mdl</w:t>
      </w:r>
    </w:p>
    <w:p w14:paraId="3065D74D" w14:textId="77777777" w:rsidR="00A1672B" w:rsidRPr="00431960" w:rsidRDefault="00A1672B" w:rsidP="00A1672B">
      <w:pPr>
        <w:pStyle w:val="ListParagraph"/>
        <w:numPr>
          <w:ilvl w:val="1"/>
          <w:numId w:val="42"/>
        </w:numPr>
        <w:ind w:right="-91"/>
        <w:jc w:val="both"/>
        <w:rPr>
          <w:b w:val="0"/>
          <w:bCs w:val="0"/>
          <w:color w:val="auto"/>
          <w:szCs w:val="20"/>
        </w:rPr>
      </w:pPr>
      <w:r w:rsidRPr="00431960">
        <w:rPr>
          <w:b w:val="0"/>
          <w:bCs w:val="0"/>
          <w:color w:val="auto"/>
          <w:szCs w:val="20"/>
        </w:rPr>
        <w:t>e.g: lib_</w:t>
      </w:r>
      <w:r w:rsidRPr="00431960">
        <w:rPr>
          <w:bCs w:val="0"/>
          <w:color w:val="auto"/>
          <w:szCs w:val="20"/>
        </w:rPr>
        <w:t>Abs</w:t>
      </w:r>
      <w:r w:rsidRPr="00431960">
        <w:rPr>
          <w:bCs w:val="0"/>
          <w:color w:val="943634" w:themeColor="accent2" w:themeShade="BF"/>
          <w:szCs w:val="20"/>
        </w:rPr>
        <w:t>CmnFct</w:t>
      </w:r>
      <w:r w:rsidRPr="00431960">
        <w:rPr>
          <w:bCs w:val="0"/>
          <w:color w:val="auto"/>
          <w:szCs w:val="20"/>
        </w:rPr>
        <w:t>ValidityChk</w:t>
      </w:r>
      <w:r w:rsidRPr="00431960">
        <w:rPr>
          <w:b w:val="0"/>
          <w:bCs w:val="0"/>
          <w:color w:val="auto"/>
          <w:szCs w:val="20"/>
        </w:rPr>
        <w:t>.mdl</w:t>
      </w:r>
    </w:p>
    <w:p w14:paraId="4E015FDE" w14:textId="77777777" w:rsidR="00A1672B" w:rsidRPr="00431960" w:rsidRDefault="00A1672B" w:rsidP="00A1672B">
      <w:pPr>
        <w:pStyle w:val="ListParagraph"/>
        <w:numPr>
          <w:ilvl w:val="0"/>
          <w:numId w:val="42"/>
        </w:numPr>
        <w:ind w:right="-91"/>
        <w:jc w:val="both"/>
        <w:rPr>
          <w:b w:val="0"/>
          <w:bCs w:val="0"/>
          <w:color w:val="auto"/>
          <w:szCs w:val="20"/>
        </w:rPr>
      </w:pPr>
      <w:r>
        <w:rPr>
          <w:b w:val="0"/>
          <w:bCs w:val="0"/>
          <w:color w:val="auto"/>
          <w:szCs w:val="20"/>
        </w:rPr>
        <w:t>Common libraries shall be stored in component level “Lib” folder</w:t>
      </w:r>
    </w:p>
    <w:p w14:paraId="25C798A6" w14:textId="77777777" w:rsidR="00A1672B" w:rsidRPr="00431960" w:rsidRDefault="00A1672B" w:rsidP="00A1672B">
      <w:pPr>
        <w:pStyle w:val="ListParagraph"/>
        <w:numPr>
          <w:ilvl w:val="0"/>
          <w:numId w:val="42"/>
        </w:numPr>
        <w:ind w:right="-91"/>
        <w:jc w:val="both"/>
        <w:rPr>
          <w:b w:val="0"/>
          <w:bCs w:val="0"/>
          <w:color w:val="auto"/>
          <w:szCs w:val="20"/>
        </w:rPr>
      </w:pPr>
      <w:r w:rsidRPr="007508AA">
        <w:rPr>
          <w:b w:val="0"/>
          <w:bCs w:val="0"/>
          <w:color w:val="auto"/>
          <w:szCs w:val="20"/>
        </w:rPr>
        <w:t xml:space="preserve">Separate </w:t>
      </w:r>
      <w:r>
        <w:rPr>
          <w:b w:val="0"/>
          <w:bCs w:val="0"/>
          <w:color w:val="auto"/>
          <w:szCs w:val="20"/>
        </w:rPr>
        <w:t>library model shall be created</w:t>
      </w:r>
      <w:r w:rsidRPr="007508AA">
        <w:rPr>
          <w:b w:val="0"/>
          <w:bCs w:val="0"/>
          <w:color w:val="auto"/>
          <w:szCs w:val="20"/>
        </w:rPr>
        <w:t xml:space="preserve"> for individual functionality/logic</w:t>
      </w:r>
    </w:p>
    <w:p w14:paraId="7537D957" w14:textId="77777777" w:rsidR="00A1672B" w:rsidRPr="007508AA" w:rsidRDefault="00A1672B" w:rsidP="00A1672B">
      <w:pPr>
        <w:pStyle w:val="ListParagraph"/>
        <w:numPr>
          <w:ilvl w:val="0"/>
          <w:numId w:val="42"/>
        </w:numPr>
        <w:ind w:right="-91"/>
        <w:jc w:val="both"/>
        <w:rPr>
          <w:b w:val="0"/>
          <w:bCs w:val="0"/>
          <w:color w:val="auto"/>
          <w:szCs w:val="20"/>
        </w:rPr>
      </w:pPr>
      <w:r>
        <w:rPr>
          <w:b w:val="0"/>
          <w:bCs w:val="0"/>
          <w:color w:val="auto"/>
          <w:szCs w:val="20"/>
        </w:rPr>
        <w:t xml:space="preserve">Two or more common functions shall not be </w:t>
      </w:r>
      <w:r w:rsidRPr="007508AA">
        <w:rPr>
          <w:b w:val="0"/>
          <w:bCs w:val="0"/>
          <w:color w:val="auto"/>
          <w:szCs w:val="20"/>
        </w:rPr>
        <w:t xml:space="preserve">a </w:t>
      </w:r>
      <w:r>
        <w:rPr>
          <w:b w:val="0"/>
          <w:bCs w:val="0"/>
          <w:color w:val="auto"/>
          <w:szCs w:val="20"/>
        </w:rPr>
        <w:t>separate module</w:t>
      </w:r>
    </w:p>
    <w:p w14:paraId="7F7987C0" w14:textId="77777777" w:rsidR="00316D78" w:rsidRPr="00AC4345" w:rsidRDefault="00316D78" w:rsidP="00943481">
      <w:pPr>
        <w:pStyle w:val="ListParagraph"/>
        <w:ind w:left="1440"/>
        <w:jc w:val="both"/>
        <w:rPr>
          <w:b w:val="0"/>
          <w:bCs w:val="0"/>
          <w:color w:val="auto"/>
          <w:szCs w:val="20"/>
        </w:rPr>
      </w:pPr>
    </w:p>
    <w:p w14:paraId="7F7987C1" w14:textId="77777777" w:rsidR="00AB6CD3" w:rsidRPr="00316D78" w:rsidRDefault="00AB6CD3" w:rsidP="00943481">
      <w:pPr>
        <w:pStyle w:val="Heading1"/>
        <w:numPr>
          <w:ilvl w:val="3"/>
          <w:numId w:val="1"/>
        </w:numPr>
        <w:ind w:right="-91"/>
        <w:jc w:val="both"/>
        <w:rPr>
          <w:color w:val="auto"/>
          <w:sz w:val="22"/>
          <w:szCs w:val="20"/>
        </w:rPr>
      </w:pPr>
      <w:bookmarkStart w:id="25" w:name="_Toc484791111"/>
      <w:r w:rsidRPr="00316D78">
        <w:rPr>
          <w:color w:val="auto"/>
          <w:sz w:val="22"/>
          <w:szCs w:val="20"/>
        </w:rPr>
        <w:t>Common libraries for more than one module (across components):</w:t>
      </w:r>
      <w:bookmarkEnd w:id="25"/>
    </w:p>
    <w:p w14:paraId="7F7987C2" w14:textId="77777777" w:rsidR="00AB6CD3" w:rsidRPr="00AC4345" w:rsidRDefault="00AB6CD3" w:rsidP="00943481">
      <w:pPr>
        <w:pStyle w:val="ListParagraph"/>
        <w:jc w:val="both"/>
        <w:rPr>
          <w:b w:val="0"/>
          <w:bCs w:val="0"/>
          <w:color w:val="auto"/>
          <w:szCs w:val="20"/>
        </w:rPr>
      </w:pPr>
    </w:p>
    <w:p w14:paraId="7F7987C3" w14:textId="77777777" w:rsidR="00AB6CD3" w:rsidRPr="00AC4345" w:rsidRDefault="002C4955" w:rsidP="00943481">
      <w:pPr>
        <w:numPr>
          <w:ilvl w:val="0"/>
          <w:numId w:val="10"/>
        </w:numPr>
        <w:tabs>
          <w:tab w:val="num" w:pos="1440"/>
        </w:tabs>
        <w:ind w:left="1800" w:right="-91"/>
        <w:jc w:val="both"/>
        <w:rPr>
          <w:b w:val="0"/>
          <w:bCs w:val="0"/>
          <w:color w:val="auto"/>
        </w:rPr>
      </w:pPr>
      <w:r>
        <w:rPr>
          <w:b w:val="0"/>
          <w:bCs w:val="0"/>
          <w:color w:val="auto"/>
        </w:rPr>
        <w:lastRenderedPageBreak/>
        <w:t>It is required to have common libraries that are</w:t>
      </w:r>
      <w:r w:rsidR="00AB6CD3" w:rsidRPr="00AC4345">
        <w:rPr>
          <w:b w:val="0"/>
          <w:bCs w:val="0"/>
          <w:color w:val="auto"/>
        </w:rPr>
        <w:t xml:space="preserve"> used across components. The reuse of libraries across components shall be achieved by using appropriate project structure in configuration management along with project settings.</w:t>
      </w:r>
    </w:p>
    <w:p w14:paraId="7F7987C4" w14:textId="77777777" w:rsidR="00AB6CD3" w:rsidRPr="00AC4345" w:rsidRDefault="00AB6CD3" w:rsidP="00943481">
      <w:pPr>
        <w:ind w:left="1800" w:right="-91"/>
        <w:jc w:val="both"/>
        <w:rPr>
          <w:b w:val="0"/>
          <w:bCs w:val="0"/>
          <w:color w:val="auto"/>
        </w:rPr>
      </w:pPr>
    </w:p>
    <w:p w14:paraId="7F7987C5" w14:textId="77777777" w:rsidR="006E6E21" w:rsidRPr="00AC4345" w:rsidRDefault="004D4430" w:rsidP="00943481">
      <w:pPr>
        <w:numPr>
          <w:ilvl w:val="0"/>
          <w:numId w:val="10"/>
        </w:numPr>
        <w:tabs>
          <w:tab w:val="num" w:pos="1440"/>
        </w:tabs>
        <w:ind w:left="1800" w:right="-91"/>
        <w:jc w:val="both"/>
        <w:rPr>
          <w:b w:val="0"/>
          <w:bCs w:val="0"/>
          <w:color w:val="auto"/>
        </w:rPr>
      </w:pPr>
      <w:r w:rsidRPr="00AC4345">
        <w:rPr>
          <w:b w:val="0"/>
          <w:bCs w:val="0"/>
          <w:color w:val="auto"/>
        </w:rPr>
        <w:t>Refer below link for the list of available generic libraries.</w:t>
      </w:r>
    </w:p>
    <w:p w14:paraId="7F7987C6" w14:textId="7A49DCEB" w:rsidR="004D4430" w:rsidRPr="00AC4345" w:rsidRDefault="004D4430" w:rsidP="00943481">
      <w:pPr>
        <w:pStyle w:val="ListParagraph"/>
        <w:jc w:val="both"/>
        <w:rPr>
          <w:b w:val="0"/>
          <w:bCs w:val="0"/>
          <w:color w:val="auto"/>
          <w:szCs w:val="20"/>
        </w:rPr>
      </w:pPr>
    </w:p>
    <w:p w14:paraId="7F7987C7" w14:textId="77777777" w:rsidR="004D4430" w:rsidRPr="00AC4345" w:rsidRDefault="002956AD" w:rsidP="00943481">
      <w:pPr>
        <w:ind w:left="1800" w:right="-91"/>
        <w:jc w:val="both"/>
        <w:rPr>
          <w:b w:val="0"/>
          <w:bCs w:val="0"/>
          <w:color w:val="auto"/>
        </w:rPr>
      </w:pPr>
      <w:hyperlink r:id="rId30" w:anchor="mbsp_common_functions" w:history="1">
        <w:r w:rsidR="004B0A6D" w:rsidRPr="00AC4345">
          <w:rPr>
            <w:rStyle w:val="Hyperlink"/>
            <w:b w:val="0"/>
            <w:bCs w:val="0"/>
          </w:rPr>
          <w:t>http://wdesxwiki/dokuwiki/doku.php?id=process:mbe:sl_bestpractises#mbsp_common_functions</w:t>
        </w:r>
      </w:hyperlink>
      <w:r w:rsidR="004D4430" w:rsidRPr="00AC4345">
        <w:rPr>
          <w:b w:val="0"/>
          <w:bCs w:val="0"/>
          <w:color w:val="auto"/>
        </w:rPr>
        <w:t xml:space="preserve"> </w:t>
      </w:r>
    </w:p>
    <w:p w14:paraId="7F7987C8" w14:textId="77777777" w:rsidR="00FE1E89" w:rsidRPr="00316D78" w:rsidRDefault="000F68E8" w:rsidP="00A637E5">
      <w:pPr>
        <w:pStyle w:val="Heading1"/>
        <w:numPr>
          <w:ilvl w:val="3"/>
          <w:numId w:val="1"/>
        </w:numPr>
        <w:ind w:right="-91"/>
        <w:jc w:val="both"/>
        <w:rPr>
          <w:bCs w:val="0"/>
          <w:color w:val="auto"/>
          <w:sz w:val="22"/>
          <w:szCs w:val="20"/>
        </w:rPr>
      </w:pPr>
      <w:bookmarkStart w:id="26" w:name="_Toc484791112"/>
      <w:r w:rsidRPr="00316D78">
        <w:rPr>
          <w:bCs w:val="0"/>
          <w:color w:val="auto"/>
          <w:sz w:val="22"/>
          <w:szCs w:val="20"/>
        </w:rPr>
        <w:t xml:space="preserve">Definition of </w:t>
      </w:r>
      <w:r w:rsidR="009C39C7" w:rsidRPr="00316D78">
        <w:rPr>
          <w:bCs w:val="0"/>
          <w:color w:val="auto"/>
          <w:sz w:val="22"/>
          <w:szCs w:val="20"/>
        </w:rPr>
        <w:t xml:space="preserve">states </w:t>
      </w:r>
      <w:r w:rsidR="00385B82" w:rsidRPr="00316D78">
        <w:rPr>
          <w:bCs w:val="0"/>
          <w:color w:val="auto"/>
          <w:sz w:val="22"/>
          <w:szCs w:val="20"/>
        </w:rPr>
        <w:t>for</w:t>
      </w:r>
      <w:r w:rsidR="009C39C7" w:rsidRPr="00316D78">
        <w:rPr>
          <w:bCs w:val="0"/>
          <w:color w:val="auto"/>
          <w:sz w:val="22"/>
          <w:szCs w:val="20"/>
        </w:rPr>
        <w:t xml:space="preserve"> </w:t>
      </w:r>
      <w:r w:rsidR="00FE1E89" w:rsidRPr="00316D78">
        <w:rPr>
          <w:bCs w:val="0"/>
          <w:color w:val="auto"/>
          <w:sz w:val="22"/>
          <w:szCs w:val="20"/>
        </w:rPr>
        <w:t>component level</w:t>
      </w:r>
      <w:r w:rsidR="009C39C7" w:rsidRPr="00316D78">
        <w:rPr>
          <w:bCs w:val="0"/>
          <w:color w:val="auto"/>
          <w:sz w:val="22"/>
          <w:szCs w:val="20"/>
        </w:rPr>
        <w:t xml:space="preserve"> interface</w:t>
      </w:r>
      <w:r w:rsidRPr="00316D78">
        <w:rPr>
          <w:bCs w:val="0"/>
          <w:color w:val="auto"/>
          <w:sz w:val="22"/>
          <w:szCs w:val="20"/>
        </w:rPr>
        <w:t xml:space="preserve"> signals</w:t>
      </w:r>
      <w:bookmarkEnd w:id="26"/>
    </w:p>
    <w:p w14:paraId="7F7987C9" w14:textId="77777777" w:rsidR="00800576" w:rsidRPr="00431960" w:rsidRDefault="00524621" w:rsidP="00524621">
      <w:pPr>
        <w:pStyle w:val="ListParagraph"/>
        <w:numPr>
          <w:ilvl w:val="0"/>
          <w:numId w:val="27"/>
        </w:numPr>
        <w:jc w:val="both"/>
        <w:rPr>
          <w:rFonts w:cs="Times New Roman"/>
          <w:b w:val="0"/>
          <w:bCs w:val="0"/>
          <w:color w:val="auto"/>
          <w:szCs w:val="20"/>
        </w:rPr>
      </w:pPr>
      <w:r w:rsidRPr="00431960">
        <w:rPr>
          <w:rFonts w:cs="Times New Roman"/>
          <w:b w:val="0"/>
          <w:bCs w:val="0"/>
          <w:color w:val="auto"/>
          <w:szCs w:val="20"/>
        </w:rPr>
        <w:t xml:space="preserve">Signal states of component </w:t>
      </w:r>
      <w:r w:rsidR="00800576" w:rsidRPr="00431960">
        <w:rPr>
          <w:rFonts w:cs="Times New Roman"/>
          <w:b w:val="0"/>
          <w:bCs w:val="0"/>
          <w:color w:val="auto"/>
          <w:szCs w:val="20"/>
        </w:rPr>
        <w:t>interface</w:t>
      </w:r>
      <w:r w:rsidRPr="00431960">
        <w:rPr>
          <w:rFonts w:cs="Times New Roman"/>
          <w:b w:val="0"/>
          <w:bCs w:val="0"/>
          <w:color w:val="auto"/>
          <w:szCs w:val="20"/>
        </w:rPr>
        <w:t>s</w:t>
      </w:r>
      <w:r w:rsidR="00800576" w:rsidRPr="00431960">
        <w:rPr>
          <w:rFonts w:cs="Times New Roman"/>
          <w:b w:val="0"/>
          <w:bCs w:val="0"/>
          <w:color w:val="auto"/>
          <w:szCs w:val="20"/>
        </w:rPr>
        <w:t xml:space="preserve"> shall be specified in the global initialization script.</w:t>
      </w:r>
      <w:r w:rsidRPr="00431960">
        <w:rPr>
          <w:rFonts w:cs="Times New Roman"/>
          <w:b w:val="0"/>
          <w:bCs w:val="0"/>
          <w:color w:val="auto"/>
          <w:szCs w:val="20"/>
        </w:rPr>
        <w:t xml:space="preserve"> </w:t>
      </w:r>
      <w:r w:rsidR="00800576" w:rsidRPr="00431960">
        <w:rPr>
          <w:rFonts w:cs="Times New Roman"/>
          <w:b w:val="0"/>
          <w:bCs w:val="0"/>
          <w:color w:val="auto"/>
          <w:szCs w:val="20"/>
        </w:rPr>
        <w:t>This is helpful in single place maintenance</w:t>
      </w:r>
      <w:r w:rsidR="00017C45">
        <w:rPr>
          <w:rFonts w:cs="Times New Roman"/>
          <w:b w:val="0"/>
          <w:bCs w:val="0"/>
          <w:color w:val="auto"/>
          <w:szCs w:val="20"/>
        </w:rPr>
        <w:t xml:space="preserve"> and ensures consistency </w:t>
      </w:r>
      <w:r w:rsidR="00800576" w:rsidRPr="00431960">
        <w:rPr>
          <w:rFonts w:cs="Times New Roman"/>
          <w:b w:val="0"/>
          <w:bCs w:val="0"/>
          <w:color w:val="auto"/>
          <w:szCs w:val="20"/>
        </w:rPr>
        <w:t>of the states across the components for the same signal</w:t>
      </w:r>
    </w:p>
    <w:p w14:paraId="7F7987CA" w14:textId="77777777" w:rsidR="00A15C76" w:rsidRPr="00AC4345" w:rsidRDefault="00A15C76" w:rsidP="00A15C76">
      <w:pPr>
        <w:pStyle w:val="ListParagraph"/>
        <w:rPr>
          <w:rFonts w:cs="Times New Roman"/>
          <w:b w:val="0"/>
          <w:bCs w:val="0"/>
          <w:color w:val="auto"/>
          <w:szCs w:val="20"/>
        </w:rPr>
      </w:pPr>
    </w:p>
    <w:p w14:paraId="7F7987CB" w14:textId="77777777" w:rsidR="00A15C76" w:rsidRPr="00AC4345" w:rsidRDefault="00A15C76" w:rsidP="003E0FAD">
      <w:pPr>
        <w:pStyle w:val="ListParagraph"/>
        <w:numPr>
          <w:ilvl w:val="0"/>
          <w:numId w:val="27"/>
        </w:numPr>
        <w:jc w:val="both"/>
        <w:rPr>
          <w:rFonts w:cs="Times New Roman"/>
          <w:b w:val="0"/>
          <w:bCs w:val="0"/>
          <w:color w:val="auto"/>
          <w:szCs w:val="20"/>
        </w:rPr>
      </w:pPr>
      <w:r w:rsidRPr="00AC4345">
        <w:rPr>
          <w:rFonts w:cs="Times New Roman"/>
          <w:b w:val="0"/>
          <w:bCs w:val="0"/>
          <w:color w:val="auto"/>
          <w:szCs w:val="20"/>
        </w:rPr>
        <w:t xml:space="preserve">In mBSP project, the global constants / enumeration are maintained the below excel sheet </w:t>
      </w:r>
    </w:p>
    <w:p w14:paraId="7F7987CC" w14:textId="77777777" w:rsidR="00A15C76" w:rsidRPr="00AC4345" w:rsidRDefault="002956AD" w:rsidP="00896B70">
      <w:pPr>
        <w:pStyle w:val="ListParagraph"/>
        <w:ind w:left="1800"/>
        <w:rPr>
          <w:rFonts w:cs="Times New Roman"/>
          <w:b w:val="0"/>
          <w:bCs w:val="0"/>
          <w:color w:val="auto"/>
          <w:szCs w:val="20"/>
        </w:rPr>
      </w:pPr>
      <w:hyperlink r:id="rId31" w:history="1">
        <w:r w:rsidR="00896B70" w:rsidRPr="008E6ACD">
          <w:rPr>
            <w:rStyle w:val="Hyperlink"/>
            <w:rFonts w:cs="Times New Roman"/>
            <w:b w:val="0"/>
            <w:bCs w:val="0"/>
            <w:szCs w:val="20"/>
          </w:rPr>
          <w:t>http://170.205.207.224:7001/si/viewrevision?projectName=d:/MKS_proj/MBSP_SW_Components/D07_Design/Simulink_models/CommonMbsp/Common/Config/project.pj&amp;revision=:member&amp;selection=mbsp_global_const.xlsx</w:t>
        </w:r>
      </w:hyperlink>
    </w:p>
    <w:p w14:paraId="7F7987CD" w14:textId="77777777" w:rsidR="00A15C76" w:rsidRPr="00AC4345" w:rsidRDefault="00A15C76" w:rsidP="00A15C76">
      <w:pPr>
        <w:pStyle w:val="ListParagraph"/>
        <w:ind w:left="1440"/>
        <w:rPr>
          <w:rFonts w:cs="Times New Roman"/>
          <w:b w:val="0"/>
          <w:bCs w:val="0"/>
          <w:color w:val="auto"/>
          <w:szCs w:val="20"/>
        </w:rPr>
      </w:pPr>
    </w:p>
    <w:p w14:paraId="7F7987CE" w14:textId="571D72D4" w:rsidR="00A15C76" w:rsidRDefault="00A15C76" w:rsidP="003E0FAD">
      <w:pPr>
        <w:pStyle w:val="ListParagraph"/>
        <w:numPr>
          <w:ilvl w:val="0"/>
          <w:numId w:val="27"/>
        </w:numPr>
        <w:jc w:val="both"/>
        <w:rPr>
          <w:rFonts w:cs="Times New Roman"/>
          <w:b w:val="0"/>
          <w:bCs w:val="0"/>
          <w:color w:val="auto"/>
          <w:szCs w:val="20"/>
        </w:rPr>
      </w:pPr>
      <w:r w:rsidRPr="00AC4345">
        <w:rPr>
          <w:rFonts w:cs="Times New Roman"/>
          <w:b w:val="0"/>
          <w:bCs w:val="0"/>
          <w:color w:val="auto"/>
          <w:szCs w:val="20"/>
        </w:rPr>
        <w:t xml:space="preserve">From the above excel sheet global </w:t>
      </w:r>
      <w:r w:rsidRPr="00896B70">
        <w:rPr>
          <w:rFonts w:cs="Times New Roman"/>
          <w:bCs w:val="0"/>
          <w:color w:val="auto"/>
          <w:szCs w:val="20"/>
        </w:rPr>
        <w:t>ini.m</w:t>
      </w:r>
      <w:r w:rsidRPr="00AC4345">
        <w:rPr>
          <w:rFonts w:cs="Times New Roman"/>
          <w:b w:val="0"/>
          <w:bCs w:val="0"/>
          <w:color w:val="auto"/>
          <w:szCs w:val="20"/>
        </w:rPr>
        <w:t xml:space="preserve">, </w:t>
      </w:r>
      <w:r w:rsidRPr="00896B70">
        <w:rPr>
          <w:rFonts w:cs="Times New Roman"/>
          <w:bCs w:val="0"/>
          <w:color w:val="auto"/>
          <w:szCs w:val="20"/>
        </w:rPr>
        <w:t>DD constants</w:t>
      </w:r>
      <w:r w:rsidRPr="00AC4345">
        <w:rPr>
          <w:rFonts w:cs="Times New Roman"/>
          <w:b w:val="0"/>
          <w:bCs w:val="0"/>
          <w:color w:val="auto"/>
          <w:szCs w:val="20"/>
        </w:rPr>
        <w:t xml:space="preserve"> are generated using </w:t>
      </w:r>
      <w:r w:rsidR="00EF09F2">
        <w:rPr>
          <w:rFonts w:cs="Times New Roman"/>
          <w:b w:val="0"/>
          <w:bCs w:val="0"/>
          <w:color w:val="auto"/>
          <w:szCs w:val="20"/>
        </w:rPr>
        <w:t xml:space="preserve">the below </w:t>
      </w:r>
      <w:r w:rsidRPr="00AC4345">
        <w:rPr>
          <w:rFonts w:cs="Times New Roman"/>
          <w:b w:val="0"/>
          <w:bCs w:val="0"/>
          <w:color w:val="auto"/>
          <w:szCs w:val="20"/>
        </w:rPr>
        <w:t xml:space="preserve"> m-script</w:t>
      </w:r>
      <w:r w:rsidR="00EF09F2">
        <w:rPr>
          <w:rFonts w:cs="Times New Roman"/>
          <w:b w:val="0"/>
          <w:bCs w:val="0"/>
          <w:color w:val="auto"/>
          <w:szCs w:val="20"/>
        </w:rPr>
        <w:t xml:space="preserve"> </w:t>
      </w:r>
    </w:p>
    <w:p w14:paraId="49205061" w14:textId="3D0C1038" w:rsidR="00F679DE" w:rsidRPr="00AC4345" w:rsidRDefault="002956AD" w:rsidP="00EF09F2">
      <w:pPr>
        <w:pStyle w:val="ListParagraph"/>
        <w:ind w:left="1800"/>
        <w:jc w:val="both"/>
        <w:rPr>
          <w:rFonts w:cs="Times New Roman"/>
          <w:b w:val="0"/>
          <w:bCs w:val="0"/>
          <w:color w:val="auto"/>
          <w:szCs w:val="20"/>
        </w:rPr>
      </w:pPr>
      <w:hyperlink r:id="rId32" w:history="1">
        <w:r w:rsidR="00F679DE" w:rsidRPr="00EF09F2">
          <w:rPr>
            <w:rStyle w:val="Hyperlink"/>
            <w:rFonts w:cs="Times New Roman"/>
            <w:b w:val="0"/>
            <w:bCs w:val="0"/>
            <w:szCs w:val="20"/>
          </w:rPr>
          <w:t>http://170.205.207.224:7001/si/viewrevision?projectName=d:/MKS_proj/T3_public/Tools/MbE/Matlab_Simulink/Include/Common/Config/project.pj&amp;projectRevision=1.49&amp;revision=1.2&amp;selection=fcn_generateGlobals.m</w:t>
        </w:r>
      </w:hyperlink>
    </w:p>
    <w:p w14:paraId="3C530E58" w14:textId="77777777" w:rsidR="00C8034B" w:rsidRPr="00316D78" w:rsidRDefault="00C8034B" w:rsidP="00C8034B">
      <w:pPr>
        <w:pStyle w:val="Heading1"/>
        <w:numPr>
          <w:ilvl w:val="3"/>
          <w:numId w:val="1"/>
        </w:numPr>
        <w:ind w:right="-91"/>
        <w:jc w:val="both"/>
        <w:rPr>
          <w:bCs w:val="0"/>
          <w:color w:val="auto"/>
          <w:sz w:val="22"/>
          <w:szCs w:val="20"/>
        </w:rPr>
      </w:pPr>
      <w:bookmarkStart w:id="27" w:name="_Toc484791113"/>
      <w:r w:rsidRPr="00316D78">
        <w:rPr>
          <w:bCs w:val="0"/>
          <w:color w:val="auto"/>
          <w:sz w:val="22"/>
          <w:szCs w:val="20"/>
        </w:rPr>
        <w:t>AUTOSAR frame model integration</w:t>
      </w:r>
      <w:bookmarkEnd w:id="27"/>
    </w:p>
    <w:p w14:paraId="595A2AD2" w14:textId="77777777" w:rsidR="00C8034B" w:rsidRPr="00C8034B" w:rsidRDefault="00C8034B" w:rsidP="00C8034B">
      <w:pPr>
        <w:numPr>
          <w:ilvl w:val="0"/>
          <w:numId w:val="12"/>
        </w:numPr>
        <w:ind w:right="-91"/>
        <w:jc w:val="both"/>
      </w:pPr>
      <w:r w:rsidRPr="00AC4345">
        <w:rPr>
          <w:b w:val="0"/>
          <w:bCs w:val="0"/>
          <w:color w:val="auto"/>
        </w:rPr>
        <w:t xml:space="preserve">For AUTOSAR compliant projects, if the AUTOSAR frame model is available early then component library shall be integrated before proceeding with further model development. (Refer </w:t>
      </w:r>
      <w:hyperlink r:id="rId33" w:history="1">
        <w:r w:rsidRPr="00AC4345">
          <w:rPr>
            <w:rStyle w:val="Hyperlink"/>
            <w:b w:val="0"/>
            <w:bCs w:val="0"/>
          </w:rPr>
          <w:t>TargetLink guidelines</w:t>
        </w:r>
      </w:hyperlink>
      <w:r w:rsidRPr="00AC4345">
        <w:rPr>
          <w:b w:val="0"/>
          <w:bCs w:val="0"/>
          <w:color w:val="auto"/>
        </w:rPr>
        <w:t xml:space="preserve"> document)</w:t>
      </w:r>
    </w:p>
    <w:p w14:paraId="3D87776B" w14:textId="520C53AE" w:rsidR="00C8034B" w:rsidRDefault="00C8034B" w:rsidP="00C8034B">
      <w:pPr>
        <w:pStyle w:val="Heading1"/>
        <w:numPr>
          <w:ilvl w:val="4"/>
          <w:numId w:val="1"/>
        </w:numPr>
        <w:ind w:right="-91"/>
        <w:jc w:val="both"/>
        <w:rPr>
          <w:bCs w:val="0"/>
          <w:color w:val="auto"/>
          <w:sz w:val="22"/>
          <w:szCs w:val="20"/>
        </w:rPr>
      </w:pPr>
      <w:bookmarkStart w:id="28" w:name="_Toc484791114"/>
      <w:r>
        <w:rPr>
          <w:bCs w:val="0"/>
          <w:color w:val="auto"/>
          <w:sz w:val="22"/>
          <w:szCs w:val="20"/>
        </w:rPr>
        <w:t>Naming convention for FiM and DEM ports</w:t>
      </w:r>
      <w:bookmarkEnd w:id="28"/>
    </w:p>
    <w:p w14:paraId="738E84BF" w14:textId="62D7FCA2" w:rsidR="00C8034B" w:rsidRDefault="00C8034B" w:rsidP="00C8034B">
      <w:pPr>
        <w:numPr>
          <w:ilvl w:val="0"/>
          <w:numId w:val="12"/>
        </w:numPr>
        <w:ind w:right="-91"/>
        <w:jc w:val="both"/>
        <w:rPr>
          <w:b w:val="0"/>
          <w:bCs w:val="0"/>
          <w:color w:val="auto"/>
        </w:rPr>
      </w:pPr>
      <w:r w:rsidRPr="00C8034B">
        <w:rPr>
          <w:b w:val="0"/>
          <w:bCs w:val="0"/>
          <w:color w:val="auto"/>
        </w:rPr>
        <w:t xml:space="preserve">The FIM </w:t>
      </w:r>
      <w:r w:rsidR="00F23220">
        <w:rPr>
          <w:b w:val="0"/>
          <w:bCs w:val="0"/>
          <w:color w:val="auto"/>
        </w:rPr>
        <w:t>Port Name which is used at the c</w:t>
      </w:r>
      <w:r w:rsidRPr="00C8034B">
        <w:rPr>
          <w:b w:val="0"/>
          <w:bCs w:val="0"/>
          <w:color w:val="auto"/>
        </w:rPr>
        <w:t>omponent library interface</w:t>
      </w:r>
      <w:r>
        <w:rPr>
          <w:b w:val="0"/>
          <w:bCs w:val="0"/>
          <w:color w:val="auto"/>
        </w:rPr>
        <w:t xml:space="preserve"> should match with the n</w:t>
      </w:r>
      <w:r w:rsidRPr="00C8034B">
        <w:rPr>
          <w:b w:val="0"/>
          <w:bCs w:val="0"/>
          <w:color w:val="auto"/>
        </w:rPr>
        <w:t>ame mentioned in the FIM blocks as shown above.</w:t>
      </w:r>
    </w:p>
    <w:p w14:paraId="2873FC9B" w14:textId="77777777" w:rsidR="00C8034B" w:rsidRDefault="00C8034B" w:rsidP="00C8034B">
      <w:pPr>
        <w:ind w:right="-91"/>
        <w:jc w:val="both"/>
        <w:rPr>
          <w:b w:val="0"/>
          <w:bCs w:val="0"/>
          <w:color w:val="auto"/>
        </w:rPr>
      </w:pPr>
    </w:p>
    <w:p w14:paraId="0E42660F" w14:textId="52F43F91" w:rsidR="00C8034B" w:rsidRDefault="00C8034B" w:rsidP="00C8034B">
      <w:pPr>
        <w:ind w:left="1800" w:right="-91"/>
        <w:jc w:val="both"/>
        <w:rPr>
          <w:b w:val="0"/>
          <w:bCs w:val="0"/>
          <w:color w:val="auto"/>
        </w:rPr>
      </w:pPr>
      <w:r w:rsidRPr="00C8034B">
        <w:rPr>
          <w:b w:val="0"/>
          <w:bCs w:val="0"/>
          <w:noProof/>
          <w:color w:val="auto"/>
          <w:lang w:bidi="ar-SA"/>
        </w:rPr>
        <w:drawing>
          <wp:inline distT="0" distB="0" distL="0" distR="0" wp14:anchorId="7F377A95" wp14:editId="0E66AF53">
            <wp:extent cx="5943600" cy="62865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8650"/>
                    </a:xfrm>
                    <a:prstGeom prst="rect">
                      <a:avLst/>
                    </a:prstGeom>
                  </pic:spPr>
                </pic:pic>
              </a:graphicData>
            </a:graphic>
          </wp:inline>
        </w:drawing>
      </w:r>
    </w:p>
    <w:p w14:paraId="1460CD1C" w14:textId="77777777" w:rsidR="00C8034B" w:rsidRDefault="00C8034B" w:rsidP="00C8034B">
      <w:pPr>
        <w:ind w:left="1800" w:right="-91"/>
        <w:jc w:val="both"/>
        <w:rPr>
          <w:b w:val="0"/>
          <w:bCs w:val="0"/>
          <w:color w:val="auto"/>
        </w:rPr>
      </w:pPr>
    </w:p>
    <w:p w14:paraId="103BD919" w14:textId="37B1B048" w:rsidR="00C8034B" w:rsidRDefault="00C8034B" w:rsidP="00C8034B">
      <w:pPr>
        <w:ind w:left="1800" w:right="-91"/>
        <w:jc w:val="both"/>
        <w:rPr>
          <w:b w:val="0"/>
          <w:bCs w:val="0"/>
          <w:color w:val="auto"/>
        </w:rPr>
      </w:pPr>
      <w:r w:rsidRPr="00C8034B">
        <w:rPr>
          <w:b w:val="0"/>
          <w:bCs w:val="0"/>
          <w:color w:val="auto"/>
        </w:rPr>
        <w:t>In the above screenshot</w:t>
      </w:r>
      <w:r>
        <w:rPr>
          <w:b w:val="0"/>
          <w:bCs w:val="0"/>
          <w:color w:val="auto"/>
        </w:rPr>
        <w:t>:</w:t>
      </w:r>
    </w:p>
    <w:p w14:paraId="7777D0B0" w14:textId="630455DE" w:rsidR="00C8034B" w:rsidRPr="00C8034B" w:rsidRDefault="00C8034B" w:rsidP="00C8034B">
      <w:pPr>
        <w:ind w:left="1800" w:right="-91"/>
        <w:jc w:val="both"/>
        <w:rPr>
          <w:b w:val="0"/>
          <w:bCs w:val="0"/>
          <w:color w:val="auto"/>
        </w:rPr>
      </w:pPr>
      <w:r w:rsidRPr="00C8034B">
        <w:rPr>
          <w:b w:val="0"/>
          <w:bCs w:val="0"/>
          <w:color w:val="auto"/>
        </w:rPr>
        <w:t xml:space="preserve"> </w:t>
      </w:r>
    </w:p>
    <w:p w14:paraId="4A8DEFFD" w14:textId="7C71C1BE" w:rsidR="00C8034B" w:rsidRDefault="00C8034B" w:rsidP="00C8034B">
      <w:pPr>
        <w:ind w:left="1800" w:right="-91"/>
        <w:rPr>
          <w:color w:val="auto"/>
        </w:rPr>
      </w:pPr>
      <w:r>
        <w:rPr>
          <w:b w:val="0"/>
          <w:color w:val="auto"/>
        </w:rPr>
        <w:t>Fi</w:t>
      </w:r>
      <w:r w:rsidRPr="00C8034B">
        <w:rPr>
          <w:b w:val="0"/>
          <w:color w:val="auto"/>
        </w:rPr>
        <w:t xml:space="preserve">M </w:t>
      </w:r>
      <w:r>
        <w:rPr>
          <w:b w:val="0"/>
          <w:color w:val="auto"/>
        </w:rPr>
        <w:t xml:space="preserve">permission </w:t>
      </w:r>
      <w:r w:rsidRPr="00C8034B">
        <w:rPr>
          <w:b w:val="0"/>
          <w:color w:val="auto"/>
        </w:rPr>
        <w:t>block name is</w:t>
      </w:r>
      <w:r>
        <w:rPr>
          <w:color w:val="auto"/>
        </w:rPr>
        <w:t xml:space="preserve"> </w:t>
      </w:r>
      <w:r w:rsidRPr="00C8034B">
        <w:rPr>
          <w:color w:val="auto"/>
        </w:rPr>
        <w:t>SSCP_FiMFunc_</w:t>
      </w:r>
      <w:r w:rsidRPr="00C8034B">
        <w:rPr>
          <w:color w:val="E36C0A" w:themeColor="accent6" w:themeShade="BF"/>
        </w:rPr>
        <w:t>UfidAbsWheel1</w:t>
      </w:r>
      <w:r w:rsidRPr="00002B25">
        <w:rPr>
          <w:color w:val="auto"/>
        </w:rPr>
        <w:t>In</w:t>
      </w:r>
      <w:r w:rsidRPr="00C8034B">
        <w:rPr>
          <w:color w:val="auto"/>
        </w:rPr>
        <w:t>_FiM_GetFunctionPermission</w:t>
      </w:r>
    </w:p>
    <w:p w14:paraId="6CF95C7D" w14:textId="77777777" w:rsidR="00C8034B" w:rsidRDefault="00C8034B" w:rsidP="00C8034B">
      <w:pPr>
        <w:ind w:left="1800" w:right="-91"/>
        <w:rPr>
          <w:color w:val="auto"/>
        </w:rPr>
      </w:pPr>
    </w:p>
    <w:p w14:paraId="423CA715" w14:textId="7F29C578" w:rsidR="00C8034B" w:rsidRDefault="00C8034B" w:rsidP="00F23220">
      <w:pPr>
        <w:ind w:left="1800" w:right="-91"/>
        <w:rPr>
          <w:color w:val="E36C0A" w:themeColor="accent6" w:themeShade="BF"/>
        </w:rPr>
      </w:pPr>
      <w:r w:rsidRPr="00C8034B">
        <w:rPr>
          <w:b w:val="0"/>
          <w:color w:val="auto"/>
        </w:rPr>
        <w:t>FiM evaluation block name is</w:t>
      </w:r>
      <w:r w:rsidR="00F23220">
        <w:rPr>
          <w:b w:val="0"/>
          <w:color w:val="auto"/>
        </w:rPr>
        <w:t xml:space="preserve"> </w:t>
      </w:r>
      <w:r w:rsidRPr="00C8034B">
        <w:rPr>
          <w:color w:val="auto"/>
        </w:rPr>
        <w:t>FiM_Evaluation_</w:t>
      </w:r>
      <w:r w:rsidRPr="00C8034B">
        <w:rPr>
          <w:color w:val="E36C0A" w:themeColor="accent6" w:themeShade="BF"/>
        </w:rPr>
        <w:t>UfidAbsWheel1</w:t>
      </w:r>
      <w:r w:rsidRPr="00002B25">
        <w:rPr>
          <w:color w:val="auto"/>
        </w:rPr>
        <w:t>In</w:t>
      </w:r>
    </w:p>
    <w:p w14:paraId="2C3DE912" w14:textId="77777777" w:rsidR="00C8034B" w:rsidRPr="00C8034B" w:rsidRDefault="00C8034B" w:rsidP="00C8034B">
      <w:pPr>
        <w:ind w:left="1800" w:right="-91"/>
        <w:jc w:val="both"/>
        <w:rPr>
          <w:b w:val="0"/>
          <w:bCs w:val="0"/>
          <w:color w:val="auto"/>
        </w:rPr>
      </w:pPr>
    </w:p>
    <w:p w14:paraId="2BE2B93B" w14:textId="7420E2DE" w:rsidR="00C8034B" w:rsidRPr="00C8034B" w:rsidRDefault="00F23220" w:rsidP="00C8034B">
      <w:pPr>
        <w:ind w:left="1800" w:right="-91"/>
        <w:jc w:val="both"/>
        <w:rPr>
          <w:b w:val="0"/>
          <w:bCs w:val="0"/>
          <w:color w:val="auto"/>
        </w:rPr>
      </w:pPr>
      <w:r>
        <w:rPr>
          <w:b w:val="0"/>
          <w:color w:val="auto"/>
        </w:rPr>
        <w:t>Hence the in-port name inside the component l</w:t>
      </w:r>
      <w:r w:rsidR="00C8034B" w:rsidRPr="00F23220">
        <w:rPr>
          <w:b w:val="0"/>
          <w:color w:val="auto"/>
        </w:rPr>
        <w:t>ibrary also should be</w:t>
      </w:r>
      <w:r w:rsidR="00C8034B" w:rsidRPr="00C8034B">
        <w:rPr>
          <w:color w:val="auto"/>
        </w:rPr>
        <w:t xml:space="preserve"> </w:t>
      </w:r>
      <w:r w:rsidR="00C8034B" w:rsidRPr="00C8034B">
        <w:rPr>
          <w:color w:val="E36C0A" w:themeColor="accent6" w:themeShade="BF"/>
        </w:rPr>
        <w:t>UfidAbsWheel1</w:t>
      </w:r>
      <w:r w:rsidR="00C8034B" w:rsidRPr="00C8034B">
        <w:rPr>
          <w:color w:val="auto"/>
        </w:rPr>
        <w:t>.</w:t>
      </w:r>
    </w:p>
    <w:p w14:paraId="60A9695C" w14:textId="77777777" w:rsidR="00C8034B" w:rsidRPr="00C8034B" w:rsidRDefault="00C8034B" w:rsidP="00C8034B">
      <w:pPr>
        <w:ind w:left="1800" w:right="-91"/>
        <w:jc w:val="both"/>
        <w:rPr>
          <w:b w:val="0"/>
          <w:bCs w:val="0"/>
          <w:color w:val="auto"/>
        </w:rPr>
      </w:pPr>
    </w:p>
    <w:p w14:paraId="3DA6DF98" w14:textId="444A3876" w:rsidR="00C8034B" w:rsidRPr="00C8034B" w:rsidRDefault="00C8034B" w:rsidP="00C8034B">
      <w:pPr>
        <w:numPr>
          <w:ilvl w:val="0"/>
          <w:numId w:val="12"/>
        </w:numPr>
        <w:ind w:right="-91"/>
        <w:jc w:val="both"/>
        <w:rPr>
          <w:b w:val="0"/>
          <w:bCs w:val="0"/>
          <w:color w:val="auto"/>
        </w:rPr>
      </w:pPr>
      <w:r w:rsidRPr="00C8034B">
        <w:rPr>
          <w:b w:val="0"/>
          <w:bCs w:val="0"/>
          <w:color w:val="auto"/>
        </w:rPr>
        <w:t>In the case of DEM, we have</w:t>
      </w:r>
      <w:r>
        <w:rPr>
          <w:b w:val="0"/>
          <w:bCs w:val="0"/>
          <w:color w:val="auto"/>
        </w:rPr>
        <w:t xml:space="preserve"> two po</w:t>
      </w:r>
      <w:r w:rsidR="009334F7">
        <w:rPr>
          <w:b w:val="0"/>
          <w:bCs w:val="0"/>
          <w:color w:val="auto"/>
        </w:rPr>
        <w:t>rts. O</w:t>
      </w:r>
      <w:r>
        <w:rPr>
          <w:b w:val="0"/>
          <w:bCs w:val="0"/>
          <w:color w:val="auto"/>
        </w:rPr>
        <w:t>ne is the actual DE</w:t>
      </w:r>
      <w:r w:rsidR="009334F7">
        <w:rPr>
          <w:b w:val="0"/>
          <w:bCs w:val="0"/>
          <w:color w:val="auto"/>
        </w:rPr>
        <w:t>M port and another is the DEM enable port</w:t>
      </w:r>
      <w:r w:rsidRPr="00C8034B">
        <w:rPr>
          <w:b w:val="0"/>
          <w:bCs w:val="0"/>
          <w:color w:val="auto"/>
        </w:rPr>
        <w:t>.</w:t>
      </w:r>
      <w:r>
        <w:rPr>
          <w:b w:val="0"/>
          <w:bCs w:val="0"/>
          <w:color w:val="auto"/>
        </w:rPr>
        <w:t xml:space="preserve"> </w:t>
      </w:r>
      <w:r w:rsidR="00F23220">
        <w:rPr>
          <w:b w:val="0"/>
          <w:bCs w:val="0"/>
          <w:color w:val="auto"/>
        </w:rPr>
        <w:t>The DEM c</w:t>
      </w:r>
      <w:r w:rsidRPr="00C8034B">
        <w:rPr>
          <w:b w:val="0"/>
          <w:bCs w:val="0"/>
          <w:color w:val="auto"/>
        </w:rPr>
        <w:t xml:space="preserve">ondition is connected to </w:t>
      </w:r>
      <w:r w:rsidR="00F23220" w:rsidRPr="00C8034B">
        <w:rPr>
          <w:b w:val="0"/>
          <w:bCs w:val="0"/>
          <w:color w:val="auto"/>
        </w:rPr>
        <w:t>enable</w:t>
      </w:r>
      <w:r w:rsidRPr="00C8034B">
        <w:rPr>
          <w:b w:val="0"/>
          <w:bCs w:val="0"/>
          <w:color w:val="auto"/>
        </w:rPr>
        <w:t xml:space="preserve"> port of DEM Block.</w:t>
      </w:r>
    </w:p>
    <w:p w14:paraId="64EFA2CB" w14:textId="77777777" w:rsidR="00C8034B" w:rsidRDefault="00C8034B" w:rsidP="00C8034B">
      <w:pPr>
        <w:ind w:left="1800" w:right="-91"/>
        <w:jc w:val="both"/>
        <w:rPr>
          <w:b w:val="0"/>
          <w:bCs w:val="0"/>
          <w:color w:val="auto"/>
        </w:rPr>
      </w:pPr>
    </w:p>
    <w:p w14:paraId="584537C9" w14:textId="7FB5D391" w:rsidR="00C8034B" w:rsidRPr="00C8034B" w:rsidRDefault="00F23220" w:rsidP="00C8034B">
      <w:pPr>
        <w:ind w:left="1800" w:right="-91"/>
        <w:jc w:val="both"/>
        <w:rPr>
          <w:b w:val="0"/>
          <w:bCs w:val="0"/>
          <w:color w:val="auto"/>
        </w:rPr>
      </w:pPr>
      <w:r w:rsidRPr="00F23220">
        <w:rPr>
          <w:b w:val="0"/>
          <w:bCs w:val="0"/>
          <w:noProof/>
          <w:color w:val="auto"/>
          <w:lang w:bidi="ar-SA"/>
        </w:rPr>
        <w:lastRenderedPageBreak/>
        <w:drawing>
          <wp:inline distT="0" distB="0" distL="0" distR="0" wp14:anchorId="7D826AB8" wp14:editId="0F450E28">
            <wp:extent cx="5943600" cy="96012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60120"/>
                    </a:xfrm>
                    <a:prstGeom prst="rect">
                      <a:avLst/>
                    </a:prstGeom>
                  </pic:spPr>
                </pic:pic>
              </a:graphicData>
            </a:graphic>
          </wp:inline>
        </w:drawing>
      </w:r>
    </w:p>
    <w:p w14:paraId="45DC9C31" w14:textId="0EBF88CC" w:rsidR="00C8034B" w:rsidRPr="00C8034B" w:rsidRDefault="00C8034B" w:rsidP="00C8034B">
      <w:pPr>
        <w:ind w:left="1800" w:right="-91"/>
        <w:jc w:val="both"/>
        <w:rPr>
          <w:b w:val="0"/>
          <w:bCs w:val="0"/>
          <w:color w:val="auto"/>
        </w:rPr>
      </w:pPr>
      <w:r>
        <w:rPr>
          <w:b w:val="0"/>
          <w:bCs w:val="0"/>
          <w:color w:val="auto"/>
        </w:rPr>
        <w:t>In the above screenshot:</w:t>
      </w:r>
    </w:p>
    <w:p w14:paraId="1BE6CD6F" w14:textId="77777777" w:rsidR="00F23220" w:rsidRDefault="00C8034B" w:rsidP="00C8034B">
      <w:pPr>
        <w:ind w:left="1800" w:right="-91"/>
        <w:jc w:val="both"/>
        <w:rPr>
          <w:color w:val="auto"/>
        </w:rPr>
      </w:pPr>
      <w:r w:rsidRPr="00F23220">
        <w:rPr>
          <w:b w:val="0"/>
          <w:color w:val="auto"/>
        </w:rPr>
        <w:t>DEM block name is</w:t>
      </w:r>
      <w:r w:rsidRPr="00C8034B">
        <w:rPr>
          <w:color w:val="auto"/>
        </w:rPr>
        <w:t xml:space="preserve"> </w:t>
      </w:r>
    </w:p>
    <w:p w14:paraId="3B60D2B3" w14:textId="0063DEFD" w:rsidR="00C8034B" w:rsidRPr="00353BC2" w:rsidRDefault="00C8034B" w:rsidP="00C8034B">
      <w:pPr>
        <w:ind w:left="1800" w:right="-91"/>
        <w:jc w:val="both"/>
        <w:rPr>
          <w:color w:val="auto"/>
        </w:rPr>
      </w:pPr>
      <w:r w:rsidRPr="00353BC2">
        <w:rPr>
          <w:color w:val="auto"/>
        </w:rPr>
        <w:t>SSCP_DemEve_</w:t>
      </w:r>
      <w:r w:rsidRPr="00353BC2">
        <w:rPr>
          <w:color w:val="E36C0A" w:themeColor="accent6" w:themeShade="BF"/>
        </w:rPr>
        <w:t>UeidSmAbsPart2</w:t>
      </w:r>
      <w:r w:rsidRPr="00002B25">
        <w:rPr>
          <w:color w:val="auto"/>
        </w:rPr>
        <w:t>In</w:t>
      </w:r>
      <w:r w:rsidRPr="00353BC2">
        <w:rPr>
          <w:color w:val="auto"/>
        </w:rPr>
        <w:t>_Dem_SetEventStatus</w:t>
      </w:r>
    </w:p>
    <w:p w14:paraId="290B27C5" w14:textId="77777777" w:rsidR="00F23220" w:rsidRPr="00353BC2" w:rsidRDefault="00F23220" w:rsidP="00C8034B">
      <w:pPr>
        <w:ind w:left="1800" w:right="-91"/>
        <w:jc w:val="both"/>
        <w:rPr>
          <w:b w:val="0"/>
          <w:bCs w:val="0"/>
          <w:color w:val="auto"/>
        </w:rPr>
      </w:pPr>
    </w:p>
    <w:p w14:paraId="0C800123" w14:textId="4B193D01" w:rsidR="00C8034B" w:rsidRPr="00C8034B" w:rsidRDefault="00F23220" w:rsidP="00C8034B">
      <w:pPr>
        <w:ind w:left="1800" w:right="-91"/>
        <w:jc w:val="both"/>
        <w:rPr>
          <w:b w:val="0"/>
          <w:bCs w:val="0"/>
          <w:color w:val="auto"/>
        </w:rPr>
      </w:pPr>
      <w:r>
        <w:rPr>
          <w:b w:val="0"/>
          <w:color w:val="auto"/>
        </w:rPr>
        <w:t>Hence the DEM port n</w:t>
      </w:r>
      <w:r w:rsidR="00C8034B" w:rsidRPr="00F23220">
        <w:rPr>
          <w:b w:val="0"/>
          <w:color w:val="auto"/>
        </w:rPr>
        <w:t>ame should be</w:t>
      </w:r>
      <w:r w:rsidR="00C8034B" w:rsidRPr="00C8034B">
        <w:rPr>
          <w:color w:val="auto"/>
        </w:rPr>
        <w:t xml:space="preserve"> </w:t>
      </w:r>
      <w:r w:rsidR="00C8034B" w:rsidRPr="00F23220">
        <w:rPr>
          <w:color w:val="E36C0A" w:themeColor="accent6" w:themeShade="BF"/>
        </w:rPr>
        <w:t>UeidSmAbsPart2</w:t>
      </w:r>
      <w:r w:rsidRPr="00002B25">
        <w:rPr>
          <w:color w:val="auto"/>
        </w:rPr>
        <w:t>In</w:t>
      </w:r>
    </w:p>
    <w:p w14:paraId="1777B3AC" w14:textId="77777777" w:rsidR="00F23220" w:rsidRDefault="00F23220" w:rsidP="00C8034B">
      <w:pPr>
        <w:ind w:left="1800" w:right="-91"/>
        <w:jc w:val="both"/>
        <w:rPr>
          <w:b w:val="0"/>
          <w:color w:val="auto"/>
        </w:rPr>
      </w:pPr>
    </w:p>
    <w:p w14:paraId="25B8429B" w14:textId="695F6601" w:rsidR="00C8034B" w:rsidRPr="00C8034B" w:rsidRDefault="00F23220" w:rsidP="00C8034B">
      <w:pPr>
        <w:ind w:left="1800" w:right="-91"/>
        <w:jc w:val="both"/>
        <w:rPr>
          <w:b w:val="0"/>
          <w:bCs w:val="0"/>
          <w:color w:val="auto"/>
        </w:rPr>
      </w:pPr>
      <w:r w:rsidRPr="00F23220">
        <w:rPr>
          <w:b w:val="0"/>
          <w:color w:val="auto"/>
        </w:rPr>
        <w:t>T</w:t>
      </w:r>
      <w:r>
        <w:rPr>
          <w:b w:val="0"/>
          <w:color w:val="auto"/>
        </w:rPr>
        <w:t>he DEM condition p</w:t>
      </w:r>
      <w:r w:rsidR="00C8034B" w:rsidRPr="00F23220">
        <w:rPr>
          <w:b w:val="0"/>
          <w:color w:val="auto"/>
        </w:rPr>
        <w:t xml:space="preserve">ort name </w:t>
      </w:r>
      <w:r>
        <w:rPr>
          <w:b w:val="0"/>
          <w:color w:val="auto"/>
        </w:rPr>
        <w:t>in the component library should</w:t>
      </w:r>
      <w:r w:rsidR="00C8034B" w:rsidRPr="00F23220">
        <w:rPr>
          <w:b w:val="0"/>
          <w:color w:val="auto"/>
        </w:rPr>
        <w:t xml:space="preserve"> be</w:t>
      </w:r>
      <w:r w:rsidR="00C8034B" w:rsidRPr="00C8034B">
        <w:rPr>
          <w:color w:val="auto"/>
        </w:rPr>
        <w:t xml:space="preserve"> </w:t>
      </w:r>
      <w:r w:rsidR="00C8034B" w:rsidRPr="00F23220">
        <w:rPr>
          <w:color w:val="E36C0A" w:themeColor="accent6" w:themeShade="BF"/>
        </w:rPr>
        <w:t>UeidSmAbsPart2Cnd</w:t>
      </w:r>
      <w:r>
        <w:rPr>
          <w:color w:val="auto"/>
        </w:rPr>
        <w:t>.</w:t>
      </w:r>
    </w:p>
    <w:p w14:paraId="472892B6" w14:textId="77777777" w:rsidR="00C8034B" w:rsidRDefault="00C8034B" w:rsidP="00943481">
      <w:pPr>
        <w:ind w:left="1800" w:right="-91"/>
        <w:jc w:val="both"/>
        <w:rPr>
          <w:b w:val="0"/>
          <w:bCs w:val="0"/>
          <w:color w:val="auto"/>
        </w:rPr>
      </w:pPr>
    </w:p>
    <w:p w14:paraId="4AEDABAE" w14:textId="343FF08C" w:rsidR="006A7268" w:rsidRPr="00AC4345" w:rsidRDefault="004839EA" w:rsidP="006A7268">
      <w:pPr>
        <w:numPr>
          <w:ilvl w:val="0"/>
          <w:numId w:val="12"/>
        </w:numPr>
        <w:ind w:right="-91"/>
        <w:jc w:val="both"/>
        <w:rPr>
          <w:b w:val="0"/>
          <w:bCs w:val="0"/>
          <w:color w:val="auto"/>
        </w:rPr>
      </w:pPr>
      <w:r>
        <w:rPr>
          <w:b w:val="0"/>
          <w:bCs w:val="0"/>
          <w:color w:val="auto"/>
        </w:rPr>
        <w:t xml:space="preserve">The naming </w:t>
      </w:r>
      <w:r w:rsidR="006A7268" w:rsidRPr="006A7268">
        <w:rPr>
          <w:b w:val="0"/>
          <w:bCs w:val="0"/>
          <w:color w:val="auto"/>
        </w:rPr>
        <w:t>convention will help</w:t>
      </w:r>
      <w:r>
        <w:rPr>
          <w:b w:val="0"/>
          <w:bCs w:val="0"/>
          <w:color w:val="auto"/>
        </w:rPr>
        <w:t>s in</w:t>
      </w:r>
      <w:r w:rsidR="006A7268" w:rsidRPr="006A7268">
        <w:rPr>
          <w:b w:val="0"/>
          <w:bCs w:val="0"/>
          <w:color w:val="auto"/>
        </w:rPr>
        <w:t xml:space="preserve"> connect</w:t>
      </w:r>
      <w:r>
        <w:rPr>
          <w:b w:val="0"/>
          <w:bCs w:val="0"/>
          <w:color w:val="auto"/>
        </w:rPr>
        <w:t>ing</w:t>
      </w:r>
      <w:r w:rsidR="006A7268" w:rsidRPr="006A7268">
        <w:rPr>
          <w:b w:val="0"/>
          <w:bCs w:val="0"/>
          <w:color w:val="auto"/>
        </w:rPr>
        <w:t xml:space="preserve"> </w:t>
      </w:r>
      <w:r w:rsidR="006A7268">
        <w:rPr>
          <w:b w:val="0"/>
          <w:bCs w:val="0"/>
          <w:color w:val="auto"/>
        </w:rPr>
        <w:t>FiM &amp; DEM ports automatically during AUTOSAR f</w:t>
      </w:r>
      <w:r w:rsidR="006A7268" w:rsidRPr="006A7268">
        <w:rPr>
          <w:b w:val="0"/>
          <w:bCs w:val="0"/>
          <w:color w:val="auto"/>
        </w:rPr>
        <w:t xml:space="preserve">rame </w:t>
      </w:r>
      <w:r w:rsidR="006A7268">
        <w:rPr>
          <w:b w:val="0"/>
          <w:bCs w:val="0"/>
          <w:color w:val="auto"/>
        </w:rPr>
        <w:t>integration</w:t>
      </w:r>
      <w:r>
        <w:rPr>
          <w:b w:val="0"/>
          <w:bCs w:val="0"/>
          <w:color w:val="auto"/>
        </w:rPr>
        <w:t>.</w:t>
      </w:r>
    </w:p>
    <w:p w14:paraId="7F7987D2" w14:textId="77777777" w:rsidR="00A61A9C" w:rsidRPr="00316D78" w:rsidRDefault="00A61A9C" w:rsidP="00943481">
      <w:pPr>
        <w:pStyle w:val="Heading1"/>
        <w:numPr>
          <w:ilvl w:val="3"/>
          <w:numId w:val="1"/>
        </w:numPr>
        <w:ind w:right="-91"/>
        <w:jc w:val="both"/>
        <w:rPr>
          <w:color w:val="auto"/>
          <w:sz w:val="22"/>
          <w:szCs w:val="20"/>
        </w:rPr>
      </w:pPr>
      <w:bookmarkStart w:id="29" w:name="_Toc484791115"/>
      <w:r w:rsidRPr="00316D78">
        <w:rPr>
          <w:color w:val="auto"/>
          <w:sz w:val="22"/>
          <w:szCs w:val="20"/>
        </w:rPr>
        <w:t>Creation of test environment for component</w:t>
      </w:r>
      <w:bookmarkEnd w:id="29"/>
    </w:p>
    <w:p w14:paraId="7F7987D3" w14:textId="77777777" w:rsidR="00187C12" w:rsidRPr="00AC4345" w:rsidRDefault="00621F06" w:rsidP="00943481">
      <w:pPr>
        <w:numPr>
          <w:ilvl w:val="0"/>
          <w:numId w:val="12"/>
        </w:numPr>
        <w:ind w:right="-91"/>
        <w:jc w:val="both"/>
        <w:rPr>
          <w:b w:val="0"/>
          <w:bCs w:val="0"/>
          <w:color w:val="auto"/>
        </w:rPr>
      </w:pPr>
      <w:r w:rsidRPr="00AC4345">
        <w:rPr>
          <w:b w:val="0"/>
          <w:bCs w:val="0"/>
          <w:color w:val="auto"/>
        </w:rPr>
        <w:t>For the compilation and testing of the component</w:t>
      </w:r>
      <w:r w:rsidR="000C0E8D" w:rsidRPr="00AC4345">
        <w:rPr>
          <w:b w:val="0"/>
          <w:bCs w:val="0"/>
          <w:color w:val="auto"/>
        </w:rPr>
        <w:t>/module</w:t>
      </w:r>
      <w:r w:rsidR="00D25BED" w:rsidRPr="00AC4345">
        <w:rPr>
          <w:b w:val="0"/>
          <w:bCs w:val="0"/>
          <w:color w:val="auto"/>
        </w:rPr>
        <w:t xml:space="preserve"> library</w:t>
      </w:r>
      <w:r w:rsidRPr="00AC4345">
        <w:rPr>
          <w:b w:val="0"/>
          <w:bCs w:val="0"/>
          <w:color w:val="auto"/>
        </w:rPr>
        <w:t>, a test environment is required</w:t>
      </w:r>
      <w:r w:rsidR="00F131DA">
        <w:rPr>
          <w:b w:val="0"/>
          <w:bCs w:val="0"/>
          <w:color w:val="auto"/>
        </w:rPr>
        <w:t>.</w:t>
      </w:r>
    </w:p>
    <w:p w14:paraId="7F7987D4" w14:textId="77777777" w:rsidR="003D206C" w:rsidRPr="00AC4345" w:rsidRDefault="003D206C" w:rsidP="00943481">
      <w:pPr>
        <w:ind w:left="1800" w:right="-91"/>
        <w:jc w:val="both"/>
        <w:rPr>
          <w:b w:val="0"/>
          <w:bCs w:val="0"/>
          <w:color w:val="auto"/>
        </w:rPr>
      </w:pPr>
    </w:p>
    <w:p w14:paraId="7F7987D5" w14:textId="77777777" w:rsidR="001A08FB" w:rsidRDefault="007A5F67" w:rsidP="00943481">
      <w:pPr>
        <w:numPr>
          <w:ilvl w:val="0"/>
          <w:numId w:val="12"/>
        </w:numPr>
        <w:ind w:right="-91"/>
        <w:jc w:val="both"/>
        <w:rPr>
          <w:b w:val="0"/>
          <w:bCs w:val="0"/>
          <w:color w:val="auto"/>
        </w:rPr>
      </w:pPr>
      <w:r w:rsidRPr="00AC4345">
        <w:rPr>
          <w:b w:val="0"/>
          <w:bCs w:val="0"/>
          <w:color w:val="auto"/>
        </w:rPr>
        <w:t xml:space="preserve">Basic test environment for a </w:t>
      </w:r>
      <w:r w:rsidR="000233DA" w:rsidRPr="00AC4345">
        <w:rPr>
          <w:b w:val="0"/>
          <w:bCs w:val="0"/>
          <w:color w:val="auto"/>
        </w:rPr>
        <w:t>SWC is available along with the</w:t>
      </w:r>
      <w:r w:rsidR="00B52ECB" w:rsidRPr="00AC4345">
        <w:rPr>
          <w:b w:val="0"/>
          <w:bCs w:val="0"/>
          <w:color w:val="auto"/>
        </w:rPr>
        <w:t xml:space="preserve"> AUTOSAR frame </w:t>
      </w:r>
      <w:r w:rsidR="00396963">
        <w:rPr>
          <w:b w:val="0"/>
          <w:bCs w:val="0"/>
          <w:color w:val="auto"/>
        </w:rPr>
        <w:t xml:space="preserve">model generation </w:t>
      </w:r>
    </w:p>
    <w:p w14:paraId="7F7987D6" w14:textId="77777777" w:rsidR="007A5F67" w:rsidRDefault="00396963" w:rsidP="001A08FB">
      <w:pPr>
        <w:ind w:left="1080" w:right="-91" w:firstLine="720"/>
        <w:jc w:val="both"/>
        <w:rPr>
          <w:b w:val="0"/>
          <w:bCs w:val="0"/>
          <w:color w:val="auto"/>
        </w:rPr>
      </w:pPr>
      <w:r>
        <w:rPr>
          <w:b w:val="0"/>
          <w:bCs w:val="0"/>
          <w:color w:val="auto"/>
        </w:rPr>
        <w:t>Refer</w:t>
      </w:r>
      <w:r w:rsidR="00B52ECB" w:rsidRPr="00AC4345">
        <w:rPr>
          <w:b w:val="0"/>
          <w:bCs w:val="0"/>
          <w:color w:val="auto"/>
        </w:rPr>
        <w:t xml:space="preserve"> </w:t>
      </w:r>
      <w:hyperlink r:id="rId36" w:history="1">
        <w:r w:rsidR="00B52ECB" w:rsidRPr="001A08FB">
          <w:rPr>
            <w:color w:val="auto"/>
          </w:rPr>
          <w:t>TargetLink guidelines</w:t>
        </w:r>
      </w:hyperlink>
      <w:r w:rsidR="001A08FB">
        <w:rPr>
          <w:b w:val="0"/>
          <w:bCs w:val="0"/>
          <w:color w:val="auto"/>
        </w:rPr>
        <w:t xml:space="preserve"> document:</w:t>
      </w:r>
    </w:p>
    <w:p w14:paraId="7F7987D7" w14:textId="77777777" w:rsidR="001A08FB" w:rsidRDefault="002956AD" w:rsidP="001A08FB">
      <w:pPr>
        <w:ind w:left="1800" w:right="-91"/>
        <w:jc w:val="both"/>
        <w:rPr>
          <w:b w:val="0"/>
          <w:bCs w:val="0"/>
          <w:color w:val="auto"/>
        </w:rPr>
      </w:pPr>
      <w:hyperlink r:id="rId37" w:history="1">
        <w:r w:rsidR="001A08FB" w:rsidRPr="00DB6E7B">
          <w:rPr>
            <w:rStyle w:val="Hyperlink"/>
            <w:b w:val="0"/>
            <w:bCs w:val="0"/>
          </w:rPr>
          <w:t>http://170.205.207.224:7001/si/viewrevision?projectName=d:/MKS_proj/T3_public/Tools/MbE/Matlab_Simulink/Misc/GuidelineDocuments/project.pj&amp;revision=:member&amp;selection=TargetLink_Guidelines.docx</w:t>
        </w:r>
      </w:hyperlink>
    </w:p>
    <w:p w14:paraId="7F7987D8" w14:textId="77777777" w:rsidR="001A08FB" w:rsidRPr="00AC4345" w:rsidRDefault="001A08FB" w:rsidP="001A08FB">
      <w:pPr>
        <w:ind w:left="1080" w:right="-91" w:firstLine="720"/>
        <w:jc w:val="both"/>
        <w:rPr>
          <w:b w:val="0"/>
          <w:bCs w:val="0"/>
          <w:color w:val="auto"/>
        </w:rPr>
      </w:pPr>
    </w:p>
    <w:p w14:paraId="7F7987D9" w14:textId="77777777" w:rsidR="000233DA" w:rsidRPr="00AC4345" w:rsidRDefault="000233DA" w:rsidP="00943481">
      <w:pPr>
        <w:pStyle w:val="ListParagraph"/>
        <w:jc w:val="both"/>
        <w:rPr>
          <w:b w:val="0"/>
          <w:bCs w:val="0"/>
          <w:color w:val="auto"/>
          <w:szCs w:val="20"/>
        </w:rPr>
      </w:pPr>
    </w:p>
    <w:p w14:paraId="7F7987DA" w14:textId="77777777" w:rsidR="000233DA" w:rsidRPr="00AC4345" w:rsidRDefault="000233DA" w:rsidP="00943481">
      <w:pPr>
        <w:numPr>
          <w:ilvl w:val="0"/>
          <w:numId w:val="12"/>
        </w:numPr>
        <w:ind w:right="-91"/>
        <w:jc w:val="both"/>
        <w:rPr>
          <w:b w:val="0"/>
          <w:bCs w:val="0"/>
          <w:color w:val="auto"/>
        </w:rPr>
      </w:pPr>
      <w:r w:rsidRPr="00AC4345">
        <w:rPr>
          <w:b w:val="0"/>
          <w:bCs w:val="0"/>
          <w:color w:val="auto"/>
        </w:rPr>
        <w:t>After integrating the module level libraries into the component frame the component test e</w:t>
      </w:r>
      <w:r w:rsidR="00F131DA">
        <w:rPr>
          <w:b w:val="0"/>
          <w:bCs w:val="0"/>
          <w:color w:val="auto"/>
        </w:rPr>
        <w:t>nvironment shall be compilable with default input signal values.</w:t>
      </w:r>
    </w:p>
    <w:p w14:paraId="7F7987DB" w14:textId="77777777" w:rsidR="000233DA" w:rsidRPr="00AC4345" w:rsidRDefault="000233DA" w:rsidP="00943481">
      <w:pPr>
        <w:pStyle w:val="ListParagraph"/>
        <w:jc w:val="both"/>
        <w:rPr>
          <w:b w:val="0"/>
          <w:bCs w:val="0"/>
          <w:color w:val="auto"/>
          <w:szCs w:val="20"/>
        </w:rPr>
      </w:pPr>
    </w:p>
    <w:p w14:paraId="7F7987DC" w14:textId="77777777" w:rsidR="000233DA" w:rsidRPr="00AC4345" w:rsidRDefault="000233DA" w:rsidP="00943481">
      <w:pPr>
        <w:numPr>
          <w:ilvl w:val="0"/>
          <w:numId w:val="12"/>
        </w:numPr>
        <w:ind w:right="-91"/>
        <w:jc w:val="both"/>
        <w:rPr>
          <w:b w:val="0"/>
          <w:bCs w:val="0"/>
          <w:color w:val="auto"/>
        </w:rPr>
      </w:pPr>
      <w:r w:rsidRPr="00AC4345">
        <w:rPr>
          <w:b w:val="0"/>
          <w:bCs w:val="0"/>
          <w:color w:val="auto"/>
        </w:rPr>
        <w:t>Then using below option</w:t>
      </w:r>
      <w:r w:rsidR="00C002FF">
        <w:rPr>
          <w:b w:val="0"/>
          <w:bCs w:val="0"/>
          <w:color w:val="auto"/>
        </w:rPr>
        <w:t>,</w:t>
      </w:r>
      <w:r w:rsidRPr="00AC4345">
        <w:rPr>
          <w:b w:val="0"/>
          <w:bCs w:val="0"/>
          <w:color w:val="auto"/>
        </w:rPr>
        <w:t xml:space="preserve"> test environment for the selected subsystem (module libraries) shall be created automatically.</w:t>
      </w:r>
    </w:p>
    <w:p w14:paraId="7F7987DD" w14:textId="77777777" w:rsidR="000233DA" w:rsidRPr="00AC4345" w:rsidRDefault="000233DA" w:rsidP="00943481">
      <w:pPr>
        <w:pStyle w:val="ListParagraph"/>
        <w:jc w:val="both"/>
        <w:rPr>
          <w:b w:val="0"/>
          <w:bCs w:val="0"/>
          <w:color w:val="auto"/>
          <w:szCs w:val="20"/>
        </w:rPr>
      </w:pPr>
    </w:p>
    <w:p w14:paraId="7F7987DE" w14:textId="77777777" w:rsidR="000233DA" w:rsidRPr="00AC4345" w:rsidRDefault="000233DA" w:rsidP="00936DCE">
      <w:pPr>
        <w:ind w:left="1800" w:right="-91"/>
        <w:jc w:val="center"/>
        <w:rPr>
          <w:b w:val="0"/>
          <w:bCs w:val="0"/>
          <w:color w:val="auto"/>
        </w:rPr>
      </w:pPr>
      <w:r w:rsidRPr="00AC4345">
        <w:rPr>
          <w:b w:val="0"/>
          <w:bCs w:val="0"/>
          <w:noProof/>
          <w:color w:val="auto"/>
          <w:lang w:bidi="ar-SA"/>
        </w:rPr>
        <w:drawing>
          <wp:inline distT="0" distB="0" distL="0" distR="0" wp14:anchorId="7F798C20" wp14:editId="7F798C21">
            <wp:extent cx="3238500" cy="15299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38953" cy="1530153"/>
                    </a:xfrm>
                    <a:prstGeom prst="rect">
                      <a:avLst/>
                    </a:prstGeom>
                  </pic:spPr>
                </pic:pic>
              </a:graphicData>
            </a:graphic>
          </wp:inline>
        </w:drawing>
      </w:r>
    </w:p>
    <w:p w14:paraId="7F7987DF" w14:textId="77777777" w:rsidR="00B650C7" w:rsidRPr="00AC4345" w:rsidRDefault="00B650C7" w:rsidP="007508AA">
      <w:pPr>
        <w:ind w:right="-91"/>
        <w:jc w:val="both"/>
        <w:rPr>
          <w:b w:val="0"/>
          <w:bCs w:val="0"/>
          <w:color w:val="auto"/>
        </w:rPr>
      </w:pPr>
    </w:p>
    <w:p w14:paraId="7F7987E0" w14:textId="77777777" w:rsidR="008D1378" w:rsidRPr="00AC4345" w:rsidRDefault="008D1378" w:rsidP="00943481">
      <w:pPr>
        <w:numPr>
          <w:ilvl w:val="0"/>
          <w:numId w:val="12"/>
        </w:numPr>
        <w:ind w:right="-91"/>
        <w:jc w:val="both"/>
        <w:rPr>
          <w:b w:val="0"/>
          <w:bCs w:val="0"/>
          <w:color w:val="auto"/>
        </w:rPr>
      </w:pPr>
      <w:r w:rsidRPr="00AC4345">
        <w:rPr>
          <w:b w:val="0"/>
          <w:bCs w:val="0"/>
          <w:color w:val="auto"/>
        </w:rPr>
        <w:t>The output of this script is a compilable test environment model along with default test vector XLS sheet.</w:t>
      </w:r>
      <w:r w:rsidR="00BF6E3B" w:rsidRPr="00AC4345">
        <w:rPr>
          <w:b w:val="0"/>
          <w:bCs w:val="0"/>
          <w:color w:val="auto"/>
        </w:rPr>
        <w:t xml:space="preserve"> </w:t>
      </w:r>
    </w:p>
    <w:p w14:paraId="7F7987E1" w14:textId="77777777" w:rsidR="00A2474A" w:rsidRPr="00AC4345" w:rsidRDefault="00A2474A" w:rsidP="00943481">
      <w:pPr>
        <w:pStyle w:val="ListParagraph"/>
        <w:jc w:val="both"/>
        <w:rPr>
          <w:b w:val="0"/>
          <w:bCs w:val="0"/>
          <w:color w:val="auto"/>
          <w:szCs w:val="20"/>
        </w:rPr>
      </w:pPr>
    </w:p>
    <w:p w14:paraId="7F7987E2" w14:textId="4C5F98A0" w:rsidR="00A2474A" w:rsidRDefault="00A2474A" w:rsidP="00943481">
      <w:pPr>
        <w:numPr>
          <w:ilvl w:val="0"/>
          <w:numId w:val="12"/>
        </w:numPr>
        <w:ind w:right="-91"/>
        <w:jc w:val="both"/>
        <w:rPr>
          <w:b w:val="0"/>
          <w:bCs w:val="0"/>
          <w:color w:val="auto"/>
        </w:rPr>
      </w:pPr>
      <w:r w:rsidRPr="00AC4345">
        <w:rPr>
          <w:b w:val="0"/>
          <w:bCs w:val="0"/>
          <w:color w:val="auto"/>
        </w:rPr>
        <w:t xml:space="preserve">Before </w:t>
      </w:r>
      <w:r w:rsidR="00936DCE" w:rsidRPr="00AC4345">
        <w:rPr>
          <w:b w:val="0"/>
          <w:bCs w:val="0"/>
          <w:color w:val="auto"/>
        </w:rPr>
        <w:t>generation of the module test environment</w:t>
      </w:r>
      <w:r w:rsidR="00C002FF">
        <w:rPr>
          <w:b w:val="0"/>
          <w:bCs w:val="0"/>
          <w:color w:val="auto"/>
        </w:rPr>
        <w:t xml:space="preserve">, it shall be ensured that correct </w:t>
      </w:r>
      <w:r w:rsidRPr="00AC4345">
        <w:rPr>
          <w:b w:val="0"/>
          <w:bCs w:val="0"/>
          <w:color w:val="auto"/>
        </w:rPr>
        <w:t xml:space="preserve">SL types are </w:t>
      </w:r>
      <w:r w:rsidR="00C002FF">
        <w:rPr>
          <w:b w:val="0"/>
          <w:bCs w:val="0"/>
          <w:color w:val="auto"/>
        </w:rPr>
        <w:t>specified</w:t>
      </w:r>
      <w:r w:rsidRPr="00AC4345">
        <w:rPr>
          <w:b w:val="0"/>
          <w:bCs w:val="0"/>
          <w:color w:val="auto"/>
        </w:rPr>
        <w:t xml:space="preserve"> for the Inports, Outports of the module library.</w:t>
      </w:r>
      <w:r w:rsidR="00BB1861">
        <w:rPr>
          <w:b w:val="0"/>
          <w:bCs w:val="0"/>
          <w:color w:val="auto"/>
        </w:rPr>
        <w:t xml:space="preserve"> </w:t>
      </w:r>
    </w:p>
    <w:p w14:paraId="7F14647A" w14:textId="6324BDA4" w:rsidR="00BB1861" w:rsidRDefault="00BB1861" w:rsidP="00BB1861">
      <w:pPr>
        <w:ind w:left="1800" w:right="-91"/>
        <w:jc w:val="both"/>
        <w:rPr>
          <w:rFonts w:cs="Mangal"/>
          <w:b w:val="0"/>
          <w:bCs w:val="0"/>
          <w:i/>
          <w:color w:val="auto"/>
          <w:sz w:val="18"/>
          <w:szCs w:val="18"/>
        </w:rPr>
      </w:pPr>
      <w:r w:rsidRPr="00BB1861">
        <w:rPr>
          <w:rFonts w:cs="Mangal"/>
          <w:b w:val="0"/>
          <w:bCs w:val="0"/>
          <w:i/>
          <w:color w:val="auto"/>
          <w:sz w:val="18"/>
          <w:szCs w:val="18"/>
        </w:rPr>
        <w:t>(Future steps: Creation of module test environment from XLS2DD script)</w:t>
      </w:r>
    </w:p>
    <w:p w14:paraId="5B9975F6" w14:textId="77777777" w:rsidR="002D1930" w:rsidRPr="00BB1861" w:rsidRDefault="002D1930" w:rsidP="00BB1861">
      <w:pPr>
        <w:ind w:left="1800" w:right="-91"/>
        <w:jc w:val="both"/>
        <w:rPr>
          <w:b w:val="0"/>
          <w:bCs w:val="0"/>
          <w:i/>
          <w:color w:val="auto"/>
          <w:sz w:val="18"/>
        </w:rPr>
      </w:pPr>
    </w:p>
    <w:p w14:paraId="7F7987E3" w14:textId="77777777" w:rsidR="00C87F8A" w:rsidRPr="00316D78" w:rsidRDefault="00C87F8A" w:rsidP="00943481">
      <w:pPr>
        <w:pStyle w:val="Heading1"/>
        <w:numPr>
          <w:ilvl w:val="3"/>
          <w:numId w:val="1"/>
        </w:numPr>
        <w:ind w:right="-91"/>
        <w:jc w:val="both"/>
        <w:rPr>
          <w:bCs w:val="0"/>
          <w:color w:val="auto"/>
          <w:sz w:val="22"/>
          <w:szCs w:val="20"/>
        </w:rPr>
      </w:pPr>
      <w:bookmarkStart w:id="30" w:name="_Toc484791116"/>
      <w:r w:rsidRPr="00316D78">
        <w:rPr>
          <w:bCs w:val="0"/>
          <w:color w:val="auto"/>
          <w:sz w:val="22"/>
          <w:szCs w:val="20"/>
        </w:rPr>
        <w:lastRenderedPageBreak/>
        <w:t>Use of test trigger</w:t>
      </w:r>
      <w:bookmarkEnd w:id="30"/>
    </w:p>
    <w:p w14:paraId="7F7987E4" w14:textId="77777777" w:rsidR="00B650C7" w:rsidRPr="00AC4345" w:rsidRDefault="00B650C7" w:rsidP="00943481">
      <w:pPr>
        <w:ind w:right="-91"/>
        <w:jc w:val="both"/>
        <w:rPr>
          <w:b w:val="0"/>
          <w:bCs w:val="0"/>
          <w:color w:val="auto"/>
        </w:rPr>
      </w:pPr>
    </w:p>
    <w:p w14:paraId="7F7987E5" w14:textId="2455F163" w:rsidR="00C002FF" w:rsidRDefault="000D6608" w:rsidP="007508AA">
      <w:pPr>
        <w:numPr>
          <w:ilvl w:val="0"/>
          <w:numId w:val="12"/>
        </w:numPr>
        <w:ind w:right="-91"/>
        <w:jc w:val="both"/>
        <w:rPr>
          <w:b w:val="0"/>
          <w:bCs w:val="0"/>
          <w:color w:val="auto"/>
        </w:rPr>
      </w:pPr>
      <w:r w:rsidRPr="007508AA">
        <w:rPr>
          <w:b w:val="0"/>
          <w:bCs w:val="0"/>
          <w:color w:val="auto"/>
        </w:rPr>
        <w:t xml:space="preserve">Test trigger will load the test data into Matlab workspace </w:t>
      </w:r>
      <w:r>
        <w:rPr>
          <w:b w:val="0"/>
          <w:bCs w:val="0"/>
          <w:color w:val="auto"/>
        </w:rPr>
        <w:t xml:space="preserve">only </w:t>
      </w:r>
      <w:r w:rsidRPr="007508AA">
        <w:rPr>
          <w:b w:val="0"/>
          <w:bCs w:val="0"/>
          <w:color w:val="auto"/>
        </w:rPr>
        <w:t>during initialization</w:t>
      </w:r>
      <w:r>
        <w:rPr>
          <w:b w:val="0"/>
          <w:bCs w:val="0"/>
          <w:color w:val="auto"/>
        </w:rPr>
        <w:t>. Since the test data is not stored along with the model the size of the *.mdl file is less.</w:t>
      </w:r>
      <w:r w:rsidR="00295B47" w:rsidRPr="007508AA">
        <w:rPr>
          <w:b w:val="0"/>
          <w:bCs w:val="0"/>
          <w:color w:val="auto"/>
        </w:rPr>
        <w:t xml:space="preserve"> </w:t>
      </w:r>
    </w:p>
    <w:p w14:paraId="7F7987E6" w14:textId="77777777" w:rsidR="00C002FF" w:rsidRDefault="00C002FF" w:rsidP="00C002FF">
      <w:pPr>
        <w:ind w:left="1800" w:right="-91"/>
        <w:jc w:val="both"/>
        <w:rPr>
          <w:b w:val="0"/>
          <w:bCs w:val="0"/>
          <w:color w:val="auto"/>
        </w:rPr>
      </w:pPr>
    </w:p>
    <w:p w14:paraId="7F7987E7" w14:textId="77777777" w:rsidR="00C002FF" w:rsidRDefault="00295B47" w:rsidP="00C002FF">
      <w:pPr>
        <w:numPr>
          <w:ilvl w:val="0"/>
          <w:numId w:val="12"/>
        </w:numPr>
        <w:ind w:right="-91"/>
        <w:jc w:val="both"/>
        <w:rPr>
          <w:b w:val="0"/>
          <w:bCs w:val="0"/>
          <w:color w:val="auto"/>
        </w:rPr>
      </w:pPr>
      <w:r w:rsidRPr="00C002FF">
        <w:rPr>
          <w:b w:val="0"/>
          <w:bCs w:val="0"/>
          <w:color w:val="auto"/>
        </w:rPr>
        <w:t xml:space="preserve">The test data can be stored in </w:t>
      </w:r>
      <w:r w:rsidR="006211CB" w:rsidRPr="00C002FF">
        <w:rPr>
          <w:b w:val="0"/>
          <w:bCs w:val="0"/>
          <w:color w:val="auto"/>
        </w:rPr>
        <w:t xml:space="preserve">.m .mat .xls .xlsx, .csv formats. </w:t>
      </w:r>
    </w:p>
    <w:p w14:paraId="7F7987E8" w14:textId="77777777" w:rsidR="00C002FF" w:rsidRDefault="00C002FF" w:rsidP="00C002FF">
      <w:pPr>
        <w:pStyle w:val="ListParagraph"/>
        <w:rPr>
          <w:b w:val="0"/>
          <w:bCs w:val="0"/>
          <w:color w:val="auto"/>
        </w:rPr>
      </w:pPr>
    </w:p>
    <w:p w14:paraId="7F7987E9" w14:textId="77777777" w:rsidR="00B07D1D" w:rsidRPr="00C002FF" w:rsidRDefault="006211CB" w:rsidP="00C002FF">
      <w:pPr>
        <w:numPr>
          <w:ilvl w:val="0"/>
          <w:numId w:val="12"/>
        </w:numPr>
        <w:ind w:right="-91"/>
        <w:jc w:val="both"/>
        <w:rPr>
          <w:b w:val="0"/>
          <w:bCs w:val="0"/>
          <w:color w:val="auto"/>
        </w:rPr>
      </w:pPr>
      <w:r w:rsidRPr="00C002FF">
        <w:rPr>
          <w:b w:val="0"/>
          <w:bCs w:val="0"/>
          <w:color w:val="auto"/>
        </w:rPr>
        <w:t xml:space="preserve">The default and </w:t>
      </w:r>
      <w:r w:rsidR="00C002FF" w:rsidRPr="00C002FF">
        <w:rPr>
          <w:b w:val="0"/>
          <w:bCs w:val="0"/>
          <w:color w:val="auto"/>
        </w:rPr>
        <w:t xml:space="preserve">the </w:t>
      </w:r>
      <w:r w:rsidRPr="00C002FF">
        <w:rPr>
          <w:b w:val="0"/>
          <w:bCs w:val="0"/>
          <w:color w:val="auto"/>
        </w:rPr>
        <w:t>most common</w:t>
      </w:r>
      <w:r w:rsidR="00C002FF" w:rsidRPr="00C002FF">
        <w:rPr>
          <w:b w:val="0"/>
          <w:bCs w:val="0"/>
          <w:color w:val="auto"/>
        </w:rPr>
        <w:t xml:space="preserve"> format</w:t>
      </w:r>
      <w:r w:rsidRPr="00C002FF">
        <w:rPr>
          <w:b w:val="0"/>
          <w:bCs w:val="0"/>
          <w:color w:val="auto"/>
        </w:rPr>
        <w:t xml:space="preserve"> is </w:t>
      </w:r>
      <w:r w:rsidR="00C002FF">
        <w:rPr>
          <w:b w:val="0"/>
          <w:bCs w:val="0"/>
          <w:color w:val="auto"/>
        </w:rPr>
        <w:t>*</w:t>
      </w:r>
      <w:r w:rsidRPr="00C002FF">
        <w:rPr>
          <w:b w:val="0"/>
          <w:bCs w:val="0"/>
          <w:color w:val="auto"/>
        </w:rPr>
        <w:t>.xlsx</w:t>
      </w:r>
      <w:r w:rsidR="00C002FF" w:rsidRPr="00C002FF">
        <w:rPr>
          <w:b w:val="0"/>
          <w:bCs w:val="0"/>
          <w:color w:val="auto"/>
        </w:rPr>
        <w:t>. The other formats enable the use data logs from vehicles for simulation.</w:t>
      </w:r>
      <w:r w:rsidR="00C002FF">
        <w:rPr>
          <w:b w:val="0"/>
          <w:bCs w:val="0"/>
          <w:color w:val="auto"/>
        </w:rPr>
        <w:t xml:space="preserve"> *</w:t>
      </w:r>
      <w:r w:rsidR="00F15000" w:rsidRPr="00C002FF">
        <w:rPr>
          <w:b w:val="0"/>
          <w:bCs w:val="0"/>
          <w:color w:val="auto"/>
        </w:rPr>
        <w:t>.m format shall be used for special functions like sine/cosine etc.</w:t>
      </w:r>
    </w:p>
    <w:p w14:paraId="7F7987EA" w14:textId="77777777" w:rsidR="00F15000" w:rsidRDefault="00F15000" w:rsidP="00943481">
      <w:pPr>
        <w:pStyle w:val="ListParagraph"/>
        <w:ind w:left="1800" w:right="-91"/>
        <w:jc w:val="both"/>
        <w:rPr>
          <w:b w:val="0"/>
          <w:bCs w:val="0"/>
          <w:color w:val="auto"/>
          <w:szCs w:val="20"/>
        </w:rPr>
      </w:pPr>
      <w:r>
        <w:rPr>
          <w:b w:val="0"/>
          <w:bCs w:val="0"/>
          <w:color w:val="auto"/>
          <w:szCs w:val="20"/>
        </w:rPr>
        <w:t>(Refer the m-template from test trigger for more info.)</w:t>
      </w:r>
    </w:p>
    <w:p w14:paraId="7F7987EB" w14:textId="77777777" w:rsidR="00F15000" w:rsidRPr="00AC4345" w:rsidRDefault="00F15000" w:rsidP="00943481">
      <w:pPr>
        <w:pStyle w:val="ListParagraph"/>
        <w:ind w:left="1800" w:right="-91"/>
        <w:jc w:val="both"/>
        <w:rPr>
          <w:b w:val="0"/>
          <w:bCs w:val="0"/>
          <w:color w:val="auto"/>
          <w:szCs w:val="20"/>
        </w:rPr>
      </w:pPr>
    </w:p>
    <w:p w14:paraId="7F7987EC" w14:textId="77777777" w:rsidR="00B07D1D" w:rsidRPr="00AC4345" w:rsidRDefault="004A2E15" w:rsidP="00943481">
      <w:pPr>
        <w:pStyle w:val="ListParagraph"/>
        <w:ind w:left="1800" w:right="-91"/>
        <w:jc w:val="both"/>
        <w:rPr>
          <w:b w:val="0"/>
          <w:bCs w:val="0"/>
          <w:color w:val="auto"/>
          <w:szCs w:val="20"/>
        </w:rPr>
      </w:pPr>
      <w:r w:rsidRPr="00AC4345">
        <w:rPr>
          <w:b w:val="0"/>
          <w:bCs w:val="0"/>
          <w:color w:val="auto"/>
          <w:szCs w:val="20"/>
        </w:rPr>
        <w:t>Refer the below link for more details about test trigger</w:t>
      </w:r>
      <w:r w:rsidR="004F663F" w:rsidRPr="00AC4345">
        <w:rPr>
          <w:b w:val="0"/>
          <w:bCs w:val="0"/>
          <w:color w:val="auto"/>
          <w:szCs w:val="20"/>
        </w:rPr>
        <w:t>:</w:t>
      </w:r>
    </w:p>
    <w:p w14:paraId="7F7987ED" w14:textId="77777777" w:rsidR="004F663F" w:rsidRDefault="002956AD" w:rsidP="00943481">
      <w:pPr>
        <w:spacing w:before="100" w:beforeAutospacing="1"/>
        <w:ind w:left="1080" w:firstLine="720"/>
        <w:jc w:val="both"/>
        <w:rPr>
          <w:rStyle w:val="Hyperlink"/>
          <w:rFonts w:ascii="Courier New" w:hAnsi="Courier New" w:cs="Courier New"/>
        </w:rPr>
      </w:pPr>
      <w:hyperlink r:id="rId39" w:history="1">
        <w:r w:rsidR="008F2803">
          <w:rPr>
            <w:rStyle w:val="Hyperlink"/>
            <w:rFonts w:ascii="Courier New" w:hAnsi="Courier New" w:cs="Courier New"/>
          </w:rPr>
          <w:t>\\wdegsdata2\matlab$\Trainings\TrainingVideos\TestTrigger\</w:t>
        </w:r>
      </w:hyperlink>
    </w:p>
    <w:p w14:paraId="7F7987EE" w14:textId="77777777" w:rsidR="00261074" w:rsidRDefault="00261074" w:rsidP="00943481">
      <w:pPr>
        <w:spacing w:before="100" w:beforeAutospacing="1"/>
        <w:ind w:left="1080" w:firstLine="720"/>
        <w:jc w:val="both"/>
        <w:rPr>
          <w:rStyle w:val="Hyperlink"/>
          <w:rFonts w:ascii="Courier New" w:hAnsi="Courier New" w:cs="Courier New"/>
        </w:rPr>
      </w:pPr>
    </w:p>
    <w:p w14:paraId="7F7987EF" w14:textId="77777777" w:rsidR="00261074" w:rsidRDefault="00261074" w:rsidP="00943481">
      <w:pPr>
        <w:spacing w:before="100" w:beforeAutospacing="1"/>
        <w:ind w:left="1080" w:firstLine="720"/>
        <w:jc w:val="both"/>
        <w:rPr>
          <w:rStyle w:val="Hyperlink"/>
          <w:rFonts w:ascii="Courier New" w:hAnsi="Courier New" w:cs="Courier New"/>
        </w:rPr>
      </w:pPr>
    </w:p>
    <w:p w14:paraId="7F7987F0" w14:textId="77777777" w:rsidR="00261074" w:rsidRDefault="00261074" w:rsidP="00943481">
      <w:pPr>
        <w:spacing w:before="100" w:beforeAutospacing="1"/>
        <w:ind w:left="1080" w:firstLine="720"/>
        <w:jc w:val="both"/>
        <w:rPr>
          <w:rStyle w:val="Hyperlink"/>
          <w:rFonts w:ascii="Courier New" w:hAnsi="Courier New" w:cs="Courier New"/>
        </w:rPr>
      </w:pPr>
    </w:p>
    <w:p w14:paraId="7F7987F1" w14:textId="77777777" w:rsidR="00261074" w:rsidRDefault="00261074" w:rsidP="00943481">
      <w:pPr>
        <w:spacing w:before="100" w:beforeAutospacing="1"/>
        <w:ind w:left="1080" w:firstLine="720"/>
        <w:jc w:val="both"/>
        <w:rPr>
          <w:rStyle w:val="Hyperlink"/>
          <w:rFonts w:ascii="Courier New" w:hAnsi="Courier New" w:cs="Courier New"/>
        </w:rPr>
      </w:pPr>
    </w:p>
    <w:p w14:paraId="76B025A3" w14:textId="77777777" w:rsidR="00155F2D" w:rsidRDefault="00155F2D" w:rsidP="00943481">
      <w:pPr>
        <w:spacing w:before="100" w:beforeAutospacing="1"/>
        <w:ind w:left="1080" w:firstLine="720"/>
        <w:jc w:val="both"/>
        <w:rPr>
          <w:rStyle w:val="Hyperlink"/>
          <w:rFonts w:ascii="Courier New" w:hAnsi="Courier New" w:cs="Courier New"/>
        </w:rPr>
      </w:pPr>
    </w:p>
    <w:p w14:paraId="5EA0D9B2" w14:textId="77777777" w:rsidR="00155F2D" w:rsidRDefault="00155F2D" w:rsidP="00943481">
      <w:pPr>
        <w:spacing w:before="100" w:beforeAutospacing="1"/>
        <w:ind w:left="1080" w:firstLine="720"/>
        <w:jc w:val="both"/>
        <w:rPr>
          <w:rStyle w:val="Hyperlink"/>
          <w:rFonts w:ascii="Courier New" w:hAnsi="Courier New" w:cs="Courier New"/>
        </w:rPr>
      </w:pPr>
    </w:p>
    <w:p w14:paraId="5BCC68B0" w14:textId="77777777" w:rsidR="00155F2D" w:rsidRDefault="00155F2D" w:rsidP="00943481">
      <w:pPr>
        <w:spacing w:before="100" w:beforeAutospacing="1"/>
        <w:ind w:left="1080" w:firstLine="720"/>
        <w:jc w:val="both"/>
        <w:rPr>
          <w:rStyle w:val="Hyperlink"/>
          <w:rFonts w:ascii="Courier New" w:hAnsi="Courier New" w:cs="Courier New"/>
        </w:rPr>
      </w:pPr>
    </w:p>
    <w:p w14:paraId="4BD91EC6" w14:textId="77777777" w:rsidR="00155F2D" w:rsidRDefault="00155F2D" w:rsidP="00943481">
      <w:pPr>
        <w:spacing w:before="100" w:beforeAutospacing="1"/>
        <w:ind w:left="1080" w:firstLine="720"/>
        <w:jc w:val="both"/>
        <w:rPr>
          <w:rStyle w:val="Hyperlink"/>
          <w:rFonts w:ascii="Courier New" w:hAnsi="Courier New" w:cs="Courier New"/>
        </w:rPr>
      </w:pPr>
    </w:p>
    <w:p w14:paraId="5C3D6592" w14:textId="77777777" w:rsidR="00FA62AE" w:rsidRDefault="00FA62AE" w:rsidP="00943481">
      <w:pPr>
        <w:spacing w:before="100" w:beforeAutospacing="1"/>
        <w:ind w:left="1080" w:firstLine="720"/>
        <w:jc w:val="both"/>
        <w:rPr>
          <w:rStyle w:val="Hyperlink"/>
          <w:rFonts w:ascii="Courier New" w:hAnsi="Courier New" w:cs="Courier New"/>
        </w:rPr>
      </w:pPr>
    </w:p>
    <w:p w14:paraId="3A6E7180" w14:textId="77777777" w:rsidR="00FA62AE" w:rsidRDefault="00FA62AE" w:rsidP="00943481">
      <w:pPr>
        <w:spacing w:before="100" w:beforeAutospacing="1"/>
        <w:ind w:left="1080" w:firstLine="720"/>
        <w:jc w:val="both"/>
        <w:rPr>
          <w:rStyle w:val="Hyperlink"/>
          <w:rFonts w:ascii="Courier New" w:hAnsi="Courier New" w:cs="Courier New"/>
        </w:rPr>
      </w:pPr>
    </w:p>
    <w:p w14:paraId="3A0515B7" w14:textId="77777777" w:rsidR="00FA62AE" w:rsidRDefault="00FA62AE" w:rsidP="00943481">
      <w:pPr>
        <w:spacing w:before="100" w:beforeAutospacing="1"/>
        <w:ind w:left="1080" w:firstLine="720"/>
        <w:jc w:val="both"/>
        <w:rPr>
          <w:rStyle w:val="Hyperlink"/>
          <w:rFonts w:ascii="Courier New" w:hAnsi="Courier New" w:cs="Courier New"/>
        </w:rPr>
      </w:pPr>
    </w:p>
    <w:p w14:paraId="701EDBA1" w14:textId="77777777" w:rsidR="00FA62AE" w:rsidRDefault="00FA62AE" w:rsidP="00943481">
      <w:pPr>
        <w:spacing w:before="100" w:beforeAutospacing="1"/>
        <w:ind w:left="1080" w:firstLine="720"/>
        <w:jc w:val="both"/>
        <w:rPr>
          <w:rStyle w:val="Hyperlink"/>
          <w:rFonts w:ascii="Courier New" w:hAnsi="Courier New" w:cs="Courier New"/>
        </w:rPr>
      </w:pPr>
    </w:p>
    <w:p w14:paraId="6ADC9AA2" w14:textId="77777777" w:rsidR="00FA62AE" w:rsidRDefault="00FA62AE" w:rsidP="00943481">
      <w:pPr>
        <w:spacing w:before="100" w:beforeAutospacing="1"/>
        <w:ind w:left="1080" w:firstLine="720"/>
        <w:jc w:val="both"/>
        <w:rPr>
          <w:rStyle w:val="Hyperlink"/>
          <w:rFonts w:ascii="Courier New" w:hAnsi="Courier New" w:cs="Courier New"/>
        </w:rPr>
      </w:pPr>
    </w:p>
    <w:p w14:paraId="2C252F77" w14:textId="77777777" w:rsidR="00FA62AE" w:rsidRDefault="00FA62AE" w:rsidP="00943481">
      <w:pPr>
        <w:spacing w:before="100" w:beforeAutospacing="1"/>
        <w:ind w:left="1080" w:firstLine="720"/>
        <w:jc w:val="both"/>
        <w:rPr>
          <w:rStyle w:val="Hyperlink"/>
          <w:rFonts w:ascii="Courier New" w:hAnsi="Courier New" w:cs="Courier New"/>
        </w:rPr>
      </w:pPr>
    </w:p>
    <w:p w14:paraId="299AB063" w14:textId="77777777" w:rsidR="00FA62AE" w:rsidRDefault="00FA62AE" w:rsidP="00943481">
      <w:pPr>
        <w:spacing w:before="100" w:beforeAutospacing="1"/>
        <w:ind w:left="1080" w:firstLine="720"/>
        <w:jc w:val="both"/>
        <w:rPr>
          <w:rStyle w:val="Hyperlink"/>
          <w:rFonts w:ascii="Courier New" w:hAnsi="Courier New" w:cs="Courier New"/>
        </w:rPr>
      </w:pPr>
    </w:p>
    <w:p w14:paraId="2E6D9CBC" w14:textId="77777777" w:rsidR="00FA62AE" w:rsidRDefault="00FA62AE" w:rsidP="00943481">
      <w:pPr>
        <w:spacing w:before="100" w:beforeAutospacing="1"/>
        <w:ind w:left="1080" w:firstLine="720"/>
        <w:jc w:val="both"/>
        <w:rPr>
          <w:rStyle w:val="Hyperlink"/>
          <w:rFonts w:ascii="Courier New" w:hAnsi="Courier New" w:cs="Courier New"/>
        </w:rPr>
      </w:pPr>
    </w:p>
    <w:p w14:paraId="3E2298D0" w14:textId="77777777" w:rsidR="00FA62AE" w:rsidRDefault="00FA62AE" w:rsidP="00943481">
      <w:pPr>
        <w:spacing w:before="100" w:beforeAutospacing="1"/>
        <w:ind w:left="1080" w:firstLine="720"/>
        <w:jc w:val="both"/>
        <w:rPr>
          <w:rStyle w:val="Hyperlink"/>
          <w:rFonts w:ascii="Courier New" w:hAnsi="Courier New" w:cs="Courier New"/>
        </w:rPr>
      </w:pPr>
    </w:p>
    <w:p w14:paraId="504D2619" w14:textId="77777777" w:rsidR="00FA62AE" w:rsidRDefault="00FA62AE" w:rsidP="00943481">
      <w:pPr>
        <w:spacing w:before="100" w:beforeAutospacing="1"/>
        <w:ind w:left="1080" w:firstLine="720"/>
        <w:jc w:val="both"/>
        <w:rPr>
          <w:rStyle w:val="Hyperlink"/>
          <w:rFonts w:ascii="Courier New" w:hAnsi="Courier New" w:cs="Courier New"/>
        </w:rPr>
      </w:pPr>
    </w:p>
    <w:p w14:paraId="7F7987F3" w14:textId="77777777" w:rsidR="00621148" w:rsidRPr="00316D78" w:rsidRDefault="00621148" w:rsidP="00621148">
      <w:pPr>
        <w:pStyle w:val="Heading1"/>
        <w:numPr>
          <w:ilvl w:val="3"/>
          <w:numId w:val="1"/>
        </w:numPr>
        <w:ind w:right="-91"/>
        <w:jc w:val="both"/>
        <w:rPr>
          <w:bCs w:val="0"/>
          <w:color w:val="auto"/>
          <w:sz w:val="22"/>
          <w:szCs w:val="20"/>
        </w:rPr>
      </w:pPr>
      <w:bookmarkStart w:id="31" w:name="_Toc484791117"/>
      <w:r w:rsidRPr="00316D78">
        <w:rPr>
          <w:bCs w:val="0"/>
          <w:color w:val="auto"/>
          <w:sz w:val="22"/>
          <w:szCs w:val="20"/>
        </w:rPr>
        <w:lastRenderedPageBreak/>
        <w:t>Pre-</w:t>
      </w:r>
      <w:r w:rsidR="00E55B08" w:rsidRPr="00316D78">
        <w:rPr>
          <w:bCs w:val="0"/>
          <w:color w:val="auto"/>
          <w:sz w:val="22"/>
          <w:szCs w:val="20"/>
        </w:rPr>
        <w:t>C</w:t>
      </w:r>
      <w:r w:rsidRPr="00316D78">
        <w:rPr>
          <w:bCs w:val="0"/>
          <w:color w:val="auto"/>
          <w:sz w:val="22"/>
          <w:szCs w:val="20"/>
        </w:rPr>
        <w:t>heckin of the test environment</w:t>
      </w:r>
      <w:bookmarkEnd w:id="31"/>
    </w:p>
    <w:p w14:paraId="7F7987F4" w14:textId="77777777" w:rsidR="00CE606B" w:rsidRDefault="00FB011E" w:rsidP="00FB011E">
      <w:pPr>
        <w:ind w:left="1440"/>
        <w:jc w:val="both"/>
        <w:rPr>
          <w:b w:val="0"/>
          <w:bCs w:val="0"/>
          <w:color w:val="auto"/>
        </w:rPr>
      </w:pPr>
      <w:r>
        <w:rPr>
          <w:b w:val="0"/>
          <w:bCs w:val="0"/>
          <w:color w:val="auto"/>
        </w:rPr>
        <w:t>Every time a model is changed there are certain checks needs to run on the model before its being checked-in in MKS. These check</w:t>
      </w:r>
      <w:r w:rsidR="00D85CFA">
        <w:rPr>
          <w:b w:val="0"/>
          <w:bCs w:val="0"/>
          <w:color w:val="auto"/>
        </w:rPr>
        <w:t>s</w:t>
      </w:r>
      <w:r>
        <w:rPr>
          <w:b w:val="0"/>
          <w:bCs w:val="0"/>
          <w:color w:val="auto"/>
        </w:rPr>
        <w:t xml:space="preserve"> </w:t>
      </w:r>
      <w:r w:rsidR="009B1D41">
        <w:rPr>
          <w:b w:val="0"/>
          <w:bCs w:val="0"/>
          <w:color w:val="auto"/>
        </w:rPr>
        <w:t xml:space="preserve">shall be </w:t>
      </w:r>
      <w:r>
        <w:rPr>
          <w:b w:val="0"/>
          <w:bCs w:val="0"/>
          <w:color w:val="auto"/>
        </w:rPr>
        <w:t xml:space="preserve">done automatically using the </w:t>
      </w:r>
      <w:r w:rsidRPr="00AC4345">
        <w:rPr>
          <w:b w:val="0"/>
          <w:bCs w:val="0"/>
          <w:color w:val="auto"/>
        </w:rPr>
        <w:t>“Pre-CheckIn” button in the test environment mod</w:t>
      </w:r>
      <w:r w:rsidRPr="00FB011E">
        <w:rPr>
          <w:b w:val="0"/>
          <w:bCs w:val="0"/>
          <w:color w:val="auto"/>
        </w:rPr>
        <w:t>el</w:t>
      </w:r>
      <w:r w:rsidR="003F21F1" w:rsidRPr="00FB011E">
        <w:rPr>
          <w:b w:val="0"/>
          <w:bCs w:val="0"/>
          <w:color w:val="auto"/>
        </w:rPr>
        <w:t>. The checks can be run by double-clicking the block</w:t>
      </w:r>
      <w:r>
        <w:rPr>
          <w:b w:val="0"/>
          <w:bCs w:val="0"/>
          <w:color w:val="auto"/>
        </w:rPr>
        <w:t>.</w:t>
      </w:r>
    </w:p>
    <w:p w14:paraId="7F7987F5" w14:textId="77777777" w:rsidR="00FB011E" w:rsidRDefault="00FB011E" w:rsidP="00FB011E">
      <w:pPr>
        <w:ind w:left="1440"/>
        <w:jc w:val="both"/>
        <w:rPr>
          <w:b w:val="0"/>
          <w:bCs w:val="0"/>
          <w:color w:val="auto"/>
        </w:rPr>
      </w:pPr>
    </w:p>
    <w:p w14:paraId="7F7987F6" w14:textId="77777777" w:rsidR="00A0099B" w:rsidRDefault="00FB011E" w:rsidP="00FB011E">
      <w:pPr>
        <w:ind w:left="1440"/>
        <w:jc w:val="both"/>
        <w:rPr>
          <w:b w:val="0"/>
          <w:bCs w:val="0"/>
          <w:color w:val="auto"/>
        </w:rPr>
      </w:pPr>
      <w:r w:rsidRPr="009B1D41">
        <w:rPr>
          <w:b w:val="0"/>
          <w:bCs w:val="0"/>
          <w:color w:val="auto"/>
        </w:rPr>
        <w:t>Below are checks which are currently included in the “Pre-Checkin</w:t>
      </w:r>
      <w:r w:rsidR="00964281" w:rsidRPr="009B1D41">
        <w:rPr>
          <w:b w:val="0"/>
          <w:bCs w:val="0"/>
          <w:color w:val="auto"/>
        </w:rPr>
        <w:t>”</w:t>
      </w:r>
      <w:r w:rsidRPr="009B1D41">
        <w:rPr>
          <w:b w:val="0"/>
          <w:bCs w:val="0"/>
          <w:color w:val="auto"/>
        </w:rPr>
        <w:t xml:space="preserve"> and </w:t>
      </w:r>
      <w:r w:rsidR="000079A6" w:rsidRPr="009B1D41">
        <w:rPr>
          <w:b w:val="0"/>
          <w:bCs w:val="0"/>
          <w:color w:val="auto"/>
        </w:rPr>
        <w:t>their</w:t>
      </w:r>
      <w:r w:rsidRPr="009B1D41">
        <w:rPr>
          <w:b w:val="0"/>
          <w:bCs w:val="0"/>
          <w:color w:val="auto"/>
        </w:rPr>
        <w:t xml:space="preserve"> purpose.</w:t>
      </w:r>
      <w:r w:rsidR="00A0099B">
        <w:rPr>
          <w:b w:val="0"/>
          <w:bCs w:val="0"/>
          <w:color w:val="auto"/>
        </w:rPr>
        <w:t xml:space="preserve"> </w:t>
      </w:r>
    </w:p>
    <w:p w14:paraId="7F7987F7" w14:textId="77777777" w:rsidR="00A0099B" w:rsidRDefault="00A0099B" w:rsidP="00FB011E">
      <w:pPr>
        <w:ind w:left="1440"/>
        <w:jc w:val="both"/>
        <w:rPr>
          <w:b w:val="0"/>
          <w:bCs w:val="0"/>
          <w:color w:val="auto"/>
        </w:rPr>
      </w:pPr>
    </w:p>
    <w:p w14:paraId="7F7987F8" w14:textId="77777777" w:rsidR="00344314" w:rsidRPr="00A0099B" w:rsidRDefault="00A0099B" w:rsidP="00A0099B">
      <w:pPr>
        <w:ind w:left="1440"/>
        <w:jc w:val="both"/>
        <w:rPr>
          <w:b w:val="0"/>
          <w:bCs w:val="0"/>
          <w:i/>
          <w:color w:val="auto"/>
        </w:rPr>
      </w:pPr>
      <w:r w:rsidRPr="00A0099B">
        <w:rPr>
          <w:b w:val="0"/>
          <w:bCs w:val="0"/>
          <w:i/>
          <w:color w:val="auto"/>
        </w:rPr>
        <w:t>List as on 1</w:t>
      </w:r>
      <w:r w:rsidRPr="00A0099B">
        <w:rPr>
          <w:b w:val="0"/>
          <w:bCs w:val="0"/>
          <w:i/>
          <w:color w:val="auto"/>
          <w:vertAlign w:val="superscript"/>
        </w:rPr>
        <w:t>st</w:t>
      </w:r>
      <w:r w:rsidRPr="00A0099B">
        <w:rPr>
          <w:b w:val="0"/>
          <w:bCs w:val="0"/>
          <w:i/>
          <w:color w:val="auto"/>
        </w:rPr>
        <w:t xml:space="preserve"> Nov 2016. List is subject to update</w:t>
      </w:r>
    </w:p>
    <w:tbl>
      <w:tblPr>
        <w:tblStyle w:val="TableContemporary"/>
        <w:tblW w:w="8788" w:type="dxa"/>
        <w:tblInd w:w="1526" w:type="dxa"/>
        <w:tblLook w:val="04A0" w:firstRow="1" w:lastRow="0" w:firstColumn="1" w:lastColumn="0" w:noHBand="0" w:noVBand="1"/>
      </w:tblPr>
      <w:tblGrid>
        <w:gridCol w:w="594"/>
        <w:gridCol w:w="2383"/>
        <w:gridCol w:w="5811"/>
      </w:tblGrid>
      <w:tr w:rsidR="00FB011E" w14:paraId="7F7987FC" w14:textId="77777777" w:rsidTr="006D7452">
        <w:trPr>
          <w:cnfStyle w:val="100000000000" w:firstRow="1" w:lastRow="0" w:firstColumn="0" w:lastColumn="0" w:oddVBand="0" w:evenVBand="0" w:oddHBand="0" w:evenHBand="0" w:firstRowFirstColumn="0" w:firstRowLastColumn="0" w:lastRowFirstColumn="0" w:lastRowLastColumn="0"/>
        </w:trPr>
        <w:tc>
          <w:tcPr>
            <w:tcW w:w="594" w:type="dxa"/>
          </w:tcPr>
          <w:p w14:paraId="7F7987F9" w14:textId="77777777" w:rsidR="00FB011E" w:rsidRDefault="00FB011E" w:rsidP="00FB011E">
            <w:pPr>
              <w:jc w:val="both"/>
              <w:rPr>
                <w:b/>
                <w:bCs/>
                <w:color w:val="auto"/>
              </w:rPr>
            </w:pPr>
            <w:r>
              <w:rPr>
                <w:b/>
                <w:bCs/>
                <w:color w:val="auto"/>
              </w:rPr>
              <w:t>Sno</w:t>
            </w:r>
          </w:p>
        </w:tc>
        <w:tc>
          <w:tcPr>
            <w:tcW w:w="2383" w:type="dxa"/>
          </w:tcPr>
          <w:p w14:paraId="7F7987FA" w14:textId="77777777" w:rsidR="00FB011E" w:rsidRDefault="00FB011E" w:rsidP="00FB011E">
            <w:pPr>
              <w:jc w:val="both"/>
              <w:rPr>
                <w:b/>
                <w:bCs/>
                <w:color w:val="auto"/>
              </w:rPr>
            </w:pPr>
            <w:r>
              <w:rPr>
                <w:b/>
                <w:bCs/>
                <w:color w:val="auto"/>
              </w:rPr>
              <w:t>Check for</w:t>
            </w:r>
          </w:p>
        </w:tc>
        <w:tc>
          <w:tcPr>
            <w:tcW w:w="5811" w:type="dxa"/>
          </w:tcPr>
          <w:p w14:paraId="7F7987FB" w14:textId="77777777" w:rsidR="00FB011E" w:rsidRDefault="00FB011E" w:rsidP="00FB011E">
            <w:pPr>
              <w:jc w:val="both"/>
              <w:rPr>
                <w:b/>
                <w:bCs/>
                <w:color w:val="auto"/>
              </w:rPr>
            </w:pPr>
            <w:r>
              <w:rPr>
                <w:b/>
                <w:bCs/>
                <w:color w:val="auto"/>
              </w:rPr>
              <w:t>Purpose</w:t>
            </w:r>
          </w:p>
        </w:tc>
      </w:tr>
      <w:tr w:rsidR="00FB011E" w14:paraId="7F798803" w14:textId="77777777" w:rsidTr="006D7452">
        <w:trPr>
          <w:cnfStyle w:val="000000100000" w:firstRow="0" w:lastRow="0" w:firstColumn="0" w:lastColumn="0" w:oddVBand="0" w:evenVBand="0" w:oddHBand="1" w:evenHBand="0" w:firstRowFirstColumn="0" w:firstRowLastColumn="0" w:lastRowFirstColumn="0" w:lastRowLastColumn="0"/>
        </w:trPr>
        <w:tc>
          <w:tcPr>
            <w:tcW w:w="594" w:type="dxa"/>
          </w:tcPr>
          <w:p w14:paraId="7F7987FD" w14:textId="77777777" w:rsidR="00FB011E" w:rsidRDefault="00FB011E" w:rsidP="00FB011E">
            <w:pPr>
              <w:jc w:val="both"/>
              <w:rPr>
                <w:b w:val="0"/>
                <w:bCs w:val="0"/>
                <w:color w:val="auto"/>
              </w:rPr>
            </w:pPr>
            <w:r>
              <w:rPr>
                <w:b w:val="0"/>
                <w:bCs w:val="0"/>
                <w:color w:val="auto"/>
              </w:rPr>
              <w:t>1</w:t>
            </w:r>
          </w:p>
        </w:tc>
        <w:tc>
          <w:tcPr>
            <w:tcW w:w="2383" w:type="dxa"/>
          </w:tcPr>
          <w:p w14:paraId="7F7987FE" w14:textId="77777777" w:rsidR="00FB011E" w:rsidRDefault="00FB011E" w:rsidP="00FB011E">
            <w:pPr>
              <w:jc w:val="both"/>
              <w:rPr>
                <w:b w:val="0"/>
                <w:bCs w:val="0"/>
                <w:color w:val="auto"/>
              </w:rPr>
            </w:pPr>
            <w:r>
              <w:rPr>
                <w:b w:val="0"/>
                <w:bCs w:val="0"/>
                <w:color w:val="auto"/>
              </w:rPr>
              <w:t>Disabled library links</w:t>
            </w:r>
          </w:p>
        </w:tc>
        <w:tc>
          <w:tcPr>
            <w:tcW w:w="5811" w:type="dxa"/>
          </w:tcPr>
          <w:p w14:paraId="7F7987FF" w14:textId="77777777" w:rsidR="00FB011E" w:rsidRDefault="00FB011E" w:rsidP="00FB011E">
            <w:pPr>
              <w:jc w:val="both"/>
              <w:rPr>
                <w:b w:val="0"/>
                <w:bCs w:val="0"/>
                <w:color w:val="auto"/>
              </w:rPr>
            </w:pPr>
            <w:r>
              <w:rPr>
                <w:b w:val="0"/>
                <w:bCs w:val="0"/>
                <w:color w:val="auto"/>
              </w:rPr>
              <w:t>There should not be any disabled library link.</w:t>
            </w:r>
          </w:p>
          <w:p w14:paraId="7F798800" w14:textId="77777777" w:rsidR="001542B1" w:rsidRDefault="001542B1" w:rsidP="00FB011E">
            <w:pPr>
              <w:jc w:val="both"/>
              <w:rPr>
                <w:b w:val="0"/>
                <w:bCs w:val="0"/>
                <w:i/>
                <w:color w:val="auto"/>
              </w:rPr>
            </w:pPr>
          </w:p>
          <w:p w14:paraId="7F798801" w14:textId="77777777" w:rsidR="00FB011E" w:rsidRDefault="00FB011E" w:rsidP="000079A6">
            <w:pPr>
              <w:pStyle w:val="ListParagraph"/>
              <w:numPr>
                <w:ilvl w:val="0"/>
                <w:numId w:val="41"/>
              </w:numPr>
              <w:jc w:val="both"/>
              <w:rPr>
                <w:b w:val="0"/>
                <w:bCs w:val="0"/>
                <w:i/>
                <w:color w:val="auto"/>
              </w:rPr>
            </w:pPr>
            <w:r w:rsidRPr="000079A6">
              <w:rPr>
                <w:b w:val="0"/>
                <w:bCs w:val="0"/>
                <w:i/>
                <w:color w:val="auto"/>
              </w:rPr>
              <w:t>If a model contains disable links then the changes in done in the model is not consistent with the linked library which is checked in along with the model</w:t>
            </w:r>
          </w:p>
          <w:p w14:paraId="7F798802" w14:textId="77777777" w:rsidR="004108FF" w:rsidRPr="000079A6" w:rsidRDefault="004108FF" w:rsidP="004108FF">
            <w:pPr>
              <w:pStyle w:val="ListParagraph"/>
              <w:jc w:val="both"/>
              <w:rPr>
                <w:b w:val="0"/>
                <w:bCs w:val="0"/>
                <w:i/>
                <w:color w:val="auto"/>
              </w:rPr>
            </w:pPr>
          </w:p>
        </w:tc>
      </w:tr>
      <w:tr w:rsidR="00261074" w14:paraId="7F79880A" w14:textId="77777777" w:rsidTr="006D7452">
        <w:trPr>
          <w:cnfStyle w:val="000000010000" w:firstRow="0" w:lastRow="0" w:firstColumn="0" w:lastColumn="0" w:oddVBand="0" w:evenVBand="0" w:oddHBand="0" w:evenHBand="1" w:firstRowFirstColumn="0" w:firstRowLastColumn="0" w:lastRowFirstColumn="0" w:lastRowLastColumn="0"/>
        </w:trPr>
        <w:tc>
          <w:tcPr>
            <w:tcW w:w="594" w:type="dxa"/>
          </w:tcPr>
          <w:p w14:paraId="7F798804" w14:textId="77777777" w:rsidR="00261074" w:rsidRDefault="000D211D" w:rsidP="00FB011E">
            <w:pPr>
              <w:jc w:val="both"/>
              <w:rPr>
                <w:b w:val="0"/>
                <w:bCs w:val="0"/>
                <w:color w:val="auto"/>
              </w:rPr>
            </w:pPr>
            <w:r>
              <w:rPr>
                <w:b w:val="0"/>
                <w:bCs w:val="0"/>
                <w:color w:val="auto"/>
              </w:rPr>
              <w:t>2</w:t>
            </w:r>
          </w:p>
        </w:tc>
        <w:tc>
          <w:tcPr>
            <w:tcW w:w="2383" w:type="dxa"/>
          </w:tcPr>
          <w:p w14:paraId="7F798805" w14:textId="77777777" w:rsidR="00261074" w:rsidRDefault="000D211D" w:rsidP="00FB011E">
            <w:pPr>
              <w:jc w:val="both"/>
              <w:rPr>
                <w:b w:val="0"/>
                <w:bCs w:val="0"/>
                <w:color w:val="auto"/>
              </w:rPr>
            </w:pPr>
            <w:r>
              <w:rPr>
                <w:b w:val="0"/>
                <w:bCs w:val="0"/>
                <w:color w:val="auto"/>
              </w:rPr>
              <w:t>Magenta blocks checks</w:t>
            </w:r>
          </w:p>
        </w:tc>
        <w:tc>
          <w:tcPr>
            <w:tcW w:w="5811" w:type="dxa"/>
          </w:tcPr>
          <w:p w14:paraId="7F798806" w14:textId="77777777" w:rsidR="00261074" w:rsidRDefault="003C6024" w:rsidP="00FB011E">
            <w:pPr>
              <w:jc w:val="both"/>
              <w:rPr>
                <w:b w:val="0"/>
                <w:bCs w:val="0"/>
                <w:color w:val="auto"/>
              </w:rPr>
            </w:pPr>
            <w:r>
              <w:rPr>
                <w:b w:val="0"/>
                <w:bCs w:val="0"/>
                <w:color w:val="auto"/>
              </w:rPr>
              <w:t>There should not be any magenta blocks</w:t>
            </w:r>
          </w:p>
          <w:p w14:paraId="7F798807" w14:textId="77777777" w:rsidR="00CB4739" w:rsidRDefault="00CB4739" w:rsidP="00FB011E">
            <w:pPr>
              <w:jc w:val="both"/>
              <w:rPr>
                <w:b w:val="0"/>
                <w:bCs w:val="0"/>
                <w:color w:val="auto"/>
              </w:rPr>
            </w:pPr>
          </w:p>
          <w:p w14:paraId="7F798808" w14:textId="77777777" w:rsidR="003C6024" w:rsidRDefault="003C6024" w:rsidP="00CB4739">
            <w:pPr>
              <w:pStyle w:val="ListParagraph"/>
              <w:numPr>
                <w:ilvl w:val="0"/>
                <w:numId w:val="41"/>
              </w:numPr>
              <w:jc w:val="both"/>
              <w:rPr>
                <w:b w:val="0"/>
                <w:bCs w:val="0"/>
                <w:i/>
                <w:color w:val="auto"/>
              </w:rPr>
            </w:pPr>
            <w:r w:rsidRPr="003C6024">
              <w:rPr>
                <w:b w:val="0"/>
                <w:bCs w:val="0"/>
                <w:i/>
                <w:color w:val="auto"/>
              </w:rPr>
              <w:t xml:space="preserve">As per the coloring guideline “magenta” </w:t>
            </w:r>
            <w:r w:rsidR="00CB4739">
              <w:rPr>
                <w:b w:val="0"/>
                <w:bCs w:val="0"/>
                <w:i/>
                <w:color w:val="auto"/>
              </w:rPr>
              <w:t xml:space="preserve">background </w:t>
            </w:r>
            <w:r w:rsidRPr="003C6024">
              <w:rPr>
                <w:b w:val="0"/>
                <w:bCs w:val="0"/>
                <w:i/>
                <w:color w:val="auto"/>
              </w:rPr>
              <w:t xml:space="preserve">colored blocks indicate that the block needs to </w:t>
            </w:r>
            <w:r w:rsidR="00CB4739">
              <w:rPr>
                <w:b w:val="0"/>
                <w:bCs w:val="0"/>
                <w:i/>
                <w:color w:val="auto"/>
              </w:rPr>
              <w:t xml:space="preserve">be </w:t>
            </w:r>
            <w:r w:rsidR="00CB4739" w:rsidRPr="003C6024">
              <w:rPr>
                <w:b w:val="0"/>
                <w:bCs w:val="0"/>
                <w:i/>
                <w:color w:val="auto"/>
              </w:rPr>
              <w:t>prepare</w:t>
            </w:r>
            <w:r w:rsidR="00CB4739">
              <w:rPr>
                <w:b w:val="0"/>
                <w:bCs w:val="0"/>
                <w:i/>
                <w:color w:val="auto"/>
              </w:rPr>
              <w:t>d</w:t>
            </w:r>
            <w:r w:rsidRPr="003C6024">
              <w:rPr>
                <w:b w:val="0"/>
                <w:bCs w:val="0"/>
                <w:i/>
                <w:color w:val="auto"/>
              </w:rPr>
              <w:t xml:space="preserve"> for TargetLink code generation</w:t>
            </w:r>
            <w:r w:rsidR="00CB4739">
              <w:rPr>
                <w:b w:val="0"/>
                <w:bCs w:val="0"/>
                <w:i/>
                <w:color w:val="auto"/>
              </w:rPr>
              <w:t>. Once the TL properties are assigned the blocks color needs to be changed to default white background color</w:t>
            </w:r>
          </w:p>
          <w:p w14:paraId="7F798809" w14:textId="77777777" w:rsidR="004108FF" w:rsidRPr="003C6024" w:rsidRDefault="004108FF" w:rsidP="004108FF">
            <w:pPr>
              <w:pStyle w:val="ListParagraph"/>
              <w:jc w:val="both"/>
              <w:rPr>
                <w:b w:val="0"/>
                <w:bCs w:val="0"/>
                <w:i/>
                <w:color w:val="auto"/>
              </w:rPr>
            </w:pPr>
          </w:p>
        </w:tc>
      </w:tr>
      <w:tr w:rsidR="00261074" w14:paraId="7F798811" w14:textId="77777777" w:rsidTr="006D7452">
        <w:trPr>
          <w:cnfStyle w:val="000000100000" w:firstRow="0" w:lastRow="0" w:firstColumn="0" w:lastColumn="0" w:oddVBand="0" w:evenVBand="0" w:oddHBand="1" w:evenHBand="0" w:firstRowFirstColumn="0" w:firstRowLastColumn="0" w:lastRowFirstColumn="0" w:lastRowLastColumn="0"/>
        </w:trPr>
        <w:tc>
          <w:tcPr>
            <w:tcW w:w="594" w:type="dxa"/>
          </w:tcPr>
          <w:p w14:paraId="7F79880B" w14:textId="77777777" w:rsidR="00261074" w:rsidRDefault="000D211D" w:rsidP="00FB011E">
            <w:pPr>
              <w:jc w:val="both"/>
              <w:rPr>
                <w:b w:val="0"/>
                <w:bCs w:val="0"/>
                <w:color w:val="auto"/>
              </w:rPr>
            </w:pPr>
            <w:r>
              <w:rPr>
                <w:b w:val="0"/>
                <w:bCs w:val="0"/>
                <w:color w:val="auto"/>
              </w:rPr>
              <w:t>3</w:t>
            </w:r>
          </w:p>
        </w:tc>
        <w:tc>
          <w:tcPr>
            <w:tcW w:w="2383" w:type="dxa"/>
          </w:tcPr>
          <w:p w14:paraId="7F79880C" w14:textId="77777777" w:rsidR="00261074" w:rsidRDefault="000D211D" w:rsidP="00FB011E">
            <w:pPr>
              <w:jc w:val="both"/>
              <w:rPr>
                <w:b w:val="0"/>
                <w:bCs w:val="0"/>
                <w:color w:val="auto"/>
              </w:rPr>
            </w:pPr>
            <w:r>
              <w:rPr>
                <w:b w:val="0"/>
                <w:bCs w:val="0"/>
                <w:color w:val="auto"/>
              </w:rPr>
              <w:t>TL-SL mismatches</w:t>
            </w:r>
          </w:p>
        </w:tc>
        <w:tc>
          <w:tcPr>
            <w:tcW w:w="5811" w:type="dxa"/>
          </w:tcPr>
          <w:p w14:paraId="7F79880D" w14:textId="77777777" w:rsidR="00261074" w:rsidRDefault="004108FF" w:rsidP="00FB011E">
            <w:pPr>
              <w:jc w:val="both"/>
              <w:rPr>
                <w:b w:val="0"/>
                <w:bCs w:val="0"/>
                <w:color w:val="auto"/>
              </w:rPr>
            </w:pPr>
            <w:r>
              <w:rPr>
                <w:b w:val="0"/>
                <w:bCs w:val="0"/>
                <w:color w:val="auto"/>
              </w:rPr>
              <w:t>There should not be any TL-SL datatype mismatches in any of the blocks.</w:t>
            </w:r>
          </w:p>
          <w:p w14:paraId="7F79880E" w14:textId="77777777" w:rsidR="004108FF" w:rsidRDefault="004108FF" w:rsidP="00FB011E">
            <w:pPr>
              <w:jc w:val="both"/>
              <w:rPr>
                <w:b w:val="0"/>
                <w:bCs w:val="0"/>
                <w:color w:val="auto"/>
              </w:rPr>
            </w:pPr>
          </w:p>
          <w:p w14:paraId="7F79880F" w14:textId="77777777" w:rsidR="004108FF" w:rsidRPr="004108FF" w:rsidRDefault="004108FF" w:rsidP="004108FF">
            <w:pPr>
              <w:pStyle w:val="ListParagraph"/>
              <w:numPr>
                <w:ilvl w:val="0"/>
                <w:numId w:val="41"/>
              </w:numPr>
              <w:jc w:val="both"/>
              <w:rPr>
                <w:b w:val="0"/>
                <w:bCs w:val="0"/>
                <w:i/>
                <w:color w:val="auto"/>
              </w:rPr>
            </w:pPr>
            <w:r w:rsidRPr="004108FF">
              <w:rPr>
                <w:b w:val="0"/>
                <w:bCs w:val="0"/>
                <w:i/>
                <w:color w:val="auto"/>
              </w:rPr>
              <w:t>If there is mismatch between the Simulink and TargetLink datatypes then this would result in MIL-SIL mismatches in module testing</w:t>
            </w:r>
          </w:p>
          <w:p w14:paraId="7F798810" w14:textId="77777777" w:rsidR="004108FF" w:rsidRDefault="004108FF" w:rsidP="00FB011E">
            <w:pPr>
              <w:jc w:val="both"/>
              <w:rPr>
                <w:b w:val="0"/>
                <w:bCs w:val="0"/>
                <w:color w:val="auto"/>
              </w:rPr>
            </w:pPr>
          </w:p>
        </w:tc>
      </w:tr>
      <w:tr w:rsidR="000D211D" w14:paraId="7F798818" w14:textId="77777777" w:rsidTr="006D7452">
        <w:trPr>
          <w:cnfStyle w:val="000000010000" w:firstRow="0" w:lastRow="0" w:firstColumn="0" w:lastColumn="0" w:oddVBand="0" w:evenVBand="0" w:oddHBand="0" w:evenHBand="1" w:firstRowFirstColumn="0" w:firstRowLastColumn="0" w:lastRowFirstColumn="0" w:lastRowLastColumn="0"/>
        </w:trPr>
        <w:tc>
          <w:tcPr>
            <w:tcW w:w="594" w:type="dxa"/>
          </w:tcPr>
          <w:p w14:paraId="7F798812" w14:textId="77777777" w:rsidR="000D211D" w:rsidRDefault="000D211D" w:rsidP="00FB011E">
            <w:pPr>
              <w:jc w:val="both"/>
              <w:rPr>
                <w:b w:val="0"/>
                <w:bCs w:val="0"/>
                <w:color w:val="auto"/>
              </w:rPr>
            </w:pPr>
            <w:r>
              <w:rPr>
                <w:b w:val="0"/>
                <w:bCs w:val="0"/>
                <w:color w:val="auto"/>
              </w:rPr>
              <w:t>4</w:t>
            </w:r>
          </w:p>
        </w:tc>
        <w:tc>
          <w:tcPr>
            <w:tcW w:w="2383" w:type="dxa"/>
          </w:tcPr>
          <w:p w14:paraId="7F798813" w14:textId="77777777" w:rsidR="000D211D" w:rsidRDefault="000D211D" w:rsidP="00FB011E">
            <w:pPr>
              <w:jc w:val="both"/>
              <w:rPr>
                <w:b w:val="0"/>
                <w:bCs w:val="0"/>
                <w:color w:val="auto"/>
              </w:rPr>
            </w:pPr>
            <w:r>
              <w:rPr>
                <w:b w:val="0"/>
                <w:bCs w:val="0"/>
                <w:color w:val="auto"/>
              </w:rPr>
              <w:t>Missing DD entries</w:t>
            </w:r>
          </w:p>
        </w:tc>
        <w:tc>
          <w:tcPr>
            <w:tcW w:w="5811" w:type="dxa"/>
          </w:tcPr>
          <w:p w14:paraId="7F798814" w14:textId="77777777" w:rsidR="000D211D" w:rsidRDefault="001C1D17" w:rsidP="00FB011E">
            <w:pPr>
              <w:jc w:val="both"/>
              <w:rPr>
                <w:b w:val="0"/>
                <w:bCs w:val="0"/>
                <w:color w:val="auto"/>
              </w:rPr>
            </w:pPr>
            <w:r>
              <w:rPr>
                <w:b w:val="0"/>
                <w:bCs w:val="0"/>
                <w:color w:val="auto"/>
              </w:rPr>
              <w:t>All TL ports, constant blocks</w:t>
            </w:r>
            <w:r w:rsidR="00311726">
              <w:rPr>
                <w:b w:val="0"/>
                <w:bCs w:val="0"/>
                <w:color w:val="auto"/>
              </w:rPr>
              <w:t xml:space="preserve"> (with some exceptions)</w:t>
            </w:r>
            <w:r>
              <w:rPr>
                <w:b w:val="0"/>
                <w:bCs w:val="0"/>
                <w:color w:val="auto"/>
              </w:rPr>
              <w:t>, calibration parameters shall be linked to the DD</w:t>
            </w:r>
          </w:p>
          <w:p w14:paraId="7F798815" w14:textId="77777777" w:rsidR="00165AF3" w:rsidRDefault="00165AF3" w:rsidP="00FB011E">
            <w:pPr>
              <w:jc w:val="both"/>
              <w:rPr>
                <w:b w:val="0"/>
                <w:bCs w:val="0"/>
                <w:color w:val="auto"/>
              </w:rPr>
            </w:pPr>
          </w:p>
          <w:p w14:paraId="7F798816" w14:textId="77777777" w:rsidR="00165AF3" w:rsidRPr="00165AF3" w:rsidRDefault="00165AF3" w:rsidP="00165AF3">
            <w:pPr>
              <w:pStyle w:val="ListParagraph"/>
              <w:numPr>
                <w:ilvl w:val="0"/>
                <w:numId w:val="41"/>
              </w:numPr>
              <w:jc w:val="both"/>
              <w:rPr>
                <w:b w:val="0"/>
                <w:bCs w:val="0"/>
                <w:i/>
                <w:color w:val="auto"/>
              </w:rPr>
            </w:pPr>
            <w:r w:rsidRPr="00165AF3">
              <w:rPr>
                <w:b w:val="0"/>
                <w:bCs w:val="0"/>
                <w:i/>
                <w:color w:val="auto"/>
              </w:rPr>
              <w:t>The code generation properties can be easily maintained in DD rather than in the model itself</w:t>
            </w:r>
          </w:p>
          <w:p w14:paraId="7F798817" w14:textId="77777777" w:rsidR="001C1D17" w:rsidRDefault="001C1D17" w:rsidP="00FB011E">
            <w:pPr>
              <w:jc w:val="both"/>
              <w:rPr>
                <w:b w:val="0"/>
                <w:bCs w:val="0"/>
                <w:color w:val="auto"/>
              </w:rPr>
            </w:pPr>
          </w:p>
        </w:tc>
      </w:tr>
      <w:tr w:rsidR="00FB011E" w14:paraId="7F79881E" w14:textId="77777777" w:rsidTr="006D7452">
        <w:trPr>
          <w:cnfStyle w:val="000000100000" w:firstRow="0" w:lastRow="0" w:firstColumn="0" w:lastColumn="0" w:oddVBand="0" w:evenVBand="0" w:oddHBand="1" w:evenHBand="0" w:firstRowFirstColumn="0" w:firstRowLastColumn="0" w:lastRowFirstColumn="0" w:lastRowLastColumn="0"/>
        </w:trPr>
        <w:tc>
          <w:tcPr>
            <w:tcW w:w="594" w:type="dxa"/>
          </w:tcPr>
          <w:p w14:paraId="7F798819" w14:textId="77777777" w:rsidR="00FB011E" w:rsidRDefault="000D211D" w:rsidP="00FB011E">
            <w:pPr>
              <w:jc w:val="both"/>
              <w:rPr>
                <w:b w:val="0"/>
                <w:bCs w:val="0"/>
                <w:color w:val="auto"/>
              </w:rPr>
            </w:pPr>
            <w:r>
              <w:rPr>
                <w:b w:val="0"/>
                <w:bCs w:val="0"/>
                <w:color w:val="auto"/>
              </w:rPr>
              <w:t>5</w:t>
            </w:r>
          </w:p>
        </w:tc>
        <w:tc>
          <w:tcPr>
            <w:tcW w:w="2383" w:type="dxa"/>
          </w:tcPr>
          <w:p w14:paraId="7F79881A" w14:textId="77777777" w:rsidR="00FB011E" w:rsidRDefault="00FB011E" w:rsidP="00FB011E">
            <w:pPr>
              <w:jc w:val="both"/>
              <w:rPr>
                <w:b w:val="0"/>
                <w:bCs w:val="0"/>
                <w:color w:val="auto"/>
              </w:rPr>
            </w:pPr>
            <w:r>
              <w:rPr>
                <w:b w:val="0"/>
                <w:bCs w:val="0"/>
                <w:color w:val="auto"/>
              </w:rPr>
              <w:t>Coloring guidelines check</w:t>
            </w:r>
          </w:p>
        </w:tc>
        <w:tc>
          <w:tcPr>
            <w:tcW w:w="5811" w:type="dxa"/>
          </w:tcPr>
          <w:p w14:paraId="7F79881B" w14:textId="77777777" w:rsidR="00FB011E" w:rsidRDefault="00FB011E" w:rsidP="00FB011E">
            <w:pPr>
              <w:jc w:val="both"/>
              <w:rPr>
                <w:b w:val="0"/>
                <w:bCs w:val="0"/>
                <w:color w:val="auto"/>
              </w:rPr>
            </w:pPr>
            <w:r>
              <w:rPr>
                <w:b w:val="0"/>
                <w:bCs w:val="0"/>
                <w:color w:val="auto"/>
              </w:rPr>
              <w:t>All model blocks shall follow the coloring guidelines specified for the project.</w:t>
            </w:r>
          </w:p>
          <w:p w14:paraId="7F79881C" w14:textId="77777777" w:rsidR="001542B1" w:rsidRDefault="001542B1" w:rsidP="00FB011E">
            <w:pPr>
              <w:jc w:val="both"/>
              <w:rPr>
                <w:b w:val="0"/>
                <w:bCs w:val="0"/>
                <w:color w:val="auto"/>
              </w:rPr>
            </w:pPr>
          </w:p>
          <w:p w14:paraId="7F79881D" w14:textId="77777777" w:rsidR="00FB011E" w:rsidRPr="000079A6" w:rsidRDefault="00FB011E" w:rsidP="000079A6">
            <w:pPr>
              <w:pStyle w:val="ListParagraph"/>
              <w:numPr>
                <w:ilvl w:val="0"/>
                <w:numId w:val="41"/>
              </w:numPr>
              <w:jc w:val="both"/>
              <w:rPr>
                <w:b w:val="0"/>
                <w:bCs w:val="0"/>
                <w:i/>
                <w:color w:val="auto"/>
              </w:rPr>
            </w:pPr>
            <w:r w:rsidRPr="000079A6">
              <w:rPr>
                <w:b w:val="0"/>
                <w:bCs w:val="0"/>
                <w:i/>
                <w:color w:val="auto"/>
              </w:rPr>
              <w:t>Coloring guidelines for port, constant, calibration parameters will ensure better readability of the model</w:t>
            </w:r>
          </w:p>
        </w:tc>
      </w:tr>
      <w:tr w:rsidR="00FB011E" w14:paraId="7F798824" w14:textId="77777777" w:rsidTr="006D7452">
        <w:trPr>
          <w:cnfStyle w:val="000000010000" w:firstRow="0" w:lastRow="0" w:firstColumn="0" w:lastColumn="0" w:oddVBand="0" w:evenVBand="0" w:oddHBand="0" w:evenHBand="1" w:firstRowFirstColumn="0" w:firstRowLastColumn="0" w:lastRowFirstColumn="0" w:lastRowLastColumn="0"/>
        </w:trPr>
        <w:tc>
          <w:tcPr>
            <w:tcW w:w="594" w:type="dxa"/>
          </w:tcPr>
          <w:p w14:paraId="7F79881F" w14:textId="77777777" w:rsidR="00FB011E" w:rsidRDefault="000D211D" w:rsidP="00FB011E">
            <w:pPr>
              <w:jc w:val="both"/>
              <w:rPr>
                <w:b w:val="0"/>
                <w:bCs w:val="0"/>
                <w:color w:val="auto"/>
              </w:rPr>
            </w:pPr>
            <w:r>
              <w:rPr>
                <w:b w:val="0"/>
                <w:bCs w:val="0"/>
                <w:color w:val="auto"/>
              </w:rPr>
              <w:t>6</w:t>
            </w:r>
          </w:p>
        </w:tc>
        <w:tc>
          <w:tcPr>
            <w:tcW w:w="2383" w:type="dxa"/>
          </w:tcPr>
          <w:p w14:paraId="7F798820" w14:textId="77777777" w:rsidR="00FB011E" w:rsidRDefault="00FB011E" w:rsidP="00FB011E">
            <w:pPr>
              <w:jc w:val="both"/>
              <w:rPr>
                <w:b w:val="0"/>
                <w:bCs w:val="0"/>
                <w:color w:val="auto"/>
              </w:rPr>
            </w:pPr>
            <w:r>
              <w:rPr>
                <w:b w:val="0"/>
                <w:bCs w:val="0"/>
                <w:color w:val="auto"/>
              </w:rPr>
              <w:t>Constant blocks values check</w:t>
            </w:r>
          </w:p>
        </w:tc>
        <w:tc>
          <w:tcPr>
            <w:tcW w:w="5811" w:type="dxa"/>
          </w:tcPr>
          <w:p w14:paraId="7F798821" w14:textId="77777777" w:rsidR="00FB011E" w:rsidRDefault="000079A6" w:rsidP="000079A6">
            <w:pPr>
              <w:jc w:val="both"/>
              <w:rPr>
                <w:b w:val="0"/>
                <w:bCs w:val="0"/>
                <w:color w:val="auto"/>
              </w:rPr>
            </w:pPr>
            <w:r>
              <w:rPr>
                <w:b w:val="0"/>
                <w:bCs w:val="0"/>
                <w:color w:val="auto"/>
              </w:rPr>
              <w:t>The numeric constants used in the model shall not have values other that -1, 0, 0.5, 1, 2</w:t>
            </w:r>
          </w:p>
          <w:p w14:paraId="7F798822" w14:textId="77777777" w:rsidR="000079A6" w:rsidRDefault="000079A6" w:rsidP="000079A6">
            <w:pPr>
              <w:jc w:val="both"/>
              <w:rPr>
                <w:b w:val="0"/>
                <w:bCs w:val="0"/>
                <w:color w:val="auto"/>
              </w:rPr>
            </w:pPr>
          </w:p>
          <w:p w14:paraId="0DB0F158" w14:textId="77777777" w:rsidR="000079A6" w:rsidRDefault="000079A6" w:rsidP="000079A6">
            <w:pPr>
              <w:pStyle w:val="ListParagraph"/>
              <w:numPr>
                <w:ilvl w:val="0"/>
                <w:numId w:val="41"/>
              </w:numPr>
              <w:jc w:val="both"/>
              <w:rPr>
                <w:b w:val="0"/>
                <w:bCs w:val="0"/>
                <w:i/>
                <w:color w:val="auto"/>
              </w:rPr>
            </w:pPr>
            <w:r w:rsidRPr="00261074">
              <w:rPr>
                <w:b w:val="0"/>
                <w:bCs w:val="0"/>
                <w:i/>
                <w:color w:val="auto"/>
              </w:rPr>
              <w:t xml:space="preserve">Magic numbers shall not be used as constant value. Instead all constant values other than above mentioned shall be defined in the </w:t>
            </w:r>
            <w:r w:rsidRPr="00261074">
              <w:rPr>
                <w:bCs w:val="0"/>
                <w:i/>
                <w:color w:val="auto"/>
              </w:rPr>
              <w:t>ini.m</w:t>
            </w:r>
            <w:r w:rsidRPr="00261074">
              <w:rPr>
                <w:b w:val="0"/>
                <w:bCs w:val="0"/>
                <w:i/>
                <w:color w:val="auto"/>
              </w:rPr>
              <w:t xml:space="preserve"> file with a </w:t>
            </w:r>
            <w:r w:rsidR="00261074" w:rsidRPr="00261074">
              <w:rPr>
                <w:b w:val="0"/>
                <w:bCs w:val="0"/>
                <w:i/>
                <w:color w:val="auto"/>
              </w:rPr>
              <w:t>meaningful</w:t>
            </w:r>
            <w:r w:rsidRPr="00261074">
              <w:rPr>
                <w:b w:val="0"/>
                <w:bCs w:val="0"/>
                <w:i/>
                <w:color w:val="auto"/>
              </w:rPr>
              <w:t xml:space="preserve"> name. This improves the understandability of the functionality</w:t>
            </w:r>
          </w:p>
          <w:p w14:paraId="54E7E4BF" w14:textId="77777777" w:rsidR="00BC6D47" w:rsidRDefault="00BC6D47" w:rsidP="00BC6D47">
            <w:pPr>
              <w:pStyle w:val="ListParagraph"/>
              <w:jc w:val="both"/>
              <w:rPr>
                <w:b w:val="0"/>
                <w:bCs w:val="0"/>
                <w:i/>
                <w:color w:val="auto"/>
              </w:rPr>
            </w:pPr>
          </w:p>
          <w:p w14:paraId="7F798823" w14:textId="538D4545" w:rsidR="00BC6D47" w:rsidRPr="00261074" w:rsidRDefault="00266EED" w:rsidP="00266EED">
            <w:pPr>
              <w:pStyle w:val="ListParagraph"/>
              <w:numPr>
                <w:ilvl w:val="0"/>
                <w:numId w:val="41"/>
              </w:numPr>
              <w:jc w:val="both"/>
              <w:rPr>
                <w:b w:val="0"/>
                <w:bCs w:val="0"/>
                <w:i/>
                <w:color w:val="auto"/>
              </w:rPr>
            </w:pPr>
            <w:r>
              <w:rPr>
                <w:b w:val="0"/>
                <w:bCs w:val="0"/>
                <w:i/>
                <w:color w:val="auto"/>
              </w:rPr>
              <w:t>Above mentioned numeric constants shall not be used for enumerations. It is mandatory to</w:t>
            </w:r>
            <w:r w:rsidR="00BC6D47">
              <w:rPr>
                <w:b w:val="0"/>
                <w:bCs w:val="0"/>
                <w:i/>
                <w:color w:val="auto"/>
              </w:rPr>
              <w:t xml:space="preserve"> define all constants</w:t>
            </w:r>
            <w:r w:rsidR="005D3DA1">
              <w:rPr>
                <w:b w:val="0"/>
                <w:bCs w:val="0"/>
                <w:i/>
                <w:color w:val="auto"/>
              </w:rPr>
              <w:t xml:space="preserve"> for</w:t>
            </w:r>
            <w:r w:rsidR="00BC6D47">
              <w:rPr>
                <w:b w:val="0"/>
                <w:bCs w:val="0"/>
                <w:i/>
                <w:color w:val="auto"/>
              </w:rPr>
              <w:t xml:space="preserve"> enumerations</w:t>
            </w:r>
            <w:r w:rsidR="005D3DA1">
              <w:rPr>
                <w:b w:val="0"/>
                <w:bCs w:val="0"/>
                <w:i/>
                <w:color w:val="auto"/>
              </w:rPr>
              <w:t xml:space="preserve"> in the </w:t>
            </w:r>
            <w:r w:rsidR="005D3DA1" w:rsidRPr="00BC6D47">
              <w:rPr>
                <w:bCs w:val="0"/>
                <w:i/>
                <w:color w:val="auto"/>
              </w:rPr>
              <w:t>ini.m</w:t>
            </w:r>
            <w:r w:rsidR="006005E3">
              <w:rPr>
                <w:b w:val="0"/>
                <w:bCs w:val="0"/>
                <w:i/>
                <w:color w:val="auto"/>
              </w:rPr>
              <w:t xml:space="preserve"> with a proper naming.</w:t>
            </w:r>
            <w:r>
              <w:rPr>
                <w:b w:val="0"/>
                <w:bCs w:val="0"/>
                <w:i/>
                <w:color w:val="auto"/>
              </w:rPr>
              <w:t xml:space="preserve"> </w:t>
            </w:r>
          </w:p>
        </w:tc>
      </w:tr>
      <w:tr w:rsidR="00261074" w14:paraId="7F79882B" w14:textId="77777777" w:rsidTr="006D7452">
        <w:trPr>
          <w:cnfStyle w:val="000000100000" w:firstRow="0" w:lastRow="0" w:firstColumn="0" w:lastColumn="0" w:oddVBand="0" w:evenVBand="0" w:oddHBand="1" w:evenHBand="0" w:firstRowFirstColumn="0" w:firstRowLastColumn="0" w:lastRowFirstColumn="0" w:lastRowLastColumn="0"/>
        </w:trPr>
        <w:tc>
          <w:tcPr>
            <w:tcW w:w="594" w:type="dxa"/>
          </w:tcPr>
          <w:p w14:paraId="7F798825" w14:textId="77777777" w:rsidR="00261074" w:rsidRDefault="000D211D" w:rsidP="00FB011E">
            <w:pPr>
              <w:jc w:val="both"/>
              <w:rPr>
                <w:b w:val="0"/>
                <w:bCs w:val="0"/>
                <w:color w:val="auto"/>
              </w:rPr>
            </w:pPr>
            <w:r>
              <w:rPr>
                <w:b w:val="0"/>
                <w:bCs w:val="0"/>
                <w:color w:val="auto"/>
              </w:rPr>
              <w:lastRenderedPageBreak/>
              <w:t>7</w:t>
            </w:r>
          </w:p>
        </w:tc>
        <w:tc>
          <w:tcPr>
            <w:tcW w:w="2383" w:type="dxa"/>
          </w:tcPr>
          <w:p w14:paraId="7F798826" w14:textId="77777777" w:rsidR="00261074" w:rsidRDefault="000D211D" w:rsidP="00FB011E">
            <w:pPr>
              <w:jc w:val="both"/>
              <w:rPr>
                <w:b w:val="0"/>
                <w:bCs w:val="0"/>
                <w:color w:val="auto"/>
              </w:rPr>
            </w:pPr>
            <w:r>
              <w:rPr>
                <w:b w:val="0"/>
                <w:bCs w:val="0"/>
                <w:color w:val="auto"/>
              </w:rPr>
              <w:t>Missing interface SL datatypes</w:t>
            </w:r>
          </w:p>
        </w:tc>
        <w:tc>
          <w:tcPr>
            <w:tcW w:w="5811" w:type="dxa"/>
          </w:tcPr>
          <w:p w14:paraId="7F798827" w14:textId="77777777" w:rsidR="00261074" w:rsidRDefault="00E15842" w:rsidP="000079A6">
            <w:pPr>
              <w:jc w:val="both"/>
              <w:rPr>
                <w:b w:val="0"/>
                <w:bCs w:val="0"/>
                <w:color w:val="auto"/>
              </w:rPr>
            </w:pPr>
            <w:r>
              <w:rPr>
                <w:b w:val="0"/>
                <w:bCs w:val="0"/>
                <w:color w:val="auto"/>
              </w:rPr>
              <w:t>All library interfaces</w:t>
            </w:r>
            <w:r w:rsidR="006D73FB">
              <w:rPr>
                <w:b w:val="0"/>
                <w:bCs w:val="0"/>
                <w:color w:val="auto"/>
              </w:rPr>
              <w:t xml:space="preserve">/ports </w:t>
            </w:r>
            <w:r>
              <w:rPr>
                <w:b w:val="0"/>
                <w:bCs w:val="0"/>
                <w:color w:val="auto"/>
              </w:rPr>
              <w:t>shall be assigned to proper SL datatypes.</w:t>
            </w:r>
          </w:p>
          <w:p w14:paraId="7F798828" w14:textId="77777777" w:rsidR="006D73FB" w:rsidRDefault="006D73FB" w:rsidP="000079A6">
            <w:pPr>
              <w:jc w:val="both"/>
              <w:rPr>
                <w:b w:val="0"/>
                <w:bCs w:val="0"/>
                <w:color w:val="auto"/>
              </w:rPr>
            </w:pPr>
          </w:p>
          <w:p w14:paraId="7F798829" w14:textId="77777777" w:rsidR="006D73FB" w:rsidRPr="006D73FB" w:rsidRDefault="006D73FB" w:rsidP="006D73FB">
            <w:pPr>
              <w:pStyle w:val="ListParagraph"/>
              <w:numPr>
                <w:ilvl w:val="0"/>
                <w:numId w:val="41"/>
              </w:numPr>
              <w:jc w:val="both"/>
              <w:rPr>
                <w:b w:val="0"/>
                <w:bCs w:val="0"/>
                <w:i/>
                <w:color w:val="auto"/>
              </w:rPr>
            </w:pPr>
            <w:r w:rsidRPr="006D73FB">
              <w:rPr>
                <w:b w:val="0"/>
                <w:bCs w:val="0"/>
                <w:i/>
                <w:color w:val="auto"/>
              </w:rPr>
              <w:t>Interfaces with explicit data types specified will avoid wrong datatype inheritance from other libraries. If wrong datatypes are inherited then the functionality may not behave as expected</w:t>
            </w:r>
          </w:p>
          <w:p w14:paraId="7F79882A" w14:textId="77777777" w:rsidR="00E15842" w:rsidRDefault="00E15842" w:rsidP="000079A6">
            <w:pPr>
              <w:jc w:val="both"/>
              <w:rPr>
                <w:b w:val="0"/>
                <w:bCs w:val="0"/>
                <w:color w:val="auto"/>
              </w:rPr>
            </w:pPr>
          </w:p>
        </w:tc>
      </w:tr>
      <w:tr w:rsidR="000D211D" w14:paraId="7F798831" w14:textId="77777777" w:rsidTr="006D7452">
        <w:trPr>
          <w:cnfStyle w:val="000000010000" w:firstRow="0" w:lastRow="0" w:firstColumn="0" w:lastColumn="0" w:oddVBand="0" w:evenVBand="0" w:oddHBand="0" w:evenHBand="1" w:firstRowFirstColumn="0" w:firstRowLastColumn="0" w:lastRowFirstColumn="0" w:lastRowLastColumn="0"/>
        </w:trPr>
        <w:tc>
          <w:tcPr>
            <w:tcW w:w="594" w:type="dxa"/>
          </w:tcPr>
          <w:p w14:paraId="7F79882C" w14:textId="77777777" w:rsidR="000D211D" w:rsidRDefault="000D211D" w:rsidP="00FB011E">
            <w:pPr>
              <w:jc w:val="both"/>
              <w:rPr>
                <w:b w:val="0"/>
                <w:bCs w:val="0"/>
                <w:color w:val="auto"/>
              </w:rPr>
            </w:pPr>
            <w:r>
              <w:rPr>
                <w:b w:val="0"/>
                <w:bCs w:val="0"/>
                <w:color w:val="auto"/>
              </w:rPr>
              <w:t>8</w:t>
            </w:r>
          </w:p>
        </w:tc>
        <w:tc>
          <w:tcPr>
            <w:tcW w:w="2383" w:type="dxa"/>
          </w:tcPr>
          <w:p w14:paraId="7F79882D" w14:textId="77777777" w:rsidR="000D211D" w:rsidRDefault="000D211D" w:rsidP="00FB011E">
            <w:pPr>
              <w:jc w:val="both"/>
              <w:rPr>
                <w:b w:val="0"/>
                <w:bCs w:val="0"/>
                <w:color w:val="auto"/>
              </w:rPr>
            </w:pPr>
            <w:r>
              <w:rPr>
                <w:b w:val="0"/>
                <w:bCs w:val="0"/>
                <w:color w:val="auto"/>
              </w:rPr>
              <w:t>TargetLink variable width not empty if class is FCN_IN_SCALAR</w:t>
            </w:r>
          </w:p>
        </w:tc>
        <w:tc>
          <w:tcPr>
            <w:tcW w:w="5811" w:type="dxa"/>
          </w:tcPr>
          <w:p w14:paraId="7F79882E" w14:textId="77777777" w:rsidR="000D211D" w:rsidRDefault="00964281" w:rsidP="000079A6">
            <w:pPr>
              <w:jc w:val="both"/>
              <w:rPr>
                <w:b w:val="0"/>
                <w:bCs w:val="0"/>
                <w:color w:val="auto"/>
              </w:rPr>
            </w:pPr>
            <w:r>
              <w:rPr>
                <w:b w:val="0"/>
                <w:bCs w:val="0"/>
                <w:color w:val="auto"/>
              </w:rPr>
              <w:t>There shall not be variables in DD with variable class “FCN_IN_SCALAR” and width as 1.</w:t>
            </w:r>
          </w:p>
          <w:p w14:paraId="7F79882F" w14:textId="77777777" w:rsidR="00964281" w:rsidRDefault="00964281" w:rsidP="000079A6">
            <w:pPr>
              <w:jc w:val="both"/>
              <w:rPr>
                <w:b w:val="0"/>
                <w:bCs w:val="0"/>
                <w:color w:val="auto"/>
              </w:rPr>
            </w:pPr>
          </w:p>
          <w:p w14:paraId="7F798830" w14:textId="77777777" w:rsidR="00964281" w:rsidRPr="00964281" w:rsidRDefault="00964281" w:rsidP="00964281">
            <w:pPr>
              <w:pStyle w:val="ListParagraph"/>
              <w:numPr>
                <w:ilvl w:val="0"/>
                <w:numId w:val="41"/>
              </w:numPr>
              <w:jc w:val="both"/>
              <w:rPr>
                <w:b w:val="0"/>
                <w:bCs w:val="0"/>
                <w:i/>
                <w:color w:val="auto"/>
              </w:rPr>
            </w:pPr>
            <w:r w:rsidRPr="00964281">
              <w:rPr>
                <w:b w:val="0"/>
                <w:bCs w:val="0"/>
                <w:i/>
                <w:color w:val="auto"/>
              </w:rPr>
              <w:t>This above case will result in generated code which causes ECU trap</w:t>
            </w:r>
          </w:p>
        </w:tc>
      </w:tr>
    </w:tbl>
    <w:p w14:paraId="7F798832" w14:textId="77777777" w:rsidR="00CE606B" w:rsidRPr="00AC4345" w:rsidRDefault="00CE606B" w:rsidP="00FB011E">
      <w:pPr>
        <w:jc w:val="both"/>
        <w:rPr>
          <w:b w:val="0"/>
          <w:bCs w:val="0"/>
          <w:color w:val="auto"/>
        </w:rPr>
      </w:pPr>
    </w:p>
    <w:p w14:paraId="7F798833" w14:textId="77777777" w:rsidR="00FB011E" w:rsidRDefault="00FB011E" w:rsidP="00FB011E">
      <w:pPr>
        <w:pStyle w:val="ListParagraph"/>
        <w:ind w:left="2160"/>
        <w:jc w:val="both"/>
        <w:rPr>
          <w:rFonts w:cs="Times New Roman"/>
          <w:b w:val="0"/>
          <w:bCs w:val="0"/>
          <w:color w:val="auto"/>
          <w:szCs w:val="20"/>
        </w:rPr>
      </w:pPr>
    </w:p>
    <w:p w14:paraId="7F798834" w14:textId="77777777" w:rsidR="00FB011E" w:rsidRDefault="00FB011E" w:rsidP="00FB011E">
      <w:pPr>
        <w:pStyle w:val="ListParagraph"/>
        <w:ind w:left="2160"/>
        <w:jc w:val="both"/>
        <w:rPr>
          <w:rFonts w:cs="Times New Roman"/>
          <w:b w:val="0"/>
          <w:bCs w:val="0"/>
          <w:color w:val="auto"/>
          <w:szCs w:val="20"/>
        </w:rPr>
      </w:pPr>
      <w:r>
        <w:rPr>
          <w:rFonts w:cs="Times New Roman"/>
          <w:b w:val="0"/>
          <w:bCs w:val="0"/>
          <w:color w:val="auto"/>
          <w:szCs w:val="20"/>
        </w:rPr>
        <w:t xml:space="preserve">The library block </w:t>
      </w:r>
      <w:r w:rsidR="00A209E0">
        <w:rPr>
          <w:rFonts w:cs="Times New Roman"/>
          <w:b w:val="0"/>
          <w:bCs w:val="0"/>
          <w:color w:val="auto"/>
          <w:szCs w:val="20"/>
        </w:rPr>
        <w:t>for “Pre-checkin”</w:t>
      </w:r>
      <w:r w:rsidR="008B2449">
        <w:rPr>
          <w:rFonts w:cs="Times New Roman"/>
          <w:b w:val="0"/>
          <w:bCs w:val="0"/>
          <w:color w:val="auto"/>
          <w:szCs w:val="20"/>
        </w:rPr>
        <w:t xml:space="preserve"> </w:t>
      </w:r>
      <w:r>
        <w:rPr>
          <w:rFonts w:cs="Times New Roman"/>
          <w:b w:val="0"/>
          <w:bCs w:val="0"/>
          <w:color w:val="auto"/>
          <w:szCs w:val="20"/>
        </w:rPr>
        <w:t>can be found in the below link:</w:t>
      </w:r>
    </w:p>
    <w:p w14:paraId="7F798835" w14:textId="77777777" w:rsidR="00A209E0" w:rsidRDefault="002956AD" w:rsidP="00FB011E">
      <w:pPr>
        <w:pStyle w:val="ListParagraph"/>
        <w:ind w:left="2160"/>
        <w:jc w:val="both"/>
        <w:rPr>
          <w:rFonts w:cs="Times New Roman"/>
          <w:b w:val="0"/>
          <w:bCs w:val="0"/>
          <w:color w:val="auto"/>
          <w:szCs w:val="20"/>
        </w:rPr>
      </w:pPr>
      <w:hyperlink r:id="rId40" w:history="1">
        <w:r w:rsidR="00A23527" w:rsidRPr="00DB6E7B">
          <w:rPr>
            <w:rStyle w:val="Hyperlink"/>
            <w:rFonts w:cs="Times New Roman"/>
            <w:b w:val="0"/>
            <w:bCs w:val="0"/>
            <w:szCs w:val="20"/>
          </w:rPr>
          <w:t>http://170.205.207.224:7001/si/viewrevision?projectName=d:/MKS_proj/T3_public/Tools/MbE/Matlab_Simulink/Misc/PreCheckInTest/project.pj&amp;projectRevision=:member&amp;revision=:member&amp;selection=ButtonModelReviewScripts.mdl</w:t>
        </w:r>
      </w:hyperlink>
    </w:p>
    <w:p w14:paraId="7F798836" w14:textId="77777777" w:rsidR="00FD4766" w:rsidRDefault="00FD4766" w:rsidP="00FD4766">
      <w:pPr>
        <w:pStyle w:val="ListParagraph"/>
        <w:ind w:left="2160"/>
        <w:jc w:val="center"/>
        <w:rPr>
          <w:rFonts w:cs="Times New Roman"/>
          <w:b w:val="0"/>
          <w:bCs w:val="0"/>
          <w:color w:val="auto"/>
          <w:szCs w:val="20"/>
        </w:rPr>
      </w:pPr>
    </w:p>
    <w:p w14:paraId="0809BF32" w14:textId="0BC1F240" w:rsidR="00BF222A" w:rsidRPr="00713774" w:rsidRDefault="00CF2CA9" w:rsidP="00BF222A">
      <w:pPr>
        <w:pStyle w:val="Heading1"/>
        <w:numPr>
          <w:ilvl w:val="3"/>
          <w:numId w:val="1"/>
        </w:numPr>
        <w:ind w:left="1800" w:right="-91"/>
        <w:jc w:val="both"/>
        <w:rPr>
          <w:bCs w:val="0"/>
          <w:color w:val="auto"/>
          <w:sz w:val="22"/>
          <w:szCs w:val="20"/>
        </w:rPr>
      </w:pPr>
      <w:bookmarkStart w:id="32" w:name="_Toc484791118"/>
      <w:r>
        <w:rPr>
          <w:bCs w:val="0"/>
          <w:color w:val="auto"/>
          <w:sz w:val="22"/>
          <w:szCs w:val="20"/>
        </w:rPr>
        <w:t>V</w:t>
      </w:r>
      <w:r w:rsidR="00587007" w:rsidRPr="00713774">
        <w:rPr>
          <w:bCs w:val="0"/>
          <w:color w:val="auto"/>
          <w:sz w:val="22"/>
          <w:szCs w:val="20"/>
        </w:rPr>
        <w:t>ariant handling in S</w:t>
      </w:r>
      <w:r w:rsidR="008E68C3" w:rsidRPr="00713774">
        <w:rPr>
          <w:bCs w:val="0"/>
          <w:color w:val="auto"/>
          <w:sz w:val="22"/>
          <w:szCs w:val="20"/>
        </w:rPr>
        <w:t>imulink</w:t>
      </w:r>
      <w:bookmarkEnd w:id="32"/>
    </w:p>
    <w:p w14:paraId="0D62EAD4" w14:textId="77777777" w:rsidR="00713774" w:rsidRPr="00713774" w:rsidRDefault="00713774" w:rsidP="00713774"/>
    <w:p w14:paraId="78F8A7AB" w14:textId="56AD9FA4" w:rsidR="00BF222A" w:rsidRDefault="00BF222A" w:rsidP="00C927E3">
      <w:pPr>
        <w:numPr>
          <w:ilvl w:val="0"/>
          <w:numId w:val="12"/>
        </w:numPr>
        <w:ind w:right="-91"/>
        <w:jc w:val="both"/>
        <w:rPr>
          <w:b w:val="0"/>
          <w:bCs w:val="0"/>
          <w:color w:val="auto"/>
        </w:rPr>
      </w:pPr>
      <w:r>
        <w:rPr>
          <w:b w:val="0"/>
          <w:bCs w:val="0"/>
          <w:color w:val="auto"/>
        </w:rPr>
        <w:t>Depending on the complexity of the logic the variant handling method shall be chosen.</w:t>
      </w:r>
    </w:p>
    <w:p w14:paraId="334053B1" w14:textId="77777777" w:rsidR="002C6927" w:rsidRDefault="002C6927" w:rsidP="002C6927">
      <w:pPr>
        <w:ind w:left="1800" w:right="-91"/>
        <w:jc w:val="both"/>
        <w:rPr>
          <w:b w:val="0"/>
          <w:bCs w:val="0"/>
          <w:color w:val="auto"/>
        </w:rPr>
      </w:pPr>
    </w:p>
    <w:p w14:paraId="6AD7C886" w14:textId="77777777" w:rsidR="002C6927" w:rsidRDefault="002C6927" w:rsidP="002C6927">
      <w:pPr>
        <w:numPr>
          <w:ilvl w:val="1"/>
          <w:numId w:val="12"/>
        </w:numPr>
        <w:ind w:right="-91"/>
        <w:jc w:val="both"/>
        <w:rPr>
          <w:bCs w:val="0"/>
          <w:color w:val="auto"/>
        </w:rPr>
      </w:pPr>
      <w:r w:rsidRPr="0073162E">
        <w:rPr>
          <w:bCs w:val="0"/>
          <w:color w:val="auto"/>
        </w:rPr>
        <w:t>Variant handling using library model:</w:t>
      </w:r>
    </w:p>
    <w:p w14:paraId="31E94090" w14:textId="77777777" w:rsidR="004F5E2D" w:rsidRPr="0073162E" w:rsidRDefault="004F5E2D" w:rsidP="004F5E2D">
      <w:pPr>
        <w:ind w:left="2520" w:right="-91"/>
        <w:jc w:val="both"/>
        <w:rPr>
          <w:bCs w:val="0"/>
          <w:color w:val="auto"/>
        </w:rPr>
      </w:pPr>
    </w:p>
    <w:p w14:paraId="7334A2CE" w14:textId="3278E572" w:rsidR="002C6927" w:rsidRDefault="002C6927" w:rsidP="002C6927">
      <w:pPr>
        <w:numPr>
          <w:ilvl w:val="2"/>
          <w:numId w:val="12"/>
        </w:numPr>
        <w:ind w:right="-91"/>
        <w:jc w:val="both"/>
        <w:rPr>
          <w:b w:val="0"/>
          <w:bCs w:val="0"/>
          <w:color w:val="auto"/>
        </w:rPr>
      </w:pPr>
      <w:r>
        <w:rPr>
          <w:b w:val="0"/>
          <w:bCs w:val="0"/>
          <w:color w:val="auto"/>
        </w:rPr>
        <w:t xml:space="preserve">This method shall be used for </w:t>
      </w:r>
      <w:r w:rsidR="00891BF7">
        <w:rPr>
          <w:b w:val="0"/>
          <w:bCs w:val="0"/>
          <w:color w:val="auto"/>
        </w:rPr>
        <w:t xml:space="preserve">variant handling of </w:t>
      </w:r>
      <w:r w:rsidRPr="00D25EB0">
        <w:rPr>
          <w:bCs w:val="0"/>
          <w:color w:val="auto"/>
        </w:rPr>
        <w:t xml:space="preserve">complex logics which </w:t>
      </w:r>
      <w:r w:rsidR="00891BF7" w:rsidRPr="00D25EB0">
        <w:rPr>
          <w:bCs w:val="0"/>
          <w:color w:val="auto"/>
        </w:rPr>
        <w:t>contains</w:t>
      </w:r>
      <w:r w:rsidRPr="00D25EB0">
        <w:rPr>
          <w:bCs w:val="0"/>
          <w:color w:val="auto"/>
        </w:rPr>
        <w:t xml:space="preserve"> more than 10 blocks or blocks equivalent to 5 lines of executable source code</w:t>
      </w:r>
      <w:r>
        <w:rPr>
          <w:b w:val="0"/>
          <w:bCs w:val="0"/>
          <w:color w:val="auto"/>
        </w:rPr>
        <w:t>.</w:t>
      </w:r>
    </w:p>
    <w:p w14:paraId="4556A8DB" w14:textId="77777777" w:rsidR="002C6927" w:rsidRDefault="002C6927" w:rsidP="002C6927">
      <w:pPr>
        <w:ind w:left="3240" w:right="-91"/>
        <w:jc w:val="both"/>
        <w:rPr>
          <w:b w:val="0"/>
          <w:bCs w:val="0"/>
          <w:color w:val="auto"/>
        </w:rPr>
      </w:pPr>
    </w:p>
    <w:p w14:paraId="2898A251" w14:textId="77777777" w:rsidR="002C6927" w:rsidRDefault="002C6927" w:rsidP="002C6927">
      <w:pPr>
        <w:ind w:left="2520" w:right="-91" w:firstLine="360"/>
        <w:jc w:val="both"/>
        <w:rPr>
          <w:bCs w:val="0"/>
          <w:color w:val="auto"/>
          <w:u w:val="single"/>
        </w:rPr>
      </w:pPr>
      <w:r w:rsidRPr="00E66C68">
        <w:rPr>
          <w:bCs w:val="0"/>
          <w:color w:val="auto"/>
          <w:u w:val="single"/>
        </w:rPr>
        <w:t>Implementation method:</w:t>
      </w:r>
    </w:p>
    <w:p w14:paraId="77D9CFA6" w14:textId="77777777" w:rsidR="00E66C68" w:rsidRPr="00E66C68" w:rsidRDefault="00E66C68" w:rsidP="002C6927">
      <w:pPr>
        <w:ind w:left="2520" w:right="-91" w:firstLine="360"/>
        <w:jc w:val="both"/>
        <w:rPr>
          <w:bCs w:val="0"/>
          <w:color w:val="auto"/>
          <w:u w:val="single"/>
        </w:rPr>
      </w:pPr>
    </w:p>
    <w:p w14:paraId="0297BF38" w14:textId="54F7788B" w:rsidR="002C6927" w:rsidRDefault="002C6927" w:rsidP="002C6927">
      <w:pPr>
        <w:numPr>
          <w:ilvl w:val="2"/>
          <w:numId w:val="12"/>
        </w:numPr>
        <w:ind w:right="-91"/>
        <w:jc w:val="both"/>
        <w:rPr>
          <w:b w:val="0"/>
          <w:bCs w:val="0"/>
          <w:color w:val="auto"/>
        </w:rPr>
      </w:pPr>
      <w:r>
        <w:rPr>
          <w:b w:val="0"/>
          <w:bCs w:val="0"/>
          <w:color w:val="auto"/>
        </w:rPr>
        <w:t xml:space="preserve">All variant specific model design shall be part of </w:t>
      </w:r>
      <w:r w:rsidR="00891BF7">
        <w:rPr>
          <w:b w:val="0"/>
          <w:bCs w:val="0"/>
          <w:color w:val="auto"/>
        </w:rPr>
        <w:t xml:space="preserve">a </w:t>
      </w:r>
      <w:r>
        <w:rPr>
          <w:b w:val="0"/>
          <w:bCs w:val="0"/>
          <w:color w:val="auto"/>
        </w:rPr>
        <w:t>separate library</w:t>
      </w:r>
      <w:r w:rsidR="00891BF7">
        <w:rPr>
          <w:b w:val="0"/>
          <w:bCs w:val="0"/>
          <w:color w:val="auto"/>
        </w:rPr>
        <w:t xml:space="preserve"> (lib_&lt;VariantSpecificFunction&gt;.mdl)</w:t>
      </w:r>
    </w:p>
    <w:p w14:paraId="128F66E4" w14:textId="77777777" w:rsidR="002C6927" w:rsidRDefault="002C6927" w:rsidP="002C6927">
      <w:pPr>
        <w:ind w:left="3240" w:right="-91"/>
        <w:jc w:val="both"/>
        <w:rPr>
          <w:b w:val="0"/>
          <w:bCs w:val="0"/>
          <w:color w:val="auto"/>
        </w:rPr>
      </w:pPr>
    </w:p>
    <w:p w14:paraId="226AFE5E" w14:textId="153AB76D" w:rsidR="002C6927" w:rsidRPr="00BC2568" w:rsidRDefault="002C6927" w:rsidP="002C6927">
      <w:pPr>
        <w:numPr>
          <w:ilvl w:val="2"/>
          <w:numId w:val="12"/>
        </w:numPr>
        <w:ind w:right="-91"/>
        <w:jc w:val="both"/>
        <w:rPr>
          <w:b w:val="0"/>
          <w:bCs w:val="0"/>
          <w:color w:val="auto"/>
        </w:rPr>
      </w:pPr>
      <w:r>
        <w:rPr>
          <w:b w:val="0"/>
          <w:bCs w:val="0"/>
          <w:color w:val="auto"/>
        </w:rPr>
        <w:t xml:space="preserve">All generic model design common for all variants shall </w:t>
      </w:r>
      <w:r w:rsidR="00891BF7">
        <w:rPr>
          <w:b w:val="0"/>
          <w:bCs w:val="0"/>
          <w:color w:val="auto"/>
        </w:rPr>
        <w:t xml:space="preserve">be </w:t>
      </w:r>
      <w:r>
        <w:rPr>
          <w:b w:val="0"/>
          <w:bCs w:val="0"/>
          <w:color w:val="auto"/>
        </w:rPr>
        <w:t xml:space="preserve">part of </w:t>
      </w:r>
      <w:r w:rsidR="00891BF7">
        <w:rPr>
          <w:b w:val="0"/>
          <w:bCs w:val="0"/>
          <w:color w:val="auto"/>
        </w:rPr>
        <w:t xml:space="preserve">a </w:t>
      </w:r>
      <w:r>
        <w:rPr>
          <w:b w:val="0"/>
          <w:bCs w:val="0"/>
          <w:color w:val="auto"/>
        </w:rPr>
        <w:t>separate library</w:t>
      </w:r>
      <w:r w:rsidR="00891BF7">
        <w:rPr>
          <w:b w:val="0"/>
          <w:bCs w:val="0"/>
          <w:color w:val="auto"/>
        </w:rPr>
        <w:t xml:space="preserve"> (lib_&lt;GenericFunction&gt;.mdl)</w:t>
      </w:r>
    </w:p>
    <w:p w14:paraId="7DAD15D7" w14:textId="77777777" w:rsidR="002C6927" w:rsidRDefault="002C6927" w:rsidP="002C6927">
      <w:pPr>
        <w:ind w:left="3240" w:right="-91"/>
        <w:jc w:val="both"/>
        <w:rPr>
          <w:b w:val="0"/>
          <w:bCs w:val="0"/>
          <w:color w:val="auto"/>
        </w:rPr>
      </w:pPr>
    </w:p>
    <w:p w14:paraId="742BD40F" w14:textId="77777777" w:rsidR="002C6927" w:rsidRDefault="002C6927" w:rsidP="002C6927">
      <w:pPr>
        <w:numPr>
          <w:ilvl w:val="2"/>
          <w:numId w:val="12"/>
        </w:numPr>
        <w:ind w:right="-91"/>
        <w:jc w:val="both"/>
        <w:rPr>
          <w:b w:val="0"/>
          <w:bCs w:val="0"/>
          <w:color w:val="auto"/>
        </w:rPr>
      </w:pPr>
      <w:r>
        <w:rPr>
          <w:b w:val="0"/>
          <w:bCs w:val="0"/>
          <w:color w:val="auto"/>
        </w:rPr>
        <w:t>During model integration at the component or module level, the generic model library and respective variant specific model library shall be integrated.</w:t>
      </w:r>
    </w:p>
    <w:p w14:paraId="34417C07" w14:textId="77777777" w:rsidR="00891BF7" w:rsidRDefault="00891BF7" w:rsidP="00891BF7">
      <w:pPr>
        <w:pStyle w:val="ListParagraph"/>
        <w:rPr>
          <w:b w:val="0"/>
          <w:bCs w:val="0"/>
          <w:color w:val="auto"/>
        </w:rPr>
      </w:pPr>
    </w:p>
    <w:p w14:paraId="58C5B870" w14:textId="4F3FDC21" w:rsidR="00891BF7" w:rsidRDefault="00891BF7" w:rsidP="00CB21D5">
      <w:pPr>
        <w:ind w:left="2520" w:right="-91"/>
        <w:jc w:val="center"/>
        <w:rPr>
          <w:b w:val="0"/>
          <w:bCs w:val="0"/>
          <w:color w:val="auto"/>
        </w:rPr>
      </w:pPr>
      <w:r w:rsidRPr="00C94834">
        <w:rPr>
          <w:b w:val="0"/>
          <w:bCs w:val="0"/>
          <w:noProof/>
          <w:color w:val="auto"/>
          <w:lang w:bidi="ar-SA"/>
        </w:rPr>
        <w:drawing>
          <wp:inline distT="0" distB="0" distL="0" distR="0" wp14:anchorId="5FECB1AE" wp14:editId="7536FB49">
            <wp:extent cx="4050235" cy="1940944"/>
            <wp:effectExtent l="0" t="0" r="762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5244" cy="1948137"/>
                    </a:xfrm>
                    <a:prstGeom prst="rect">
                      <a:avLst/>
                    </a:prstGeom>
                  </pic:spPr>
                </pic:pic>
              </a:graphicData>
            </a:graphic>
          </wp:inline>
        </w:drawing>
      </w:r>
    </w:p>
    <w:p w14:paraId="540F1D14" w14:textId="77777777" w:rsidR="00891BF7" w:rsidRDefault="00891BF7" w:rsidP="00891BF7">
      <w:pPr>
        <w:pStyle w:val="ListParagraph"/>
        <w:rPr>
          <w:b w:val="0"/>
          <w:bCs w:val="0"/>
          <w:color w:val="auto"/>
        </w:rPr>
      </w:pPr>
    </w:p>
    <w:p w14:paraId="089B977C" w14:textId="02D4693F" w:rsidR="00891BF7" w:rsidRDefault="00891BF7" w:rsidP="002C6927">
      <w:pPr>
        <w:numPr>
          <w:ilvl w:val="2"/>
          <w:numId w:val="12"/>
        </w:numPr>
        <w:ind w:right="-91"/>
        <w:jc w:val="both"/>
        <w:rPr>
          <w:b w:val="0"/>
          <w:bCs w:val="0"/>
          <w:color w:val="auto"/>
        </w:rPr>
      </w:pPr>
      <w:r>
        <w:rPr>
          <w:b w:val="0"/>
          <w:bCs w:val="0"/>
          <w:color w:val="auto"/>
        </w:rPr>
        <w:t>All ports of generic library which are not used by a variant specific library shall be terminated at the integration level</w:t>
      </w:r>
    </w:p>
    <w:p w14:paraId="5307EF98" w14:textId="77777777" w:rsidR="00D208AC" w:rsidRDefault="00D208AC" w:rsidP="00D208AC">
      <w:pPr>
        <w:ind w:left="3240" w:right="-91"/>
        <w:jc w:val="both"/>
        <w:rPr>
          <w:b w:val="0"/>
          <w:bCs w:val="0"/>
          <w:color w:val="auto"/>
        </w:rPr>
      </w:pPr>
    </w:p>
    <w:p w14:paraId="3A86FA85" w14:textId="2B395F40" w:rsidR="00D208AC" w:rsidRDefault="00D208AC" w:rsidP="00D208AC">
      <w:pPr>
        <w:numPr>
          <w:ilvl w:val="2"/>
          <w:numId w:val="12"/>
        </w:numPr>
        <w:ind w:right="-91"/>
        <w:jc w:val="both"/>
        <w:rPr>
          <w:b w:val="0"/>
          <w:bCs w:val="0"/>
          <w:color w:val="auto"/>
        </w:rPr>
      </w:pPr>
      <w:r>
        <w:rPr>
          <w:b w:val="0"/>
          <w:bCs w:val="0"/>
          <w:color w:val="auto"/>
        </w:rPr>
        <w:t>Based on the complexity, the variant library shall be treated as separate module with all quality documents or as a standalone library model tested at the higher level of integration.</w:t>
      </w:r>
    </w:p>
    <w:p w14:paraId="32BBFF8A" w14:textId="77777777" w:rsidR="00D208AC" w:rsidRDefault="00D208AC" w:rsidP="00D208AC">
      <w:pPr>
        <w:pStyle w:val="ListParagraph"/>
        <w:rPr>
          <w:b w:val="0"/>
          <w:bCs w:val="0"/>
          <w:color w:val="auto"/>
        </w:rPr>
      </w:pPr>
    </w:p>
    <w:p w14:paraId="139E15EE" w14:textId="372C3EFD" w:rsidR="00D208AC" w:rsidRDefault="00D208AC" w:rsidP="00D208AC">
      <w:pPr>
        <w:numPr>
          <w:ilvl w:val="2"/>
          <w:numId w:val="12"/>
        </w:numPr>
        <w:ind w:right="-91"/>
        <w:jc w:val="both"/>
        <w:rPr>
          <w:b w:val="0"/>
          <w:bCs w:val="0"/>
          <w:color w:val="auto"/>
        </w:rPr>
      </w:pPr>
      <w:r>
        <w:rPr>
          <w:b w:val="0"/>
          <w:bCs w:val="0"/>
          <w:color w:val="auto"/>
        </w:rPr>
        <w:t xml:space="preserve">In case </w:t>
      </w:r>
      <w:r w:rsidR="00705E3B">
        <w:rPr>
          <w:b w:val="0"/>
          <w:bCs w:val="0"/>
          <w:color w:val="auto"/>
        </w:rPr>
        <w:t xml:space="preserve">of </w:t>
      </w:r>
      <w:r>
        <w:rPr>
          <w:b w:val="0"/>
          <w:bCs w:val="0"/>
          <w:color w:val="auto"/>
        </w:rPr>
        <w:t>variant</w:t>
      </w:r>
      <w:r w:rsidR="00705E3B">
        <w:rPr>
          <w:b w:val="0"/>
          <w:bCs w:val="0"/>
          <w:color w:val="auto"/>
        </w:rPr>
        <w:t xml:space="preserve"> as separate module</w:t>
      </w:r>
      <w:r w:rsidR="00CE648B">
        <w:rPr>
          <w:b w:val="0"/>
          <w:bCs w:val="0"/>
          <w:color w:val="auto"/>
        </w:rPr>
        <w:t>, the sub-project shall be available in the common repository and shared to variant specific repository</w:t>
      </w:r>
      <w:r w:rsidR="00C04DEC">
        <w:rPr>
          <w:b w:val="0"/>
          <w:bCs w:val="0"/>
          <w:color w:val="auto"/>
        </w:rPr>
        <w:t xml:space="preserve"> (Refer below)</w:t>
      </w:r>
    </w:p>
    <w:p w14:paraId="7438ED19" w14:textId="77777777" w:rsidR="00705E3B" w:rsidRPr="00D208AC" w:rsidRDefault="00705E3B" w:rsidP="00705E3B">
      <w:pPr>
        <w:ind w:right="-91"/>
        <w:jc w:val="both"/>
        <w:rPr>
          <w:b w:val="0"/>
          <w:bCs w:val="0"/>
          <w:color w:val="auto"/>
        </w:rPr>
      </w:pPr>
    </w:p>
    <w:p w14:paraId="7493B200" w14:textId="08EF7A13" w:rsidR="00891BF7" w:rsidRDefault="00486E26" w:rsidP="00486E26">
      <w:pPr>
        <w:pStyle w:val="ListParagraph"/>
        <w:jc w:val="right"/>
        <w:rPr>
          <w:b w:val="0"/>
          <w:bCs w:val="0"/>
          <w:color w:val="auto"/>
        </w:rPr>
      </w:pPr>
      <w:r w:rsidRPr="00486E26">
        <w:rPr>
          <w:b w:val="0"/>
          <w:bCs w:val="0"/>
          <w:noProof/>
          <w:color w:val="auto"/>
          <w:lang w:bidi="ar-SA"/>
        </w:rPr>
        <w:drawing>
          <wp:inline distT="0" distB="0" distL="0" distR="0" wp14:anchorId="662AF0E2" wp14:editId="429CAF08">
            <wp:extent cx="4703197" cy="17335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03197" cy="1733550"/>
                    </a:xfrm>
                    <a:prstGeom prst="rect">
                      <a:avLst/>
                    </a:prstGeom>
                  </pic:spPr>
                </pic:pic>
              </a:graphicData>
            </a:graphic>
          </wp:inline>
        </w:drawing>
      </w:r>
    </w:p>
    <w:p w14:paraId="22D1C19B" w14:textId="77777777" w:rsidR="00705E3B" w:rsidRDefault="00705E3B" w:rsidP="00705E3B">
      <w:pPr>
        <w:pStyle w:val="ListParagraph"/>
        <w:jc w:val="center"/>
        <w:rPr>
          <w:b w:val="0"/>
          <w:bCs w:val="0"/>
          <w:color w:val="auto"/>
        </w:rPr>
      </w:pPr>
    </w:p>
    <w:p w14:paraId="7A8560BA" w14:textId="73FB6352" w:rsidR="00705E3B" w:rsidRDefault="00705E3B" w:rsidP="00705E3B">
      <w:pPr>
        <w:numPr>
          <w:ilvl w:val="2"/>
          <w:numId w:val="12"/>
        </w:numPr>
        <w:ind w:right="-91"/>
        <w:jc w:val="both"/>
        <w:rPr>
          <w:b w:val="0"/>
          <w:bCs w:val="0"/>
          <w:color w:val="auto"/>
        </w:rPr>
      </w:pPr>
      <w:r>
        <w:rPr>
          <w:b w:val="0"/>
          <w:bCs w:val="0"/>
          <w:color w:val="auto"/>
        </w:rPr>
        <w:t>In case of variant as standalone library model</w:t>
      </w:r>
      <w:r w:rsidR="00C04DEC">
        <w:rPr>
          <w:b w:val="0"/>
          <w:bCs w:val="0"/>
          <w:color w:val="auto"/>
        </w:rPr>
        <w:t xml:space="preserve"> (Refer below)</w:t>
      </w:r>
    </w:p>
    <w:p w14:paraId="3B03B0B6" w14:textId="4E6C9988" w:rsidR="00D82BCC" w:rsidRDefault="00705E3B" w:rsidP="004635EB">
      <w:pPr>
        <w:ind w:right="-91"/>
        <w:jc w:val="center"/>
        <w:rPr>
          <w:b w:val="0"/>
          <w:bCs w:val="0"/>
          <w:color w:val="auto"/>
        </w:rPr>
      </w:pPr>
      <w:r>
        <w:rPr>
          <w:b w:val="0"/>
          <w:bCs w:val="0"/>
          <w:color w:val="auto"/>
        </w:rPr>
        <w:t xml:space="preserve">                        </w:t>
      </w:r>
      <w:r w:rsidR="00D82BCC" w:rsidRPr="00D82BCC">
        <w:rPr>
          <w:b w:val="0"/>
          <w:bCs w:val="0"/>
          <w:noProof/>
          <w:color w:val="auto"/>
          <w:lang w:bidi="ar-SA"/>
        </w:rPr>
        <w:drawing>
          <wp:inline distT="0" distB="0" distL="0" distR="0" wp14:anchorId="693282DC" wp14:editId="51D314AD">
            <wp:extent cx="3877216" cy="16385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77216" cy="1638529"/>
                    </a:xfrm>
                    <a:prstGeom prst="rect">
                      <a:avLst/>
                    </a:prstGeom>
                  </pic:spPr>
                </pic:pic>
              </a:graphicData>
            </a:graphic>
          </wp:inline>
        </w:drawing>
      </w:r>
    </w:p>
    <w:p w14:paraId="77875774" w14:textId="7C867CBF" w:rsidR="002C6927" w:rsidRDefault="00D82BCC" w:rsidP="00D82BCC">
      <w:pPr>
        <w:ind w:right="-91"/>
        <w:jc w:val="center"/>
        <w:rPr>
          <w:b w:val="0"/>
          <w:bCs w:val="0"/>
          <w:color w:val="auto"/>
        </w:rPr>
      </w:pPr>
      <w:r>
        <w:rPr>
          <w:b w:val="0"/>
          <w:bCs w:val="0"/>
          <w:color w:val="auto"/>
        </w:rPr>
        <w:t xml:space="preserve">                 </w:t>
      </w:r>
    </w:p>
    <w:p w14:paraId="2F1FC214" w14:textId="77777777" w:rsidR="00705E3B" w:rsidRDefault="00705E3B" w:rsidP="00705E3B">
      <w:pPr>
        <w:numPr>
          <w:ilvl w:val="2"/>
          <w:numId w:val="12"/>
        </w:numPr>
        <w:ind w:right="-91"/>
        <w:jc w:val="both"/>
        <w:rPr>
          <w:b w:val="0"/>
          <w:bCs w:val="0"/>
          <w:color w:val="auto"/>
        </w:rPr>
      </w:pPr>
      <w:r>
        <w:rPr>
          <w:b w:val="0"/>
          <w:bCs w:val="0"/>
          <w:color w:val="auto"/>
        </w:rPr>
        <w:t>The MKS sub-projects of the variant shall contain only generic function library model and the respective variant specific library model.</w:t>
      </w:r>
    </w:p>
    <w:p w14:paraId="29CD1A20" w14:textId="0E007AD0" w:rsidR="00D82BCC" w:rsidRDefault="00D82BCC" w:rsidP="00D82BCC">
      <w:pPr>
        <w:tabs>
          <w:tab w:val="left" w:pos="3451"/>
        </w:tabs>
        <w:ind w:right="-91"/>
        <w:rPr>
          <w:b w:val="0"/>
          <w:bCs w:val="0"/>
          <w:color w:val="auto"/>
        </w:rPr>
      </w:pPr>
    </w:p>
    <w:p w14:paraId="0B58547B" w14:textId="77777777" w:rsidR="00BF222A" w:rsidRDefault="00BF222A" w:rsidP="00BF222A">
      <w:pPr>
        <w:ind w:right="-91"/>
        <w:jc w:val="both"/>
        <w:rPr>
          <w:b w:val="0"/>
          <w:bCs w:val="0"/>
          <w:color w:val="auto"/>
        </w:rPr>
      </w:pPr>
    </w:p>
    <w:p w14:paraId="7F798838" w14:textId="376E80C8" w:rsidR="008E68C3" w:rsidRDefault="00BF222A" w:rsidP="00BF222A">
      <w:pPr>
        <w:numPr>
          <w:ilvl w:val="1"/>
          <w:numId w:val="12"/>
        </w:numPr>
        <w:ind w:right="-91"/>
        <w:jc w:val="both"/>
        <w:rPr>
          <w:bCs w:val="0"/>
          <w:color w:val="auto"/>
        </w:rPr>
      </w:pPr>
      <w:r w:rsidRPr="0073162E">
        <w:rPr>
          <w:bCs w:val="0"/>
          <w:color w:val="auto"/>
        </w:rPr>
        <w:t xml:space="preserve">Variant handling using </w:t>
      </w:r>
      <w:r w:rsidR="002C6927">
        <w:rPr>
          <w:bCs w:val="0"/>
          <w:color w:val="auto"/>
        </w:rPr>
        <w:t>run-time logic switching</w:t>
      </w:r>
      <w:r w:rsidR="00C927E3" w:rsidRPr="0073162E">
        <w:rPr>
          <w:bCs w:val="0"/>
          <w:color w:val="auto"/>
        </w:rPr>
        <w:t>.</w:t>
      </w:r>
    </w:p>
    <w:p w14:paraId="5C5E950D" w14:textId="77777777" w:rsidR="004F5E2D" w:rsidRPr="0073162E" w:rsidRDefault="004F5E2D" w:rsidP="004F5E2D">
      <w:pPr>
        <w:ind w:left="2520" w:right="-91"/>
        <w:jc w:val="both"/>
        <w:rPr>
          <w:bCs w:val="0"/>
          <w:color w:val="auto"/>
        </w:rPr>
      </w:pPr>
    </w:p>
    <w:p w14:paraId="650944CF" w14:textId="52C6E458" w:rsidR="00BF222A" w:rsidRDefault="00BF222A" w:rsidP="00BF222A">
      <w:pPr>
        <w:numPr>
          <w:ilvl w:val="2"/>
          <w:numId w:val="12"/>
        </w:numPr>
        <w:ind w:right="-91"/>
        <w:jc w:val="both"/>
        <w:rPr>
          <w:b w:val="0"/>
          <w:bCs w:val="0"/>
          <w:color w:val="auto"/>
        </w:rPr>
      </w:pPr>
      <w:r>
        <w:rPr>
          <w:b w:val="0"/>
          <w:bCs w:val="0"/>
          <w:color w:val="auto"/>
        </w:rPr>
        <w:t xml:space="preserve">This method shall be used only </w:t>
      </w:r>
      <w:r w:rsidR="00713774">
        <w:rPr>
          <w:b w:val="0"/>
          <w:bCs w:val="0"/>
          <w:color w:val="auto"/>
        </w:rPr>
        <w:t xml:space="preserve">functional implementation </w:t>
      </w:r>
      <w:r w:rsidR="00713774" w:rsidRPr="00D25EB0">
        <w:rPr>
          <w:bCs w:val="0"/>
          <w:color w:val="auto"/>
        </w:rPr>
        <w:t xml:space="preserve">with less than 10 blocks or </w:t>
      </w:r>
      <w:r w:rsidR="006D334E" w:rsidRPr="00D25EB0">
        <w:rPr>
          <w:bCs w:val="0"/>
          <w:color w:val="auto"/>
        </w:rPr>
        <w:t xml:space="preserve">blocks </w:t>
      </w:r>
      <w:r w:rsidR="00713774" w:rsidRPr="00D25EB0">
        <w:rPr>
          <w:bCs w:val="0"/>
          <w:color w:val="auto"/>
        </w:rPr>
        <w:t xml:space="preserve">equivalent to </w:t>
      </w:r>
      <w:r w:rsidR="006D334E" w:rsidRPr="00D25EB0">
        <w:rPr>
          <w:bCs w:val="0"/>
          <w:color w:val="auto"/>
        </w:rPr>
        <w:t>5 lines of executable source code.</w:t>
      </w:r>
      <w:r>
        <w:rPr>
          <w:b w:val="0"/>
          <w:bCs w:val="0"/>
          <w:color w:val="auto"/>
        </w:rPr>
        <w:t xml:space="preserve"> </w:t>
      </w:r>
    </w:p>
    <w:p w14:paraId="0ED95689" w14:textId="77777777" w:rsidR="006D334E" w:rsidRDefault="006D334E" w:rsidP="006D334E">
      <w:pPr>
        <w:ind w:left="3240" w:right="-91"/>
        <w:jc w:val="both"/>
        <w:rPr>
          <w:b w:val="0"/>
          <w:bCs w:val="0"/>
          <w:color w:val="auto"/>
        </w:rPr>
      </w:pPr>
    </w:p>
    <w:p w14:paraId="07B1C657" w14:textId="414F0824" w:rsidR="006D334E" w:rsidRDefault="006D334E" w:rsidP="006D334E">
      <w:pPr>
        <w:ind w:right="-91"/>
        <w:jc w:val="both"/>
        <w:rPr>
          <w:bCs w:val="0"/>
          <w:color w:val="auto"/>
          <w:u w:val="single"/>
        </w:rPr>
      </w:pPr>
      <w:r>
        <w:rPr>
          <w:bCs w:val="0"/>
          <w:color w:val="auto"/>
        </w:rPr>
        <w:t xml:space="preserve"> </w:t>
      </w:r>
      <w:r>
        <w:rPr>
          <w:bCs w:val="0"/>
          <w:color w:val="auto"/>
        </w:rPr>
        <w:tab/>
      </w:r>
      <w:r>
        <w:rPr>
          <w:bCs w:val="0"/>
          <w:color w:val="auto"/>
        </w:rPr>
        <w:tab/>
      </w:r>
      <w:r>
        <w:rPr>
          <w:bCs w:val="0"/>
          <w:color w:val="auto"/>
        </w:rPr>
        <w:tab/>
      </w:r>
      <w:r>
        <w:rPr>
          <w:bCs w:val="0"/>
          <w:color w:val="auto"/>
        </w:rPr>
        <w:tab/>
      </w:r>
      <w:r w:rsidRPr="00E66C68">
        <w:rPr>
          <w:bCs w:val="0"/>
          <w:color w:val="auto"/>
          <w:u w:val="single"/>
        </w:rPr>
        <w:t>Implementation method:</w:t>
      </w:r>
    </w:p>
    <w:p w14:paraId="554CA16E" w14:textId="77777777" w:rsidR="00E66C68" w:rsidRPr="00E66C68" w:rsidRDefault="00E66C68" w:rsidP="006D334E">
      <w:pPr>
        <w:ind w:right="-91"/>
        <w:jc w:val="both"/>
        <w:rPr>
          <w:bCs w:val="0"/>
          <w:color w:val="auto"/>
          <w:u w:val="single"/>
        </w:rPr>
      </w:pPr>
    </w:p>
    <w:p w14:paraId="1133E4B3" w14:textId="2CCF166F" w:rsidR="006D334E" w:rsidRDefault="006D334E" w:rsidP="006D334E">
      <w:pPr>
        <w:numPr>
          <w:ilvl w:val="2"/>
          <w:numId w:val="12"/>
        </w:numPr>
        <w:ind w:right="-91"/>
        <w:jc w:val="both"/>
        <w:rPr>
          <w:b w:val="0"/>
          <w:bCs w:val="0"/>
          <w:color w:val="auto"/>
        </w:rPr>
      </w:pPr>
      <w:r>
        <w:rPr>
          <w:b w:val="0"/>
          <w:bCs w:val="0"/>
          <w:color w:val="auto"/>
        </w:rPr>
        <w:t xml:space="preserve">The variant switching shall be based on </w:t>
      </w:r>
      <w:r w:rsidR="00D25EB0">
        <w:rPr>
          <w:b w:val="0"/>
          <w:bCs w:val="0"/>
          <w:color w:val="auto"/>
        </w:rPr>
        <w:t xml:space="preserve">a run-time signal, EEPROM </w:t>
      </w:r>
      <w:r>
        <w:rPr>
          <w:b w:val="0"/>
          <w:bCs w:val="0"/>
          <w:color w:val="auto"/>
        </w:rPr>
        <w:t>parameter or  CALIBRATION parameters</w:t>
      </w:r>
    </w:p>
    <w:p w14:paraId="7435D6F8" w14:textId="77777777" w:rsidR="00D25EB0" w:rsidRDefault="00D25EB0" w:rsidP="00D25EB0">
      <w:pPr>
        <w:ind w:left="3240" w:right="-91"/>
        <w:jc w:val="both"/>
        <w:rPr>
          <w:b w:val="0"/>
          <w:bCs w:val="0"/>
          <w:color w:val="auto"/>
        </w:rPr>
      </w:pPr>
    </w:p>
    <w:p w14:paraId="1F9C712D" w14:textId="0F3CEBAF" w:rsidR="00D25EB0" w:rsidRDefault="00D25EB0" w:rsidP="006D334E">
      <w:pPr>
        <w:numPr>
          <w:ilvl w:val="2"/>
          <w:numId w:val="12"/>
        </w:numPr>
        <w:ind w:right="-91"/>
        <w:jc w:val="both"/>
        <w:rPr>
          <w:b w:val="0"/>
          <w:bCs w:val="0"/>
          <w:color w:val="auto"/>
        </w:rPr>
      </w:pPr>
      <w:r>
        <w:rPr>
          <w:b w:val="0"/>
          <w:bCs w:val="0"/>
          <w:color w:val="auto"/>
        </w:rPr>
        <w:t>Proper comments</w:t>
      </w:r>
      <w:r w:rsidR="00975E94">
        <w:rPr>
          <w:b w:val="0"/>
          <w:bCs w:val="0"/>
          <w:color w:val="auto"/>
        </w:rPr>
        <w:t xml:space="preserve"> or highlighting</w:t>
      </w:r>
      <w:r>
        <w:rPr>
          <w:b w:val="0"/>
          <w:bCs w:val="0"/>
          <w:color w:val="auto"/>
        </w:rPr>
        <w:t xml:space="preserve"> shall be used to distinguish the logic used for different variants</w:t>
      </w:r>
      <w:r w:rsidR="004F5E2D">
        <w:rPr>
          <w:b w:val="0"/>
          <w:bCs w:val="0"/>
          <w:color w:val="auto"/>
        </w:rPr>
        <w:t>.</w:t>
      </w:r>
    </w:p>
    <w:p w14:paraId="523012A6" w14:textId="77777777" w:rsidR="00D25EB0" w:rsidRDefault="00D25EB0" w:rsidP="00D25EB0">
      <w:pPr>
        <w:pStyle w:val="ListParagraph"/>
        <w:rPr>
          <w:b w:val="0"/>
          <w:bCs w:val="0"/>
          <w:color w:val="auto"/>
        </w:rPr>
      </w:pPr>
    </w:p>
    <w:p w14:paraId="0BE843D1" w14:textId="7513AD26" w:rsidR="00D25EB0" w:rsidRDefault="00D25EB0" w:rsidP="006D334E">
      <w:pPr>
        <w:numPr>
          <w:ilvl w:val="2"/>
          <w:numId w:val="12"/>
        </w:numPr>
        <w:ind w:right="-91"/>
        <w:jc w:val="both"/>
        <w:rPr>
          <w:b w:val="0"/>
          <w:bCs w:val="0"/>
          <w:color w:val="auto"/>
        </w:rPr>
      </w:pPr>
      <w:r>
        <w:rPr>
          <w:b w:val="0"/>
          <w:bCs w:val="0"/>
          <w:color w:val="auto"/>
        </w:rPr>
        <w:t>Use of subsystems is recommended to group the variant specific blocks</w:t>
      </w:r>
      <w:r w:rsidR="00E83787">
        <w:rPr>
          <w:b w:val="0"/>
          <w:bCs w:val="0"/>
          <w:color w:val="auto"/>
        </w:rPr>
        <w:t>.</w:t>
      </w:r>
    </w:p>
    <w:p w14:paraId="028DA065" w14:textId="77777777" w:rsidR="006D334E" w:rsidRDefault="006D334E" w:rsidP="00C779E9">
      <w:pPr>
        <w:ind w:right="-91"/>
        <w:jc w:val="both"/>
        <w:rPr>
          <w:b w:val="0"/>
          <w:bCs w:val="0"/>
          <w:color w:val="auto"/>
        </w:rPr>
      </w:pPr>
    </w:p>
    <w:p w14:paraId="1B5056FF" w14:textId="6D7A682C" w:rsidR="00C94834" w:rsidRDefault="00155F2D" w:rsidP="002C6927">
      <w:pPr>
        <w:ind w:right="-91"/>
        <w:jc w:val="right"/>
        <w:rPr>
          <w:b w:val="0"/>
          <w:bCs w:val="0"/>
          <w:color w:val="auto"/>
        </w:rPr>
      </w:pPr>
      <w:r w:rsidRPr="00155F2D">
        <w:rPr>
          <w:b w:val="0"/>
          <w:bCs w:val="0"/>
          <w:noProof/>
          <w:color w:val="auto"/>
          <w:lang w:bidi="ar-SA"/>
        </w:rPr>
        <w:lastRenderedPageBreak/>
        <w:drawing>
          <wp:inline distT="0" distB="0" distL="0" distR="0" wp14:anchorId="0BFB4477" wp14:editId="417E5309">
            <wp:extent cx="5906325" cy="2800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06325" cy="2800741"/>
                    </a:xfrm>
                    <a:prstGeom prst="rect">
                      <a:avLst/>
                    </a:prstGeom>
                  </pic:spPr>
                </pic:pic>
              </a:graphicData>
            </a:graphic>
          </wp:inline>
        </w:drawing>
      </w:r>
    </w:p>
    <w:p w14:paraId="742625A3" w14:textId="77777777" w:rsidR="00C94834" w:rsidRDefault="00C94834" w:rsidP="006D334E">
      <w:pPr>
        <w:ind w:right="-91"/>
        <w:jc w:val="both"/>
        <w:rPr>
          <w:b w:val="0"/>
          <w:bCs w:val="0"/>
          <w:color w:val="auto"/>
        </w:rPr>
      </w:pPr>
    </w:p>
    <w:p w14:paraId="767ED679" w14:textId="77777777" w:rsidR="00C94834" w:rsidRDefault="00C94834" w:rsidP="006D334E">
      <w:pPr>
        <w:ind w:right="-91"/>
        <w:jc w:val="both"/>
        <w:rPr>
          <w:b w:val="0"/>
          <w:bCs w:val="0"/>
          <w:color w:val="auto"/>
        </w:rPr>
      </w:pPr>
    </w:p>
    <w:p w14:paraId="7AF6CE53" w14:textId="77777777" w:rsidR="00C94834" w:rsidRDefault="00C94834" w:rsidP="006D334E">
      <w:pPr>
        <w:ind w:right="-91"/>
        <w:jc w:val="both"/>
        <w:rPr>
          <w:b w:val="0"/>
          <w:bCs w:val="0"/>
          <w:color w:val="auto"/>
        </w:rPr>
      </w:pPr>
    </w:p>
    <w:p w14:paraId="6956356B" w14:textId="77777777" w:rsidR="00C94834" w:rsidRDefault="00C94834" w:rsidP="006D334E">
      <w:pPr>
        <w:ind w:right="-91"/>
        <w:jc w:val="both"/>
        <w:rPr>
          <w:b w:val="0"/>
          <w:bCs w:val="0"/>
          <w:color w:val="auto"/>
        </w:rPr>
      </w:pPr>
    </w:p>
    <w:p w14:paraId="2B4C4009" w14:textId="77777777" w:rsidR="00C94834" w:rsidRDefault="00C94834" w:rsidP="006D334E">
      <w:pPr>
        <w:ind w:right="-91"/>
        <w:jc w:val="both"/>
        <w:rPr>
          <w:b w:val="0"/>
          <w:bCs w:val="0"/>
          <w:color w:val="auto"/>
        </w:rPr>
      </w:pPr>
    </w:p>
    <w:p w14:paraId="27415DE8" w14:textId="77777777" w:rsidR="00C94834" w:rsidRDefault="00C94834" w:rsidP="006D334E">
      <w:pPr>
        <w:ind w:right="-91"/>
        <w:jc w:val="both"/>
        <w:rPr>
          <w:b w:val="0"/>
          <w:bCs w:val="0"/>
          <w:color w:val="auto"/>
        </w:rPr>
      </w:pPr>
    </w:p>
    <w:p w14:paraId="11BC4F72" w14:textId="77777777" w:rsidR="00C94834" w:rsidRDefault="00C94834" w:rsidP="006D334E">
      <w:pPr>
        <w:ind w:right="-91"/>
        <w:jc w:val="both"/>
        <w:rPr>
          <w:b w:val="0"/>
          <w:bCs w:val="0"/>
          <w:color w:val="auto"/>
        </w:rPr>
      </w:pPr>
    </w:p>
    <w:p w14:paraId="582F8C7C" w14:textId="77777777" w:rsidR="00CF2CA9" w:rsidRDefault="00CF2CA9" w:rsidP="006D334E">
      <w:pPr>
        <w:ind w:right="-91"/>
        <w:jc w:val="both"/>
        <w:rPr>
          <w:b w:val="0"/>
          <w:bCs w:val="0"/>
          <w:color w:val="auto"/>
        </w:rPr>
      </w:pPr>
    </w:p>
    <w:p w14:paraId="332D58C0" w14:textId="77777777" w:rsidR="00CF2CA9" w:rsidRDefault="00CF2CA9" w:rsidP="006D334E">
      <w:pPr>
        <w:ind w:right="-91"/>
        <w:jc w:val="both"/>
        <w:rPr>
          <w:b w:val="0"/>
          <w:bCs w:val="0"/>
          <w:color w:val="auto"/>
        </w:rPr>
      </w:pPr>
    </w:p>
    <w:p w14:paraId="6DB28035" w14:textId="77777777" w:rsidR="00CF2CA9" w:rsidRDefault="00CF2CA9" w:rsidP="006D334E">
      <w:pPr>
        <w:ind w:right="-91"/>
        <w:jc w:val="both"/>
        <w:rPr>
          <w:b w:val="0"/>
          <w:bCs w:val="0"/>
          <w:color w:val="auto"/>
        </w:rPr>
      </w:pPr>
    </w:p>
    <w:p w14:paraId="73ED75E0" w14:textId="77777777" w:rsidR="00CF2CA9" w:rsidRDefault="00CF2CA9" w:rsidP="006D334E">
      <w:pPr>
        <w:ind w:right="-91"/>
        <w:jc w:val="both"/>
        <w:rPr>
          <w:b w:val="0"/>
          <w:bCs w:val="0"/>
          <w:color w:val="auto"/>
        </w:rPr>
      </w:pPr>
    </w:p>
    <w:p w14:paraId="77CFFFB1" w14:textId="77777777" w:rsidR="00CF2CA9" w:rsidRDefault="00CF2CA9" w:rsidP="006D334E">
      <w:pPr>
        <w:ind w:right="-91"/>
        <w:jc w:val="both"/>
        <w:rPr>
          <w:b w:val="0"/>
          <w:bCs w:val="0"/>
          <w:color w:val="auto"/>
        </w:rPr>
      </w:pPr>
    </w:p>
    <w:p w14:paraId="01912A1B" w14:textId="77777777" w:rsidR="00CF2CA9" w:rsidRDefault="00CF2CA9" w:rsidP="006D334E">
      <w:pPr>
        <w:ind w:right="-91"/>
        <w:jc w:val="both"/>
        <w:rPr>
          <w:b w:val="0"/>
          <w:bCs w:val="0"/>
          <w:color w:val="auto"/>
        </w:rPr>
      </w:pPr>
    </w:p>
    <w:p w14:paraId="39090A94" w14:textId="77777777" w:rsidR="00CF2CA9" w:rsidRDefault="00CF2CA9" w:rsidP="006D334E">
      <w:pPr>
        <w:ind w:right="-91"/>
        <w:jc w:val="both"/>
        <w:rPr>
          <w:b w:val="0"/>
          <w:bCs w:val="0"/>
          <w:color w:val="auto"/>
        </w:rPr>
      </w:pPr>
    </w:p>
    <w:p w14:paraId="2AE78F28" w14:textId="77777777" w:rsidR="00CF2CA9" w:rsidRDefault="00CF2CA9" w:rsidP="006D334E">
      <w:pPr>
        <w:ind w:right="-91"/>
        <w:jc w:val="both"/>
        <w:rPr>
          <w:b w:val="0"/>
          <w:bCs w:val="0"/>
          <w:color w:val="auto"/>
        </w:rPr>
      </w:pPr>
    </w:p>
    <w:p w14:paraId="106BCA1A" w14:textId="77777777" w:rsidR="00CF2CA9" w:rsidRDefault="00CF2CA9" w:rsidP="006D334E">
      <w:pPr>
        <w:ind w:right="-91"/>
        <w:jc w:val="both"/>
        <w:rPr>
          <w:b w:val="0"/>
          <w:bCs w:val="0"/>
          <w:color w:val="auto"/>
        </w:rPr>
      </w:pPr>
    </w:p>
    <w:p w14:paraId="00408ACE" w14:textId="77777777" w:rsidR="00C94834" w:rsidRDefault="00C94834" w:rsidP="006D334E">
      <w:pPr>
        <w:ind w:right="-91"/>
        <w:jc w:val="both"/>
        <w:rPr>
          <w:b w:val="0"/>
          <w:bCs w:val="0"/>
          <w:color w:val="auto"/>
        </w:rPr>
      </w:pPr>
    </w:p>
    <w:p w14:paraId="4719B1C4" w14:textId="77777777" w:rsidR="00C94834" w:rsidRDefault="00C94834" w:rsidP="006D334E">
      <w:pPr>
        <w:ind w:right="-91"/>
        <w:jc w:val="both"/>
        <w:rPr>
          <w:b w:val="0"/>
          <w:bCs w:val="0"/>
          <w:color w:val="auto"/>
        </w:rPr>
      </w:pPr>
    </w:p>
    <w:p w14:paraId="3FC57722" w14:textId="77777777" w:rsidR="00C94834" w:rsidRDefault="00C94834" w:rsidP="006D334E">
      <w:pPr>
        <w:ind w:right="-91"/>
        <w:jc w:val="both"/>
        <w:rPr>
          <w:b w:val="0"/>
          <w:bCs w:val="0"/>
          <w:color w:val="auto"/>
        </w:rPr>
      </w:pPr>
    </w:p>
    <w:p w14:paraId="15782DCB" w14:textId="77777777" w:rsidR="00C94834" w:rsidRDefault="00C94834" w:rsidP="006D334E">
      <w:pPr>
        <w:ind w:right="-91"/>
        <w:jc w:val="both"/>
        <w:rPr>
          <w:b w:val="0"/>
          <w:bCs w:val="0"/>
          <w:color w:val="auto"/>
        </w:rPr>
      </w:pPr>
    </w:p>
    <w:p w14:paraId="3E818170" w14:textId="77777777" w:rsidR="00C94834" w:rsidRDefault="00C94834" w:rsidP="006D334E">
      <w:pPr>
        <w:ind w:right="-91"/>
        <w:jc w:val="both"/>
        <w:rPr>
          <w:b w:val="0"/>
          <w:bCs w:val="0"/>
          <w:color w:val="auto"/>
        </w:rPr>
      </w:pPr>
    </w:p>
    <w:p w14:paraId="094F847A" w14:textId="77777777" w:rsidR="00C94834" w:rsidRDefault="00C94834" w:rsidP="006D334E">
      <w:pPr>
        <w:ind w:right="-91"/>
        <w:jc w:val="both"/>
        <w:rPr>
          <w:b w:val="0"/>
          <w:bCs w:val="0"/>
          <w:color w:val="auto"/>
        </w:rPr>
      </w:pPr>
    </w:p>
    <w:p w14:paraId="4A99E72E" w14:textId="77777777" w:rsidR="00C94834" w:rsidRDefault="00C94834" w:rsidP="006D334E">
      <w:pPr>
        <w:ind w:right="-91"/>
        <w:jc w:val="both"/>
        <w:rPr>
          <w:b w:val="0"/>
          <w:bCs w:val="0"/>
          <w:color w:val="auto"/>
        </w:rPr>
      </w:pPr>
    </w:p>
    <w:p w14:paraId="0D46A5A8" w14:textId="77777777" w:rsidR="00C94834" w:rsidRDefault="00C94834" w:rsidP="006D334E">
      <w:pPr>
        <w:ind w:right="-91"/>
        <w:jc w:val="both"/>
        <w:rPr>
          <w:b w:val="0"/>
          <w:bCs w:val="0"/>
          <w:color w:val="auto"/>
        </w:rPr>
      </w:pPr>
    </w:p>
    <w:p w14:paraId="6A4DDE9E" w14:textId="77777777" w:rsidR="00C94834" w:rsidRDefault="00C94834" w:rsidP="006D334E">
      <w:pPr>
        <w:ind w:right="-91"/>
        <w:jc w:val="both"/>
        <w:rPr>
          <w:b w:val="0"/>
          <w:bCs w:val="0"/>
          <w:color w:val="auto"/>
        </w:rPr>
      </w:pPr>
    </w:p>
    <w:p w14:paraId="264456E3" w14:textId="77777777" w:rsidR="00155F2D" w:rsidRDefault="00155F2D" w:rsidP="006D334E">
      <w:pPr>
        <w:ind w:right="-91"/>
        <w:jc w:val="both"/>
        <w:rPr>
          <w:b w:val="0"/>
          <w:bCs w:val="0"/>
          <w:color w:val="auto"/>
        </w:rPr>
      </w:pPr>
    </w:p>
    <w:p w14:paraId="26C61B68" w14:textId="77777777" w:rsidR="00155F2D" w:rsidRDefault="00155F2D" w:rsidP="006D334E">
      <w:pPr>
        <w:ind w:right="-91"/>
        <w:jc w:val="both"/>
        <w:rPr>
          <w:b w:val="0"/>
          <w:bCs w:val="0"/>
          <w:color w:val="auto"/>
        </w:rPr>
      </w:pPr>
    </w:p>
    <w:p w14:paraId="48624344" w14:textId="77777777" w:rsidR="00C94834" w:rsidRDefault="00C94834" w:rsidP="006D334E">
      <w:pPr>
        <w:ind w:right="-91"/>
        <w:jc w:val="both"/>
        <w:rPr>
          <w:b w:val="0"/>
          <w:bCs w:val="0"/>
          <w:color w:val="auto"/>
        </w:rPr>
      </w:pPr>
    </w:p>
    <w:p w14:paraId="7CBB68CF" w14:textId="77777777" w:rsidR="00C94834" w:rsidRDefault="00C94834" w:rsidP="006D334E">
      <w:pPr>
        <w:ind w:right="-91"/>
        <w:jc w:val="both"/>
        <w:rPr>
          <w:b w:val="0"/>
          <w:bCs w:val="0"/>
          <w:color w:val="auto"/>
        </w:rPr>
      </w:pPr>
    </w:p>
    <w:p w14:paraId="3CB0B6A0" w14:textId="77777777" w:rsidR="00C94834" w:rsidRDefault="00C94834" w:rsidP="006D334E">
      <w:pPr>
        <w:ind w:right="-91"/>
        <w:jc w:val="both"/>
        <w:rPr>
          <w:b w:val="0"/>
          <w:bCs w:val="0"/>
          <w:color w:val="auto"/>
        </w:rPr>
      </w:pPr>
    </w:p>
    <w:p w14:paraId="7F798839" w14:textId="77777777" w:rsidR="00B31E22" w:rsidRPr="00AC4345" w:rsidRDefault="00B31E22" w:rsidP="00B31E22">
      <w:pPr>
        <w:ind w:left="1800" w:right="-91"/>
        <w:jc w:val="both"/>
        <w:rPr>
          <w:b w:val="0"/>
          <w:bCs w:val="0"/>
          <w:color w:val="auto"/>
        </w:rPr>
      </w:pPr>
    </w:p>
    <w:p w14:paraId="7F798847" w14:textId="77777777" w:rsidR="00781C0F" w:rsidRPr="006D7452" w:rsidRDefault="00781C0F" w:rsidP="00943481">
      <w:pPr>
        <w:pStyle w:val="Heading1"/>
        <w:numPr>
          <w:ilvl w:val="1"/>
          <w:numId w:val="1"/>
        </w:numPr>
        <w:ind w:right="-91"/>
        <w:jc w:val="both"/>
        <w:rPr>
          <w:bCs w:val="0"/>
          <w:color w:val="auto"/>
          <w:sz w:val="28"/>
          <w:szCs w:val="20"/>
        </w:rPr>
      </w:pPr>
      <w:bookmarkStart w:id="33" w:name="_Toc484791119"/>
      <w:r w:rsidRPr="006D7452">
        <w:rPr>
          <w:bCs w:val="0"/>
          <w:color w:val="auto"/>
          <w:sz w:val="28"/>
          <w:szCs w:val="20"/>
        </w:rPr>
        <w:lastRenderedPageBreak/>
        <w:t xml:space="preserve">Module </w:t>
      </w:r>
      <w:r w:rsidR="00B27415" w:rsidRPr="006D7452">
        <w:rPr>
          <w:bCs w:val="0"/>
          <w:color w:val="auto"/>
          <w:sz w:val="28"/>
          <w:szCs w:val="20"/>
        </w:rPr>
        <w:t>M</w:t>
      </w:r>
      <w:r w:rsidR="000649AB" w:rsidRPr="006D7452">
        <w:rPr>
          <w:bCs w:val="0"/>
          <w:color w:val="auto"/>
          <w:sz w:val="28"/>
          <w:szCs w:val="20"/>
        </w:rPr>
        <w:t xml:space="preserve">odel </w:t>
      </w:r>
      <w:r w:rsidRPr="006D7452">
        <w:rPr>
          <w:bCs w:val="0"/>
          <w:color w:val="auto"/>
          <w:sz w:val="28"/>
          <w:szCs w:val="20"/>
        </w:rPr>
        <w:t>design</w:t>
      </w:r>
      <w:bookmarkEnd w:id="33"/>
    </w:p>
    <w:p w14:paraId="7F798848" w14:textId="77777777" w:rsidR="001E7DCE" w:rsidRPr="00F131DA" w:rsidRDefault="001E7DCE" w:rsidP="00943481">
      <w:pPr>
        <w:pStyle w:val="Heading1"/>
        <w:numPr>
          <w:ilvl w:val="2"/>
          <w:numId w:val="1"/>
        </w:numPr>
        <w:ind w:right="-91"/>
        <w:jc w:val="both"/>
        <w:rPr>
          <w:color w:val="auto"/>
          <w:sz w:val="22"/>
          <w:szCs w:val="20"/>
        </w:rPr>
      </w:pPr>
      <w:bookmarkStart w:id="34" w:name="_Toc484791120"/>
      <w:r w:rsidRPr="00F131DA">
        <w:rPr>
          <w:color w:val="auto"/>
          <w:sz w:val="22"/>
          <w:szCs w:val="20"/>
        </w:rPr>
        <w:t>Purpose</w:t>
      </w:r>
      <w:bookmarkEnd w:id="34"/>
    </w:p>
    <w:p w14:paraId="7F798849" w14:textId="77777777" w:rsidR="001A3940" w:rsidRPr="00AC4345" w:rsidRDefault="001A3940" w:rsidP="00943481">
      <w:pPr>
        <w:ind w:left="1200" w:right="-91"/>
        <w:jc w:val="both"/>
        <w:rPr>
          <w:b w:val="0"/>
          <w:bCs w:val="0"/>
          <w:color w:val="auto"/>
        </w:rPr>
      </w:pPr>
      <w:r w:rsidRPr="00AC4345">
        <w:rPr>
          <w:b w:val="0"/>
          <w:bCs w:val="0"/>
          <w:color w:val="auto"/>
        </w:rPr>
        <w:t>The purpose of this section is to provide how to do a module level design</w:t>
      </w:r>
      <w:r w:rsidR="001E72C4" w:rsidRPr="00AC4345">
        <w:rPr>
          <w:b w:val="0"/>
          <w:bCs w:val="0"/>
          <w:color w:val="auto"/>
        </w:rPr>
        <w:t xml:space="preserve"> from </w:t>
      </w:r>
      <w:r w:rsidR="009F4F89" w:rsidRPr="00AC4345">
        <w:rPr>
          <w:b w:val="0"/>
          <w:bCs w:val="0"/>
          <w:color w:val="auto"/>
        </w:rPr>
        <w:t>module detailed design</w:t>
      </w:r>
      <w:r w:rsidR="008F0E93">
        <w:rPr>
          <w:b w:val="0"/>
          <w:bCs w:val="0"/>
          <w:color w:val="auto"/>
        </w:rPr>
        <w:t xml:space="preserve"> specification</w:t>
      </w:r>
      <w:r w:rsidR="001E72C4" w:rsidRPr="00AC4345">
        <w:rPr>
          <w:b w:val="0"/>
          <w:bCs w:val="0"/>
          <w:color w:val="auto"/>
        </w:rPr>
        <w:t>.</w:t>
      </w:r>
    </w:p>
    <w:p w14:paraId="7F79884A" w14:textId="77777777" w:rsidR="001E72C4" w:rsidRDefault="001E72C4" w:rsidP="00943481">
      <w:pPr>
        <w:ind w:left="1200" w:right="-91"/>
        <w:jc w:val="both"/>
        <w:rPr>
          <w:b w:val="0"/>
          <w:bCs w:val="0"/>
          <w:color w:val="auto"/>
        </w:rPr>
      </w:pPr>
    </w:p>
    <w:p w14:paraId="7F79884B" w14:textId="77777777" w:rsidR="001E72C4" w:rsidRPr="00AC4345" w:rsidRDefault="009B1D41" w:rsidP="00943481">
      <w:pPr>
        <w:ind w:left="1200" w:right="-91"/>
        <w:jc w:val="both"/>
        <w:rPr>
          <w:b w:val="0"/>
          <w:bCs w:val="0"/>
          <w:color w:val="auto"/>
        </w:rPr>
      </w:pPr>
      <w:r>
        <w:rPr>
          <w:b w:val="0"/>
          <w:bCs w:val="0"/>
          <w:color w:val="auto"/>
        </w:rPr>
        <w:t xml:space="preserve">If draft model is </w:t>
      </w:r>
      <w:r w:rsidR="001E72C4" w:rsidRPr="009B1D41">
        <w:rPr>
          <w:b w:val="0"/>
          <w:bCs w:val="0"/>
          <w:color w:val="auto"/>
        </w:rPr>
        <w:t xml:space="preserve">available </w:t>
      </w:r>
      <w:r>
        <w:rPr>
          <w:b w:val="0"/>
          <w:bCs w:val="0"/>
          <w:color w:val="auto"/>
        </w:rPr>
        <w:t>from concept phase</w:t>
      </w:r>
      <w:r w:rsidR="00FE7C75" w:rsidRPr="009B1D41">
        <w:rPr>
          <w:b w:val="0"/>
          <w:bCs w:val="0"/>
          <w:color w:val="auto"/>
        </w:rPr>
        <w:t>,</w:t>
      </w:r>
      <w:r w:rsidR="001E72C4" w:rsidRPr="009B1D41">
        <w:rPr>
          <w:b w:val="0"/>
          <w:bCs w:val="0"/>
          <w:color w:val="auto"/>
        </w:rPr>
        <w:t xml:space="preserve"> then </w:t>
      </w:r>
      <w:r>
        <w:rPr>
          <w:b w:val="0"/>
          <w:bCs w:val="0"/>
          <w:color w:val="auto"/>
        </w:rPr>
        <w:t>the</w:t>
      </w:r>
      <w:r w:rsidR="001E72C4" w:rsidRPr="009B1D41">
        <w:rPr>
          <w:b w:val="0"/>
          <w:bCs w:val="0"/>
          <w:color w:val="auto"/>
        </w:rPr>
        <w:t xml:space="preserve"> model </w:t>
      </w:r>
      <w:r>
        <w:rPr>
          <w:b w:val="0"/>
          <w:bCs w:val="0"/>
          <w:color w:val="auto"/>
        </w:rPr>
        <w:t>shall be</w:t>
      </w:r>
      <w:r w:rsidR="001E72C4" w:rsidRPr="009B1D41">
        <w:rPr>
          <w:b w:val="0"/>
          <w:bCs w:val="0"/>
          <w:color w:val="auto"/>
        </w:rPr>
        <w:t xml:space="preserve"> analyzed and </w:t>
      </w:r>
      <w:r>
        <w:rPr>
          <w:b w:val="0"/>
          <w:bCs w:val="0"/>
          <w:color w:val="auto"/>
        </w:rPr>
        <w:t xml:space="preserve">restructured, if necessary </w:t>
      </w:r>
      <w:r w:rsidR="008D5CB0" w:rsidRPr="009B1D41">
        <w:rPr>
          <w:b w:val="0"/>
          <w:bCs w:val="0"/>
          <w:color w:val="auto"/>
        </w:rPr>
        <w:t>into</w:t>
      </w:r>
      <w:r w:rsidR="001E72C4" w:rsidRPr="009B1D41">
        <w:rPr>
          <w:b w:val="0"/>
          <w:bCs w:val="0"/>
          <w:color w:val="auto"/>
        </w:rPr>
        <w:t xml:space="preserve"> functional </w:t>
      </w:r>
      <w:r w:rsidR="008D5CB0" w:rsidRPr="009B1D41">
        <w:rPr>
          <w:b w:val="0"/>
          <w:bCs w:val="0"/>
          <w:color w:val="auto"/>
        </w:rPr>
        <w:t>subsystems/sub-</w:t>
      </w:r>
      <w:r w:rsidR="001E72C4" w:rsidRPr="009B1D41">
        <w:rPr>
          <w:b w:val="0"/>
          <w:bCs w:val="0"/>
          <w:color w:val="auto"/>
        </w:rPr>
        <w:t>modules</w:t>
      </w:r>
      <w:r w:rsidR="008D5CB0" w:rsidRPr="009B1D41">
        <w:rPr>
          <w:b w:val="0"/>
          <w:bCs w:val="0"/>
          <w:color w:val="auto"/>
        </w:rPr>
        <w:t>/modules.</w:t>
      </w:r>
    </w:p>
    <w:p w14:paraId="7F79884C" w14:textId="77777777" w:rsidR="00700ED2" w:rsidRPr="005806DB" w:rsidRDefault="00700ED2" w:rsidP="00943481">
      <w:pPr>
        <w:pStyle w:val="Heading1"/>
        <w:numPr>
          <w:ilvl w:val="2"/>
          <w:numId w:val="1"/>
        </w:numPr>
        <w:ind w:right="-91"/>
        <w:jc w:val="both"/>
        <w:rPr>
          <w:color w:val="auto"/>
          <w:sz w:val="22"/>
          <w:szCs w:val="20"/>
        </w:rPr>
      </w:pPr>
      <w:bookmarkStart w:id="35" w:name="_Toc484791121"/>
      <w:r w:rsidRPr="005806DB">
        <w:rPr>
          <w:color w:val="auto"/>
          <w:sz w:val="22"/>
          <w:szCs w:val="20"/>
        </w:rPr>
        <w:t>Pre-requisite</w:t>
      </w:r>
      <w:bookmarkEnd w:id="35"/>
      <w:r w:rsidRPr="005806DB">
        <w:rPr>
          <w:color w:val="auto"/>
          <w:sz w:val="22"/>
          <w:szCs w:val="20"/>
        </w:rPr>
        <w:t xml:space="preserve"> </w:t>
      </w:r>
    </w:p>
    <w:p w14:paraId="7F79884D" w14:textId="77777777" w:rsidR="00700ED2" w:rsidRPr="00AC4345" w:rsidRDefault="00700ED2" w:rsidP="00943481">
      <w:pPr>
        <w:jc w:val="both"/>
      </w:pPr>
    </w:p>
    <w:p w14:paraId="7F79884E" w14:textId="77777777" w:rsidR="000675B8" w:rsidRPr="00AC4345" w:rsidRDefault="000675B8" w:rsidP="00943481">
      <w:pPr>
        <w:numPr>
          <w:ilvl w:val="0"/>
          <w:numId w:val="4"/>
        </w:numPr>
        <w:ind w:right="-91"/>
        <w:jc w:val="both"/>
        <w:rPr>
          <w:b w:val="0"/>
          <w:bCs w:val="0"/>
          <w:color w:val="auto"/>
        </w:rPr>
      </w:pPr>
      <w:r w:rsidRPr="00AC4345">
        <w:rPr>
          <w:b w:val="0"/>
          <w:bCs w:val="0"/>
          <w:color w:val="auto"/>
        </w:rPr>
        <w:t xml:space="preserve">Project structure </w:t>
      </w:r>
      <w:r w:rsidR="002F742E" w:rsidRPr="00AC4345">
        <w:rPr>
          <w:b w:val="0"/>
          <w:bCs w:val="0"/>
          <w:color w:val="auto"/>
        </w:rPr>
        <w:t>available</w:t>
      </w:r>
      <w:r w:rsidRPr="00AC4345">
        <w:rPr>
          <w:b w:val="0"/>
          <w:bCs w:val="0"/>
          <w:color w:val="auto"/>
        </w:rPr>
        <w:t xml:space="preserve"> in MKS SI</w:t>
      </w:r>
    </w:p>
    <w:p w14:paraId="7F79884F" w14:textId="77777777" w:rsidR="0087061F" w:rsidRPr="00AC4345" w:rsidRDefault="009F4F89" w:rsidP="00943481">
      <w:pPr>
        <w:numPr>
          <w:ilvl w:val="0"/>
          <w:numId w:val="4"/>
        </w:numPr>
        <w:ind w:right="-91"/>
        <w:jc w:val="both"/>
        <w:rPr>
          <w:b w:val="0"/>
          <w:bCs w:val="0"/>
          <w:color w:val="auto"/>
        </w:rPr>
      </w:pPr>
      <w:r w:rsidRPr="00AC4345">
        <w:rPr>
          <w:b w:val="0"/>
          <w:bCs w:val="0"/>
          <w:color w:val="auto"/>
        </w:rPr>
        <w:t>Module detailed</w:t>
      </w:r>
      <w:r w:rsidR="0087061F" w:rsidRPr="00AC4345">
        <w:rPr>
          <w:b w:val="0"/>
          <w:bCs w:val="0"/>
          <w:color w:val="auto"/>
        </w:rPr>
        <w:t xml:space="preserve"> design </w:t>
      </w:r>
      <w:r w:rsidRPr="00AC4345">
        <w:rPr>
          <w:b w:val="0"/>
          <w:bCs w:val="0"/>
          <w:color w:val="auto"/>
        </w:rPr>
        <w:t>specification</w:t>
      </w:r>
    </w:p>
    <w:p w14:paraId="7F798850" w14:textId="77777777" w:rsidR="00700ED2" w:rsidRPr="00AC4345" w:rsidRDefault="00700ED2" w:rsidP="00943481">
      <w:pPr>
        <w:numPr>
          <w:ilvl w:val="0"/>
          <w:numId w:val="4"/>
        </w:numPr>
        <w:ind w:right="-91"/>
        <w:jc w:val="both"/>
        <w:rPr>
          <w:b w:val="0"/>
          <w:bCs w:val="0"/>
          <w:color w:val="auto"/>
        </w:rPr>
      </w:pPr>
      <w:r w:rsidRPr="00AC4345">
        <w:rPr>
          <w:b w:val="0"/>
          <w:bCs w:val="0"/>
          <w:color w:val="auto"/>
        </w:rPr>
        <w:t>Module i</w:t>
      </w:r>
      <w:r w:rsidR="00E31839" w:rsidRPr="00AC4345">
        <w:rPr>
          <w:b w:val="0"/>
          <w:bCs w:val="0"/>
          <w:color w:val="auto"/>
        </w:rPr>
        <w:t>nterface specification document</w:t>
      </w:r>
    </w:p>
    <w:p w14:paraId="7F798851" w14:textId="77777777" w:rsidR="00461DAA" w:rsidRPr="005806DB" w:rsidRDefault="00461DAA" w:rsidP="00943481">
      <w:pPr>
        <w:pStyle w:val="Heading1"/>
        <w:numPr>
          <w:ilvl w:val="2"/>
          <w:numId w:val="1"/>
        </w:numPr>
        <w:ind w:right="-91"/>
        <w:jc w:val="both"/>
        <w:rPr>
          <w:color w:val="auto"/>
          <w:sz w:val="22"/>
          <w:szCs w:val="20"/>
        </w:rPr>
      </w:pPr>
      <w:bookmarkStart w:id="36" w:name="_Toc484791122"/>
      <w:r w:rsidRPr="005806DB">
        <w:rPr>
          <w:color w:val="auto"/>
          <w:sz w:val="22"/>
          <w:szCs w:val="20"/>
        </w:rPr>
        <w:t>Guidelines</w:t>
      </w:r>
      <w:r w:rsidR="00E07A34" w:rsidRPr="005806DB">
        <w:rPr>
          <w:color w:val="auto"/>
          <w:sz w:val="22"/>
          <w:szCs w:val="20"/>
        </w:rPr>
        <w:t xml:space="preserve"> for module design</w:t>
      </w:r>
      <w:bookmarkEnd w:id="36"/>
    </w:p>
    <w:p w14:paraId="7F798852" w14:textId="77777777" w:rsidR="00655EE5" w:rsidRPr="005806DB" w:rsidRDefault="005F4386" w:rsidP="00943481">
      <w:pPr>
        <w:pStyle w:val="Heading1"/>
        <w:numPr>
          <w:ilvl w:val="3"/>
          <w:numId w:val="1"/>
        </w:numPr>
        <w:ind w:right="-91"/>
        <w:jc w:val="both"/>
        <w:rPr>
          <w:color w:val="auto"/>
          <w:sz w:val="22"/>
          <w:szCs w:val="20"/>
        </w:rPr>
      </w:pPr>
      <w:bookmarkStart w:id="37" w:name="_Toc484791123"/>
      <w:r w:rsidRPr="005806DB">
        <w:rPr>
          <w:color w:val="auto"/>
          <w:sz w:val="22"/>
          <w:szCs w:val="20"/>
        </w:rPr>
        <w:t>General guidelines</w:t>
      </w:r>
      <w:bookmarkEnd w:id="37"/>
    </w:p>
    <w:p w14:paraId="7F798853" w14:textId="77777777" w:rsidR="0099700E" w:rsidRPr="00AC4345" w:rsidRDefault="0099700E" w:rsidP="00943481">
      <w:pPr>
        <w:ind w:right="-91"/>
        <w:jc w:val="both"/>
      </w:pPr>
    </w:p>
    <w:p w14:paraId="7F798854" w14:textId="77777777" w:rsidR="0043616D" w:rsidRDefault="0043616D" w:rsidP="00943481">
      <w:pPr>
        <w:numPr>
          <w:ilvl w:val="0"/>
          <w:numId w:val="4"/>
        </w:numPr>
        <w:ind w:right="-91"/>
        <w:jc w:val="both"/>
        <w:rPr>
          <w:b w:val="0"/>
          <w:bCs w:val="0"/>
          <w:color w:val="auto"/>
        </w:rPr>
      </w:pPr>
      <w:r w:rsidRPr="00AC4345">
        <w:rPr>
          <w:b w:val="0"/>
          <w:bCs w:val="0"/>
          <w:color w:val="auto"/>
        </w:rPr>
        <w:t xml:space="preserve">Each module </w:t>
      </w:r>
      <w:r w:rsidR="008B2449">
        <w:rPr>
          <w:b w:val="0"/>
          <w:bCs w:val="0"/>
          <w:color w:val="auto"/>
        </w:rPr>
        <w:t>shall</w:t>
      </w:r>
      <w:r w:rsidRPr="00AC4345">
        <w:rPr>
          <w:b w:val="0"/>
          <w:bCs w:val="0"/>
          <w:color w:val="auto"/>
        </w:rPr>
        <w:t xml:space="preserve"> be modelled as a library </w:t>
      </w:r>
    </w:p>
    <w:p w14:paraId="7F798855" w14:textId="77777777" w:rsidR="0043616D" w:rsidRDefault="0043616D" w:rsidP="0043616D">
      <w:pPr>
        <w:ind w:left="1800" w:right="-91"/>
        <w:jc w:val="both"/>
        <w:rPr>
          <w:b w:val="0"/>
          <w:bCs w:val="0"/>
          <w:color w:val="auto"/>
        </w:rPr>
      </w:pPr>
    </w:p>
    <w:p w14:paraId="7F798856" w14:textId="77777777" w:rsidR="00655EE5" w:rsidRPr="00AC4345" w:rsidRDefault="008B2449" w:rsidP="00943481">
      <w:pPr>
        <w:numPr>
          <w:ilvl w:val="0"/>
          <w:numId w:val="4"/>
        </w:numPr>
        <w:ind w:right="-91"/>
        <w:jc w:val="both"/>
        <w:rPr>
          <w:b w:val="0"/>
          <w:bCs w:val="0"/>
          <w:color w:val="auto"/>
        </w:rPr>
      </w:pPr>
      <w:r>
        <w:rPr>
          <w:b w:val="0"/>
          <w:bCs w:val="0"/>
          <w:color w:val="auto"/>
        </w:rPr>
        <w:t>All the functionalities</w:t>
      </w:r>
      <w:r w:rsidR="00655EE5" w:rsidRPr="00AC4345">
        <w:rPr>
          <w:b w:val="0"/>
          <w:bCs w:val="0"/>
          <w:color w:val="auto"/>
        </w:rPr>
        <w:t xml:space="preserve"> inside a module shall be self-contained. This enables the portability of the module</w:t>
      </w:r>
    </w:p>
    <w:p w14:paraId="7F798857" w14:textId="77777777" w:rsidR="00DA5CDB" w:rsidRPr="00AC4345" w:rsidRDefault="00DA5CDB" w:rsidP="00943481">
      <w:pPr>
        <w:ind w:left="1080" w:right="-91"/>
        <w:jc w:val="both"/>
        <w:rPr>
          <w:b w:val="0"/>
          <w:bCs w:val="0"/>
          <w:color w:val="auto"/>
        </w:rPr>
      </w:pPr>
    </w:p>
    <w:p w14:paraId="7F798858" w14:textId="77777777" w:rsidR="008E6B00" w:rsidRPr="0043616D" w:rsidRDefault="00655EE5" w:rsidP="0043616D">
      <w:pPr>
        <w:numPr>
          <w:ilvl w:val="0"/>
          <w:numId w:val="4"/>
        </w:numPr>
        <w:ind w:right="-91"/>
        <w:jc w:val="both"/>
        <w:rPr>
          <w:b w:val="0"/>
          <w:bCs w:val="0"/>
          <w:color w:val="auto"/>
        </w:rPr>
      </w:pPr>
      <w:r w:rsidRPr="00AC4345">
        <w:rPr>
          <w:b w:val="0"/>
          <w:bCs w:val="0"/>
          <w:color w:val="auto"/>
        </w:rPr>
        <w:t>Each module,</w:t>
      </w:r>
      <w:r w:rsidR="008B2449">
        <w:rPr>
          <w:b w:val="0"/>
          <w:bCs w:val="0"/>
          <w:color w:val="auto"/>
        </w:rPr>
        <w:t xml:space="preserve"> and</w:t>
      </w:r>
      <w:r w:rsidRPr="00AC4345">
        <w:rPr>
          <w:b w:val="0"/>
          <w:bCs w:val="0"/>
          <w:color w:val="auto"/>
        </w:rPr>
        <w:t xml:space="preserve"> if possible each subsystem inside a module</w:t>
      </w:r>
      <w:r w:rsidR="008B2449">
        <w:rPr>
          <w:b w:val="0"/>
          <w:bCs w:val="0"/>
          <w:color w:val="auto"/>
        </w:rPr>
        <w:t>,</w:t>
      </w:r>
      <w:r w:rsidRPr="00AC4345">
        <w:rPr>
          <w:b w:val="0"/>
          <w:bCs w:val="0"/>
          <w:color w:val="auto"/>
        </w:rPr>
        <w:t xml:space="preserve"> shall represent a functional behavior.</w:t>
      </w:r>
    </w:p>
    <w:p w14:paraId="7F798859" w14:textId="77777777" w:rsidR="001A1D81" w:rsidRPr="00AC4345" w:rsidRDefault="001A1D81" w:rsidP="00943481">
      <w:pPr>
        <w:pStyle w:val="ListParagraph"/>
        <w:jc w:val="both"/>
        <w:rPr>
          <w:b w:val="0"/>
          <w:bCs w:val="0"/>
          <w:color w:val="auto"/>
          <w:szCs w:val="20"/>
        </w:rPr>
      </w:pPr>
    </w:p>
    <w:p w14:paraId="7F79885A" w14:textId="77777777" w:rsidR="001A1D81" w:rsidRPr="00AC4345" w:rsidRDefault="001A1D81" w:rsidP="00943481">
      <w:pPr>
        <w:numPr>
          <w:ilvl w:val="0"/>
          <w:numId w:val="4"/>
        </w:numPr>
        <w:ind w:right="-91"/>
        <w:jc w:val="both"/>
        <w:rPr>
          <w:b w:val="0"/>
          <w:bCs w:val="0"/>
          <w:color w:val="auto"/>
        </w:rPr>
      </w:pPr>
      <w:r w:rsidRPr="00AC4345">
        <w:rPr>
          <w:b w:val="0"/>
          <w:bCs w:val="0"/>
          <w:color w:val="auto"/>
        </w:rPr>
        <w:t xml:space="preserve">Every subsystem </w:t>
      </w:r>
      <w:r w:rsidR="008B2449">
        <w:rPr>
          <w:b w:val="0"/>
          <w:bCs w:val="0"/>
          <w:color w:val="auto"/>
        </w:rPr>
        <w:t>shall</w:t>
      </w:r>
      <w:r w:rsidRPr="00AC4345">
        <w:rPr>
          <w:b w:val="0"/>
          <w:bCs w:val="0"/>
          <w:color w:val="auto"/>
        </w:rPr>
        <w:t xml:space="preserve"> have a short but descriptive comment</w:t>
      </w:r>
    </w:p>
    <w:p w14:paraId="7F79885B" w14:textId="77777777" w:rsidR="00A36D3A" w:rsidRPr="00AC4345" w:rsidRDefault="00A36D3A" w:rsidP="00943481">
      <w:pPr>
        <w:pStyle w:val="ListParagraph"/>
        <w:jc w:val="both"/>
        <w:rPr>
          <w:b w:val="0"/>
          <w:bCs w:val="0"/>
          <w:color w:val="auto"/>
          <w:szCs w:val="20"/>
        </w:rPr>
      </w:pPr>
    </w:p>
    <w:p w14:paraId="7F79885C" w14:textId="77777777" w:rsidR="00A36D3A" w:rsidRDefault="00A36D3A" w:rsidP="00943481">
      <w:pPr>
        <w:numPr>
          <w:ilvl w:val="0"/>
          <w:numId w:val="4"/>
        </w:numPr>
        <w:ind w:right="-91"/>
        <w:jc w:val="both"/>
        <w:rPr>
          <w:b w:val="0"/>
          <w:bCs w:val="0"/>
          <w:color w:val="auto"/>
        </w:rPr>
      </w:pPr>
      <w:r w:rsidRPr="00AC4345">
        <w:rPr>
          <w:b w:val="0"/>
          <w:bCs w:val="0"/>
          <w:color w:val="auto"/>
        </w:rPr>
        <w:t xml:space="preserve">A module </w:t>
      </w:r>
      <w:r w:rsidR="008B2449">
        <w:rPr>
          <w:b w:val="0"/>
          <w:bCs w:val="0"/>
          <w:color w:val="auto"/>
        </w:rPr>
        <w:t xml:space="preserve">shall </w:t>
      </w:r>
      <w:r w:rsidRPr="00AC4345">
        <w:rPr>
          <w:b w:val="0"/>
          <w:bCs w:val="0"/>
          <w:color w:val="auto"/>
        </w:rPr>
        <w:t xml:space="preserve">be divided into sub-modules based on the complexity of the functionality. For small functions, sub-modules are not required since this will increase effort for </w:t>
      </w:r>
      <w:r w:rsidR="008B2449">
        <w:rPr>
          <w:b w:val="0"/>
          <w:bCs w:val="0"/>
          <w:color w:val="auto"/>
        </w:rPr>
        <w:t>maintenance</w:t>
      </w:r>
      <w:r w:rsidRPr="00AC4345">
        <w:rPr>
          <w:b w:val="0"/>
          <w:bCs w:val="0"/>
          <w:color w:val="auto"/>
        </w:rPr>
        <w:t xml:space="preserve">. </w:t>
      </w:r>
    </w:p>
    <w:p w14:paraId="7F79885D" w14:textId="77777777" w:rsidR="008F0E93" w:rsidRDefault="008F0E93" w:rsidP="008F0E93">
      <w:pPr>
        <w:pStyle w:val="ListParagraph"/>
        <w:rPr>
          <w:b w:val="0"/>
          <w:bCs w:val="0"/>
          <w:color w:val="auto"/>
        </w:rPr>
      </w:pPr>
    </w:p>
    <w:p w14:paraId="7F79885E" w14:textId="77777777" w:rsidR="008F0E93" w:rsidRDefault="008F0E93" w:rsidP="00943481">
      <w:pPr>
        <w:numPr>
          <w:ilvl w:val="0"/>
          <w:numId w:val="4"/>
        </w:numPr>
        <w:ind w:right="-91"/>
        <w:jc w:val="both"/>
        <w:rPr>
          <w:b w:val="0"/>
          <w:bCs w:val="0"/>
          <w:color w:val="auto"/>
        </w:rPr>
      </w:pPr>
      <w:r>
        <w:rPr>
          <w:b w:val="0"/>
          <w:bCs w:val="0"/>
          <w:color w:val="auto"/>
        </w:rPr>
        <w:t xml:space="preserve">All blocks shall be modelled inside a </w:t>
      </w:r>
      <w:r w:rsidR="00640A62">
        <w:rPr>
          <w:b w:val="0"/>
          <w:bCs w:val="0"/>
          <w:color w:val="auto"/>
        </w:rPr>
        <w:t xml:space="preserve">functional </w:t>
      </w:r>
      <w:r>
        <w:rPr>
          <w:b w:val="0"/>
          <w:bCs w:val="0"/>
          <w:color w:val="auto"/>
        </w:rPr>
        <w:t xml:space="preserve">subsystem. There </w:t>
      </w:r>
      <w:r w:rsidR="008B2449">
        <w:rPr>
          <w:b w:val="0"/>
          <w:bCs w:val="0"/>
          <w:color w:val="auto"/>
        </w:rPr>
        <w:t>shall</w:t>
      </w:r>
      <w:r>
        <w:rPr>
          <w:b w:val="0"/>
          <w:bCs w:val="0"/>
          <w:color w:val="auto"/>
        </w:rPr>
        <w:t xml:space="preserve"> not be free blocks between the subsystems other than the below blocks. </w:t>
      </w:r>
    </w:p>
    <w:p w14:paraId="7F79885F" w14:textId="77777777" w:rsidR="008F0E93" w:rsidRDefault="008F0E93" w:rsidP="008F0E93">
      <w:pPr>
        <w:pStyle w:val="ListParagraph"/>
        <w:rPr>
          <w:b w:val="0"/>
          <w:bCs w:val="0"/>
          <w:color w:val="auto"/>
        </w:rPr>
      </w:pPr>
    </w:p>
    <w:p w14:paraId="7F798860" w14:textId="77777777" w:rsidR="008F0E93" w:rsidRPr="00AC4345" w:rsidRDefault="008F0E93" w:rsidP="008F0E93">
      <w:pPr>
        <w:numPr>
          <w:ilvl w:val="1"/>
          <w:numId w:val="4"/>
        </w:numPr>
        <w:ind w:right="-91"/>
        <w:jc w:val="both"/>
        <w:rPr>
          <w:b w:val="0"/>
          <w:bCs w:val="0"/>
          <w:color w:val="auto"/>
        </w:rPr>
      </w:pPr>
      <w:r w:rsidRPr="00AC4345">
        <w:rPr>
          <w:b w:val="0"/>
          <w:bCs w:val="0"/>
          <w:color w:val="auto"/>
        </w:rPr>
        <w:t>Unit-delay</w:t>
      </w:r>
    </w:p>
    <w:p w14:paraId="7F798861" w14:textId="77777777" w:rsidR="008F0E93" w:rsidRPr="00AC4345" w:rsidRDefault="008F0E93" w:rsidP="008F0E93">
      <w:pPr>
        <w:numPr>
          <w:ilvl w:val="1"/>
          <w:numId w:val="4"/>
        </w:numPr>
        <w:ind w:right="-91"/>
        <w:jc w:val="both"/>
        <w:rPr>
          <w:b w:val="0"/>
          <w:bCs w:val="0"/>
          <w:color w:val="auto"/>
        </w:rPr>
      </w:pPr>
      <w:r w:rsidRPr="00AC4345">
        <w:rPr>
          <w:b w:val="0"/>
          <w:bCs w:val="0"/>
          <w:color w:val="auto"/>
        </w:rPr>
        <w:t>From-Goto blocks</w:t>
      </w:r>
    </w:p>
    <w:p w14:paraId="7F798862" w14:textId="77777777" w:rsidR="008F0E93" w:rsidRPr="00AC4345" w:rsidRDefault="008F0E93" w:rsidP="008F0E93">
      <w:pPr>
        <w:numPr>
          <w:ilvl w:val="1"/>
          <w:numId w:val="4"/>
        </w:numPr>
        <w:ind w:right="-91"/>
        <w:jc w:val="both"/>
        <w:rPr>
          <w:b w:val="0"/>
          <w:bCs w:val="0"/>
          <w:color w:val="auto"/>
        </w:rPr>
      </w:pPr>
      <w:r w:rsidRPr="00AC4345">
        <w:rPr>
          <w:b w:val="0"/>
          <w:bCs w:val="0"/>
          <w:color w:val="auto"/>
        </w:rPr>
        <w:t>Bus selectors</w:t>
      </w:r>
    </w:p>
    <w:p w14:paraId="7F798863" w14:textId="77777777" w:rsidR="008B2449" w:rsidRDefault="008B2449" w:rsidP="008B2449">
      <w:pPr>
        <w:numPr>
          <w:ilvl w:val="1"/>
          <w:numId w:val="4"/>
        </w:numPr>
        <w:ind w:right="-91"/>
        <w:jc w:val="both"/>
        <w:rPr>
          <w:b w:val="0"/>
          <w:bCs w:val="0"/>
          <w:color w:val="auto"/>
        </w:rPr>
      </w:pPr>
      <w:r>
        <w:rPr>
          <w:b w:val="0"/>
          <w:bCs w:val="0"/>
          <w:color w:val="auto"/>
        </w:rPr>
        <w:t>Bus creators</w:t>
      </w:r>
    </w:p>
    <w:p w14:paraId="7F798864" w14:textId="77777777" w:rsidR="008F0E93" w:rsidRPr="008B2449" w:rsidRDefault="008F0E93" w:rsidP="008B2449">
      <w:pPr>
        <w:numPr>
          <w:ilvl w:val="1"/>
          <w:numId w:val="4"/>
        </w:numPr>
        <w:ind w:right="-91"/>
        <w:jc w:val="both"/>
        <w:rPr>
          <w:ins w:id="38" w:author="Pavel Jelinek" w:date="2016-08-30T13:39:00Z"/>
          <w:b w:val="0"/>
          <w:bCs w:val="0"/>
          <w:color w:val="auto"/>
        </w:rPr>
      </w:pPr>
      <w:r w:rsidRPr="008B2449">
        <w:rPr>
          <w:b w:val="0"/>
          <w:bCs w:val="0"/>
          <w:color w:val="auto"/>
        </w:rPr>
        <w:t>Selectors</w:t>
      </w:r>
    </w:p>
    <w:p w14:paraId="7F798865" w14:textId="77777777" w:rsidR="00D83BAD" w:rsidRPr="00FE7C75" w:rsidRDefault="00D73CCC" w:rsidP="008F0E93">
      <w:pPr>
        <w:numPr>
          <w:ilvl w:val="1"/>
          <w:numId w:val="4"/>
        </w:numPr>
        <w:ind w:right="-91"/>
        <w:jc w:val="both"/>
        <w:rPr>
          <w:b w:val="0"/>
          <w:bCs w:val="0"/>
          <w:color w:val="auto"/>
        </w:rPr>
      </w:pPr>
      <w:r w:rsidRPr="00FE7C75">
        <w:rPr>
          <w:b w:val="0"/>
          <w:bCs w:val="0"/>
          <w:color w:val="auto"/>
        </w:rPr>
        <w:t>Block for scheduling logic</w:t>
      </w:r>
    </w:p>
    <w:p w14:paraId="7F798866" w14:textId="77777777" w:rsidR="00640A62" w:rsidRDefault="00640A62" w:rsidP="00640A62">
      <w:pPr>
        <w:ind w:left="2160" w:right="-91"/>
        <w:jc w:val="both"/>
        <w:rPr>
          <w:b w:val="0"/>
          <w:bCs w:val="0"/>
          <w:color w:val="auto"/>
        </w:rPr>
      </w:pPr>
    </w:p>
    <w:p w14:paraId="7F798867" w14:textId="77777777" w:rsidR="00640A62" w:rsidRDefault="00640A62" w:rsidP="00640A62">
      <w:pPr>
        <w:numPr>
          <w:ilvl w:val="0"/>
          <w:numId w:val="4"/>
        </w:numPr>
        <w:ind w:right="-91"/>
        <w:jc w:val="both"/>
        <w:rPr>
          <w:b w:val="0"/>
          <w:bCs w:val="0"/>
          <w:color w:val="auto"/>
        </w:rPr>
      </w:pPr>
      <w:r>
        <w:rPr>
          <w:b w:val="0"/>
          <w:bCs w:val="0"/>
          <w:color w:val="auto"/>
        </w:rPr>
        <w:t>At any level of the module</w:t>
      </w:r>
      <w:r w:rsidR="008B2449">
        <w:rPr>
          <w:b w:val="0"/>
          <w:bCs w:val="0"/>
          <w:color w:val="auto"/>
        </w:rPr>
        <w:t>, either</w:t>
      </w:r>
      <w:r>
        <w:rPr>
          <w:b w:val="0"/>
          <w:bCs w:val="0"/>
          <w:color w:val="auto"/>
        </w:rPr>
        <w:t xml:space="preserve"> subsystem/state chart interconnection or block implementation </w:t>
      </w:r>
      <w:r w:rsidR="008B2449">
        <w:rPr>
          <w:b w:val="0"/>
          <w:bCs w:val="0"/>
          <w:color w:val="auto"/>
        </w:rPr>
        <w:t>shall be visible; a</w:t>
      </w:r>
      <w:r>
        <w:rPr>
          <w:b w:val="0"/>
          <w:bCs w:val="0"/>
          <w:color w:val="auto"/>
        </w:rPr>
        <w:t xml:space="preserve"> combination of blocks and subsystem </w:t>
      </w:r>
      <w:r w:rsidR="008B2449">
        <w:rPr>
          <w:b w:val="0"/>
          <w:bCs w:val="0"/>
          <w:color w:val="auto"/>
        </w:rPr>
        <w:t>shall not be used.</w:t>
      </w:r>
    </w:p>
    <w:p w14:paraId="7F798868" w14:textId="77777777" w:rsidR="008E6B00" w:rsidRPr="00AC4345" w:rsidRDefault="008E6B00" w:rsidP="00943481">
      <w:pPr>
        <w:ind w:left="1200" w:right="-91"/>
        <w:jc w:val="both"/>
        <w:rPr>
          <w:b w:val="0"/>
          <w:bCs w:val="0"/>
          <w:i/>
          <w:iCs/>
          <w:color w:val="auto"/>
        </w:rPr>
      </w:pPr>
    </w:p>
    <w:p w14:paraId="7F798869" w14:textId="77777777" w:rsidR="008E6B00" w:rsidRPr="005806DB" w:rsidRDefault="00766FF1" w:rsidP="00943481">
      <w:pPr>
        <w:pStyle w:val="Heading1"/>
        <w:numPr>
          <w:ilvl w:val="3"/>
          <w:numId w:val="1"/>
        </w:numPr>
        <w:ind w:right="-91"/>
        <w:jc w:val="both"/>
        <w:rPr>
          <w:bCs w:val="0"/>
          <w:i/>
          <w:iCs/>
          <w:color w:val="auto"/>
          <w:sz w:val="22"/>
          <w:szCs w:val="20"/>
        </w:rPr>
      </w:pPr>
      <w:bookmarkStart w:id="39" w:name="_Toc484791124"/>
      <w:r w:rsidRPr="005806DB">
        <w:rPr>
          <w:bCs w:val="0"/>
          <w:color w:val="auto"/>
          <w:sz w:val="22"/>
          <w:szCs w:val="20"/>
        </w:rPr>
        <w:t>Naming of module interfaces</w:t>
      </w:r>
      <w:bookmarkEnd w:id="39"/>
      <w:r w:rsidR="008E6B00" w:rsidRPr="005806DB">
        <w:rPr>
          <w:bCs w:val="0"/>
          <w:color w:val="auto"/>
          <w:sz w:val="22"/>
          <w:szCs w:val="20"/>
        </w:rPr>
        <w:t xml:space="preserve"> </w:t>
      </w:r>
    </w:p>
    <w:p w14:paraId="7F79886A" w14:textId="77777777" w:rsidR="004129DD" w:rsidRDefault="008B2449" w:rsidP="004129DD">
      <w:pPr>
        <w:numPr>
          <w:ilvl w:val="0"/>
          <w:numId w:val="4"/>
        </w:numPr>
        <w:ind w:right="-91"/>
        <w:jc w:val="both"/>
        <w:rPr>
          <w:b w:val="0"/>
          <w:bCs w:val="0"/>
          <w:i/>
          <w:iCs/>
          <w:color w:val="auto"/>
        </w:rPr>
      </w:pPr>
      <w:r>
        <w:rPr>
          <w:b w:val="0"/>
          <w:bCs w:val="0"/>
          <w:color w:val="auto"/>
        </w:rPr>
        <w:t>M</w:t>
      </w:r>
      <w:r w:rsidR="008E6B00" w:rsidRPr="00AC4345">
        <w:rPr>
          <w:b w:val="0"/>
          <w:bCs w:val="0"/>
          <w:color w:val="auto"/>
        </w:rPr>
        <w:t>odule interface signals shall follow same naming convention</w:t>
      </w:r>
      <w:r w:rsidR="00344314">
        <w:rPr>
          <w:b w:val="0"/>
          <w:bCs w:val="0"/>
          <w:color w:val="auto"/>
        </w:rPr>
        <w:t xml:space="preserve"> (signal abbreviations)</w:t>
      </w:r>
      <w:r w:rsidR="004129DD">
        <w:rPr>
          <w:b w:val="0"/>
          <w:bCs w:val="0"/>
          <w:color w:val="auto"/>
        </w:rPr>
        <w:t xml:space="preserve"> followed for </w:t>
      </w:r>
      <w:r w:rsidR="008E6B00" w:rsidRPr="00AC4345">
        <w:rPr>
          <w:b w:val="0"/>
          <w:bCs w:val="0"/>
          <w:color w:val="auto"/>
        </w:rPr>
        <w:t>component interfaces.</w:t>
      </w:r>
    </w:p>
    <w:p w14:paraId="7F79886B" w14:textId="77777777" w:rsidR="004129DD" w:rsidRDefault="004129DD" w:rsidP="004129DD">
      <w:pPr>
        <w:ind w:left="1800" w:right="-91"/>
        <w:jc w:val="both"/>
        <w:rPr>
          <w:b w:val="0"/>
          <w:bCs w:val="0"/>
          <w:i/>
          <w:iCs/>
          <w:color w:val="auto"/>
        </w:rPr>
      </w:pPr>
    </w:p>
    <w:p w14:paraId="7F79886C" w14:textId="77777777" w:rsidR="008E3E9F" w:rsidRPr="004129DD" w:rsidRDefault="004129DD" w:rsidP="004129DD">
      <w:pPr>
        <w:numPr>
          <w:ilvl w:val="0"/>
          <w:numId w:val="4"/>
        </w:numPr>
        <w:ind w:right="-91"/>
        <w:jc w:val="both"/>
        <w:rPr>
          <w:b w:val="0"/>
          <w:bCs w:val="0"/>
          <w:i/>
          <w:iCs/>
          <w:color w:val="auto"/>
        </w:rPr>
      </w:pPr>
      <w:r w:rsidRPr="004129DD">
        <w:rPr>
          <w:b w:val="0"/>
          <w:bCs w:val="0"/>
          <w:color w:val="auto"/>
        </w:rPr>
        <w:t>Number</w:t>
      </w:r>
      <w:r w:rsidR="00344314" w:rsidRPr="004129DD">
        <w:rPr>
          <w:b w:val="0"/>
          <w:bCs w:val="0"/>
          <w:color w:val="auto"/>
        </w:rPr>
        <w:t xml:space="preserve"> of characters </w:t>
      </w:r>
      <w:r>
        <w:rPr>
          <w:b w:val="0"/>
          <w:bCs w:val="0"/>
          <w:color w:val="auto"/>
        </w:rPr>
        <w:t xml:space="preserve">in a </w:t>
      </w:r>
      <w:r w:rsidR="00344314" w:rsidRPr="004129DD">
        <w:rPr>
          <w:b w:val="0"/>
          <w:bCs w:val="0"/>
          <w:color w:val="auto"/>
        </w:rPr>
        <w:t>signal name</w:t>
      </w:r>
      <w:r>
        <w:rPr>
          <w:b w:val="0"/>
          <w:bCs w:val="0"/>
          <w:color w:val="auto"/>
        </w:rPr>
        <w:t xml:space="preserve"> /</w:t>
      </w:r>
      <w:r w:rsidR="00344314" w:rsidRPr="004129DD">
        <w:rPr>
          <w:b w:val="0"/>
          <w:bCs w:val="0"/>
          <w:color w:val="auto"/>
        </w:rPr>
        <w:t xml:space="preserve"> port name shall be limited to 63</w:t>
      </w:r>
      <w:r w:rsidRPr="004129DD">
        <w:rPr>
          <w:b w:val="0"/>
          <w:bCs w:val="0"/>
          <w:color w:val="auto"/>
        </w:rPr>
        <w:t>: due to limitations in</w:t>
      </w:r>
      <w:r>
        <w:rPr>
          <w:b w:val="0"/>
          <w:bCs w:val="0"/>
          <w:color w:val="auto"/>
        </w:rPr>
        <w:t xml:space="preserve"> logging in</w:t>
      </w:r>
      <w:r w:rsidRPr="004129DD">
        <w:rPr>
          <w:b w:val="0"/>
          <w:bCs w:val="0"/>
          <w:color w:val="auto"/>
        </w:rPr>
        <w:t xml:space="preserve"> test</w:t>
      </w:r>
      <w:r>
        <w:rPr>
          <w:b w:val="0"/>
          <w:bCs w:val="0"/>
          <w:color w:val="auto"/>
        </w:rPr>
        <w:t xml:space="preserve"> environment</w:t>
      </w:r>
    </w:p>
    <w:p w14:paraId="7F79886D" w14:textId="77777777" w:rsidR="004129DD" w:rsidRDefault="004129DD" w:rsidP="004129DD">
      <w:pPr>
        <w:pStyle w:val="ListParagraph"/>
        <w:rPr>
          <w:b w:val="0"/>
          <w:bCs w:val="0"/>
          <w:i/>
          <w:iCs/>
          <w:color w:val="auto"/>
        </w:rPr>
      </w:pPr>
    </w:p>
    <w:p w14:paraId="7F79886E" w14:textId="77777777" w:rsidR="004129DD" w:rsidRPr="004129DD" w:rsidRDefault="004129DD" w:rsidP="004129DD">
      <w:pPr>
        <w:ind w:left="1800" w:right="-91"/>
        <w:jc w:val="both"/>
        <w:rPr>
          <w:b w:val="0"/>
          <w:bCs w:val="0"/>
          <w:i/>
          <w:iCs/>
          <w:color w:val="auto"/>
        </w:rPr>
      </w:pPr>
    </w:p>
    <w:p w14:paraId="7F79886F" w14:textId="77777777" w:rsidR="008E3E9F" w:rsidRPr="00AC4345" w:rsidRDefault="00FD3337" w:rsidP="005806DB">
      <w:pPr>
        <w:numPr>
          <w:ilvl w:val="0"/>
          <w:numId w:val="4"/>
        </w:numPr>
        <w:ind w:right="-91"/>
        <w:jc w:val="both"/>
        <w:rPr>
          <w:b w:val="0"/>
          <w:bCs w:val="0"/>
          <w:color w:val="auto"/>
        </w:rPr>
      </w:pPr>
      <w:r w:rsidRPr="00AC4345">
        <w:rPr>
          <w:b w:val="0"/>
          <w:bCs w:val="0"/>
          <w:color w:val="auto"/>
        </w:rPr>
        <w:t>Refer below link for more details regarding naming rules</w:t>
      </w:r>
      <w:r w:rsidR="008E3E9F" w:rsidRPr="00AC4345">
        <w:rPr>
          <w:b w:val="0"/>
          <w:bCs w:val="0"/>
          <w:color w:val="auto"/>
        </w:rPr>
        <w:t>.</w:t>
      </w:r>
    </w:p>
    <w:p w14:paraId="7F798870" w14:textId="77777777" w:rsidR="008E3E9F" w:rsidRPr="00AC4345" w:rsidRDefault="002956AD" w:rsidP="00943481">
      <w:pPr>
        <w:ind w:left="2280" w:right="-91"/>
        <w:jc w:val="both"/>
        <w:rPr>
          <w:b w:val="0"/>
          <w:bCs w:val="0"/>
          <w:color w:val="auto"/>
        </w:rPr>
      </w:pPr>
      <w:hyperlink r:id="rId45" w:history="1">
        <w:r w:rsidR="008E3E9F" w:rsidRPr="00AC4345">
          <w:rPr>
            <w:rStyle w:val="Hyperlink"/>
            <w:b w:val="0"/>
            <w:bCs w:val="0"/>
          </w:rPr>
          <w:t>http://170.205.207.224:7001/si/viewrevision?projectName=d:/MKS_proj/MBSP_SW_Components/D07_Design/Documents/Guidelines/naming_rules/project.pj&amp;revision=:member&amp;selection=MBSP_NamingConventions.xls</w:t>
        </w:r>
      </w:hyperlink>
    </w:p>
    <w:p w14:paraId="7F798871" w14:textId="77777777" w:rsidR="00504056" w:rsidRPr="00AC4345" w:rsidRDefault="008E6B00" w:rsidP="00943481">
      <w:pPr>
        <w:ind w:right="-91"/>
        <w:jc w:val="both"/>
        <w:rPr>
          <w:b w:val="0"/>
          <w:bCs w:val="0"/>
          <w:color w:val="auto"/>
        </w:rPr>
      </w:pPr>
      <w:r w:rsidRPr="00AC4345">
        <w:rPr>
          <w:b w:val="0"/>
          <w:bCs w:val="0"/>
          <w:color w:val="auto"/>
        </w:rPr>
        <w:tab/>
      </w:r>
    </w:p>
    <w:p w14:paraId="7F798872" w14:textId="77777777" w:rsidR="00080706" w:rsidRPr="00C55D3C" w:rsidRDefault="00080706" w:rsidP="00943481">
      <w:pPr>
        <w:pStyle w:val="Heading1"/>
        <w:numPr>
          <w:ilvl w:val="3"/>
          <w:numId w:val="1"/>
        </w:numPr>
        <w:ind w:right="-91"/>
        <w:jc w:val="both"/>
        <w:rPr>
          <w:color w:val="auto"/>
          <w:sz w:val="22"/>
          <w:szCs w:val="20"/>
        </w:rPr>
      </w:pPr>
      <w:bookmarkStart w:id="40" w:name="_Toc484791125"/>
      <w:r w:rsidRPr="00C55D3C">
        <w:rPr>
          <w:color w:val="auto"/>
          <w:sz w:val="22"/>
          <w:szCs w:val="20"/>
        </w:rPr>
        <w:t>Generation of module frame from interface specification</w:t>
      </w:r>
      <w:bookmarkEnd w:id="40"/>
    </w:p>
    <w:p w14:paraId="7F798873" w14:textId="77777777" w:rsidR="00080706" w:rsidRPr="00AC4345" w:rsidRDefault="00080706" w:rsidP="00943481">
      <w:pPr>
        <w:ind w:left="1800" w:right="-91"/>
        <w:jc w:val="both"/>
        <w:rPr>
          <w:color w:val="auto"/>
        </w:rPr>
      </w:pPr>
    </w:p>
    <w:p w14:paraId="7F798874" w14:textId="77777777" w:rsidR="00080706" w:rsidRPr="00AC4345" w:rsidRDefault="00080706" w:rsidP="00C55D3C">
      <w:pPr>
        <w:numPr>
          <w:ilvl w:val="0"/>
          <w:numId w:val="4"/>
        </w:numPr>
        <w:ind w:right="-91"/>
        <w:jc w:val="both"/>
        <w:rPr>
          <w:b w:val="0"/>
          <w:bCs w:val="0"/>
          <w:color w:val="auto"/>
        </w:rPr>
      </w:pPr>
      <w:r w:rsidRPr="00AC4345">
        <w:rPr>
          <w:b w:val="0"/>
          <w:bCs w:val="0"/>
          <w:color w:val="auto"/>
        </w:rPr>
        <w:t>With the module interfaces specified in the MKS RM document</w:t>
      </w:r>
      <w:r w:rsidR="004129DD">
        <w:rPr>
          <w:b w:val="0"/>
          <w:bCs w:val="0"/>
          <w:color w:val="auto"/>
        </w:rPr>
        <w:t xml:space="preserve">, </w:t>
      </w:r>
      <w:r w:rsidRPr="00AC4345">
        <w:rPr>
          <w:b w:val="0"/>
          <w:bCs w:val="0"/>
          <w:color w:val="auto"/>
        </w:rPr>
        <w:t xml:space="preserve">module frame </w:t>
      </w:r>
      <w:r w:rsidR="004129DD">
        <w:rPr>
          <w:b w:val="0"/>
          <w:bCs w:val="0"/>
          <w:color w:val="auto"/>
        </w:rPr>
        <w:t>shall be</w:t>
      </w:r>
      <w:r w:rsidRPr="00AC4345">
        <w:rPr>
          <w:b w:val="0"/>
          <w:bCs w:val="0"/>
          <w:color w:val="auto"/>
        </w:rPr>
        <w:t xml:space="preserve"> generated automatically using scripts</w:t>
      </w:r>
      <w:r w:rsidR="00ED1EBC" w:rsidRPr="00AC4345">
        <w:rPr>
          <w:b w:val="0"/>
          <w:bCs w:val="0"/>
          <w:color w:val="auto"/>
        </w:rPr>
        <w:t>.</w:t>
      </w:r>
    </w:p>
    <w:p w14:paraId="7F798875" w14:textId="77777777" w:rsidR="00ED1EBC" w:rsidRPr="00AC4345" w:rsidRDefault="00ED1EBC" w:rsidP="00943481">
      <w:pPr>
        <w:ind w:left="2422" w:right="-91"/>
        <w:jc w:val="both"/>
        <w:rPr>
          <w:b w:val="0"/>
          <w:bCs w:val="0"/>
          <w:color w:val="auto"/>
        </w:rPr>
      </w:pPr>
    </w:p>
    <w:p w14:paraId="7F798876" w14:textId="77777777" w:rsidR="00ED1EBC" w:rsidRPr="00AC4345" w:rsidRDefault="00ED1EBC" w:rsidP="00C55D3C">
      <w:pPr>
        <w:numPr>
          <w:ilvl w:val="0"/>
          <w:numId w:val="4"/>
        </w:numPr>
        <w:ind w:right="-91"/>
        <w:jc w:val="both"/>
        <w:rPr>
          <w:b w:val="0"/>
          <w:bCs w:val="0"/>
          <w:color w:val="auto"/>
        </w:rPr>
      </w:pPr>
      <w:r w:rsidRPr="00AC4345">
        <w:rPr>
          <w:b w:val="0"/>
          <w:bCs w:val="0"/>
          <w:color w:val="auto"/>
        </w:rPr>
        <w:t>Refer the below link for more details</w:t>
      </w:r>
    </w:p>
    <w:p w14:paraId="7F798877" w14:textId="77777777" w:rsidR="00AF4783" w:rsidRDefault="002956AD" w:rsidP="00A23527">
      <w:pPr>
        <w:ind w:left="1800" w:right="-91"/>
        <w:jc w:val="both"/>
        <w:rPr>
          <w:rStyle w:val="Hyperlink"/>
          <w:b w:val="0"/>
          <w:bCs w:val="0"/>
        </w:rPr>
      </w:pPr>
      <w:hyperlink r:id="rId46" w:history="1">
        <w:r w:rsidR="00A23527" w:rsidRPr="00DB6E7B">
          <w:rPr>
            <w:rStyle w:val="Hyperlink"/>
            <w:b w:val="0"/>
            <w:bCs w:val="0"/>
          </w:rPr>
          <w:t>http://170.205.207.224:7001/si/viewrevision?projectName=d:/MKS_proj/T3_public/Tools/MbE/Matlab_Simulink/Misc/XLS2DD/project.pj&amp;revision=:member&amp;selection=Workflow_RM_IfSpec.docx</w:t>
        </w:r>
      </w:hyperlink>
    </w:p>
    <w:p w14:paraId="1C3A3EFB" w14:textId="77777777" w:rsidR="006A0852" w:rsidRDefault="006A0852" w:rsidP="00A23527">
      <w:pPr>
        <w:ind w:left="1800" w:right="-91"/>
        <w:jc w:val="both"/>
        <w:rPr>
          <w:rStyle w:val="Hyperlink"/>
          <w:b w:val="0"/>
          <w:bCs w:val="0"/>
        </w:rPr>
      </w:pPr>
    </w:p>
    <w:p w14:paraId="1F51B284" w14:textId="2C4F70AD" w:rsidR="006A0852" w:rsidRDefault="006A0852" w:rsidP="006A0852">
      <w:pPr>
        <w:numPr>
          <w:ilvl w:val="0"/>
          <w:numId w:val="4"/>
        </w:numPr>
        <w:ind w:right="-91"/>
        <w:jc w:val="both"/>
        <w:rPr>
          <w:b w:val="0"/>
          <w:bCs w:val="0"/>
          <w:color w:val="auto"/>
        </w:rPr>
      </w:pPr>
      <w:r>
        <w:rPr>
          <w:b w:val="0"/>
          <w:bCs w:val="0"/>
          <w:color w:val="auto"/>
        </w:rPr>
        <w:t>The functionality shall be implemented as a subsystem placed at the top level of the library and referred inside the module frame.</w:t>
      </w:r>
    </w:p>
    <w:p w14:paraId="610A2157" w14:textId="77777777" w:rsidR="007D2360" w:rsidRDefault="007D2360" w:rsidP="007D2360">
      <w:pPr>
        <w:ind w:left="1800" w:right="-91"/>
        <w:jc w:val="both"/>
        <w:rPr>
          <w:b w:val="0"/>
          <w:bCs w:val="0"/>
          <w:color w:val="auto"/>
        </w:rPr>
      </w:pPr>
    </w:p>
    <w:p w14:paraId="3F387962" w14:textId="77777777" w:rsidR="0086627B" w:rsidRDefault="0086627B" w:rsidP="0086627B">
      <w:pPr>
        <w:ind w:left="1800" w:right="-91"/>
        <w:jc w:val="both"/>
        <w:rPr>
          <w:b w:val="0"/>
          <w:bCs w:val="0"/>
          <w:color w:val="auto"/>
        </w:rPr>
      </w:pPr>
    </w:p>
    <w:p w14:paraId="1E37C4E8" w14:textId="7384C686" w:rsidR="0086627B" w:rsidRDefault="0086627B" w:rsidP="009426A1">
      <w:pPr>
        <w:ind w:right="-91"/>
        <w:jc w:val="right"/>
        <w:rPr>
          <w:b w:val="0"/>
          <w:bCs w:val="0"/>
          <w:color w:val="auto"/>
        </w:rPr>
      </w:pPr>
      <w:r w:rsidRPr="0086627B">
        <w:rPr>
          <w:b w:val="0"/>
          <w:bCs w:val="0"/>
          <w:noProof/>
          <w:color w:val="auto"/>
          <w:lang w:bidi="ar-SA"/>
        </w:rPr>
        <w:drawing>
          <wp:inline distT="0" distB="0" distL="0" distR="0" wp14:anchorId="47C0E715" wp14:editId="4E6DF9C1">
            <wp:extent cx="5943600" cy="2899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899410"/>
                    </a:xfrm>
                    <a:prstGeom prst="rect">
                      <a:avLst/>
                    </a:prstGeom>
                  </pic:spPr>
                </pic:pic>
              </a:graphicData>
            </a:graphic>
          </wp:inline>
        </w:drawing>
      </w:r>
    </w:p>
    <w:p w14:paraId="609A0668" w14:textId="77777777" w:rsidR="007D2360" w:rsidRDefault="007D2360" w:rsidP="009426A1">
      <w:pPr>
        <w:ind w:right="-91"/>
        <w:jc w:val="right"/>
        <w:rPr>
          <w:b w:val="0"/>
          <w:bCs w:val="0"/>
          <w:color w:val="auto"/>
        </w:rPr>
      </w:pPr>
    </w:p>
    <w:p w14:paraId="0FF4C08A" w14:textId="77777777" w:rsidR="007D2360" w:rsidRDefault="007D2360" w:rsidP="009426A1">
      <w:pPr>
        <w:ind w:right="-91"/>
        <w:jc w:val="right"/>
        <w:rPr>
          <w:b w:val="0"/>
          <w:bCs w:val="0"/>
          <w:color w:val="auto"/>
        </w:rPr>
      </w:pPr>
    </w:p>
    <w:p w14:paraId="3B8B322B" w14:textId="77777777" w:rsidR="007D2360" w:rsidRDefault="007D2360" w:rsidP="009426A1">
      <w:pPr>
        <w:ind w:right="-91"/>
        <w:jc w:val="right"/>
        <w:rPr>
          <w:b w:val="0"/>
          <w:bCs w:val="0"/>
          <w:color w:val="auto"/>
        </w:rPr>
      </w:pPr>
    </w:p>
    <w:p w14:paraId="661072C3" w14:textId="77777777" w:rsidR="007D2360" w:rsidRDefault="007D2360" w:rsidP="009426A1">
      <w:pPr>
        <w:ind w:right="-91"/>
        <w:jc w:val="right"/>
        <w:rPr>
          <w:b w:val="0"/>
          <w:bCs w:val="0"/>
          <w:color w:val="auto"/>
        </w:rPr>
      </w:pPr>
    </w:p>
    <w:p w14:paraId="200F8632" w14:textId="77777777" w:rsidR="007D2360" w:rsidRDefault="007D2360" w:rsidP="009426A1">
      <w:pPr>
        <w:ind w:right="-91"/>
        <w:jc w:val="right"/>
        <w:rPr>
          <w:b w:val="0"/>
          <w:bCs w:val="0"/>
          <w:color w:val="auto"/>
        </w:rPr>
      </w:pPr>
    </w:p>
    <w:p w14:paraId="0E9C0076" w14:textId="77777777" w:rsidR="007D2360" w:rsidRDefault="007D2360" w:rsidP="009426A1">
      <w:pPr>
        <w:ind w:right="-91"/>
        <w:jc w:val="right"/>
        <w:rPr>
          <w:b w:val="0"/>
          <w:bCs w:val="0"/>
          <w:color w:val="auto"/>
        </w:rPr>
      </w:pPr>
    </w:p>
    <w:p w14:paraId="11CA6F9C" w14:textId="77777777" w:rsidR="007D2360" w:rsidRDefault="007D2360" w:rsidP="009426A1">
      <w:pPr>
        <w:ind w:right="-91"/>
        <w:jc w:val="right"/>
        <w:rPr>
          <w:b w:val="0"/>
          <w:bCs w:val="0"/>
          <w:color w:val="auto"/>
        </w:rPr>
      </w:pPr>
    </w:p>
    <w:p w14:paraId="1E2864C1" w14:textId="77777777" w:rsidR="007D2360" w:rsidRDefault="007D2360" w:rsidP="009426A1">
      <w:pPr>
        <w:ind w:right="-91"/>
        <w:jc w:val="right"/>
        <w:rPr>
          <w:b w:val="0"/>
          <w:bCs w:val="0"/>
          <w:color w:val="auto"/>
        </w:rPr>
      </w:pPr>
    </w:p>
    <w:p w14:paraId="0EADF29E" w14:textId="77777777" w:rsidR="007D2360" w:rsidRDefault="007D2360" w:rsidP="009426A1">
      <w:pPr>
        <w:ind w:right="-91"/>
        <w:jc w:val="right"/>
        <w:rPr>
          <w:b w:val="0"/>
          <w:bCs w:val="0"/>
          <w:color w:val="auto"/>
        </w:rPr>
      </w:pPr>
    </w:p>
    <w:p w14:paraId="42415B35" w14:textId="77777777" w:rsidR="007D2360" w:rsidRDefault="007D2360" w:rsidP="009426A1">
      <w:pPr>
        <w:ind w:right="-91"/>
        <w:jc w:val="right"/>
        <w:rPr>
          <w:b w:val="0"/>
          <w:bCs w:val="0"/>
          <w:color w:val="auto"/>
        </w:rPr>
      </w:pPr>
    </w:p>
    <w:p w14:paraId="2B3DDDC1" w14:textId="77777777" w:rsidR="009426A1" w:rsidRDefault="009426A1" w:rsidP="007D2360">
      <w:pPr>
        <w:ind w:right="-91"/>
        <w:jc w:val="center"/>
        <w:rPr>
          <w:b w:val="0"/>
          <w:bCs w:val="0"/>
          <w:color w:val="auto"/>
        </w:rPr>
      </w:pPr>
    </w:p>
    <w:p w14:paraId="68702EF1" w14:textId="77777777" w:rsidR="00D44768" w:rsidRDefault="00D44768" w:rsidP="007D2360">
      <w:pPr>
        <w:ind w:right="-91"/>
        <w:jc w:val="center"/>
        <w:rPr>
          <w:b w:val="0"/>
          <w:bCs w:val="0"/>
          <w:color w:val="auto"/>
        </w:rPr>
      </w:pPr>
    </w:p>
    <w:p w14:paraId="32C5C059" w14:textId="77777777" w:rsidR="00D44768" w:rsidRDefault="00D44768" w:rsidP="007D2360">
      <w:pPr>
        <w:ind w:right="-91"/>
        <w:jc w:val="center"/>
        <w:rPr>
          <w:b w:val="0"/>
          <w:bCs w:val="0"/>
          <w:color w:val="auto"/>
        </w:rPr>
      </w:pPr>
    </w:p>
    <w:p w14:paraId="6770E647" w14:textId="77777777" w:rsidR="00D44768" w:rsidRDefault="00D44768" w:rsidP="007D2360">
      <w:pPr>
        <w:ind w:right="-91"/>
        <w:jc w:val="center"/>
        <w:rPr>
          <w:b w:val="0"/>
          <w:bCs w:val="0"/>
          <w:color w:val="auto"/>
        </w:rPr>
      </w:pPr>
    </w:p>
    <w:p w14:paraId="713F2AB9" w14:textId="77777777" w:rsidR="00D44768" w:rsidRDefault="00D44768" w:rsidP="007D2360">
      <w:pPr>
        <w:ind w:right="-91"/>
        <w:jc w:val="center"/>
        <w:rPr>
          <w:b w:val="0"/>
          <w:bCs w:val="0"/>
          <w:color w:val="auto"/>
        </w:rPr>
      </w:pPr>
    </w:p>
    <w:p w14:paraId="5CADF918" w14:textId="6714F9CA" w:rsidR="007D2360" w:rsidRDefault="007D2360" w:rsidP="007D2360">
      <w:pPr>
        <w:ind w:right="-91"/>
        <w:rPr>
          <w:b w:val="0"/>
          <w:bCs w:val="0"/>
          <w:color w:val="auto"/>
        </w:rPr>
      </w:pPr>
      <w:r>
        <w:rPr>
          <w:b w:val="0"/>
          <w:bCs w:val="0"/>
          <w:color w:val="auto"/>
        </w:rPr>
        <w:t xml:space="preserve">                            Functional implementation linked inside module frame</w:t>
      </w:r>
    </w:p>
    <w:p w14:paraId="7F70F4CC" w14:textId="2221A20F" w:rsidR="009426A1" w:rsidRDefault="009426A1" w:rsidP="009426A1">
      <w:pPr>
        <w:ind w:right="-91"/>
        <w:jc w:val="right"/>
        <w:rPr>
          <w:b w:val="0"/>
          <w:bCs w:val="0"/>
          <w:color w:val="auto"/>
        </w:rPr>
      </w:pPr>
      <w:r w:rsidRPr="009426A1">
        <w:rPr>
          <w:b w:val="0"/>
          <w:bCs w:val="0"/>
          <w:noProof/>
          <w:color w:val="auto"/>
          <w:lang w:bidi="ar-SA"/>
        </w:rPr>
        <w:drawing>
          <wp:inline distT="0" distB="0" distL="0" distR="0" wp14:anchorId="7F52D4CA" wp14:editId="27BA4431">
            <wp:extent cx="5534798" cy="330563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34798" cy="3305637"/>
                    </a:xfrm>
                    <a:prstGeom prst="rect">
                      <a:avLst/>
                    </a:prstGeom>
                  </pic:spPr>
                </pic:pic>
              </a:graphicData>
            </a:graphic>
          </wp:inline>
        </w:drawing>
      </w:r>
    </w:p>
    <w:p w14:paraId="3B4364A3" w14:textId="77777777" w:rsidR="006A0852" w:rsidRPr="00AC4345" w:rsidRDefault="006A0852" w:rsidP="00A23527">
      <w:pPr>
        <w:ind w:left="1800" w:right="-91"/>
        <w:jc w:val="both"/>
        <w:rPr>
          <w:rStyle w:val="Hyperlink"/>
          <w:b w:val="0"/>
          <w:bCs w:val="0"/>
        </w:rPr>
      </w:pPr>
    </w:p>
    <w:p w14:paraId="7F798879" w14:textId="77777777" w:rsidR="005D4E8C" w:rsidRPr="00C55D3C" w:rsidRDefault="005D4E8C" w:rsidP="00943481">
      <w:pPr>
        <w:pStyle w:val="Heading1"/>
        <w:numPr>
          <w:ilvl w:val="3"/>
          <w:numId w:val="1"/>
        </w:numPr>
        <w:ind w:right="-91"/>
        <w:jc w:val="both"/>
        <w:rPr>
          <w:color w:val="auto"/>
          <w:sz w:val="22"/>
          <w:szCs w:val="20"/>
        </w:rPr>
      </w:pPr>
      <w:bookmarkStart w:id="41" w:name="_Toc484791126"/>
      <w:r w:rsidRPr="00C55D3C">
        <w:rPr>
          <w:color w:val="auto"/>
          <w:sz w:val="22"/>
          <w:szCs w:val="20"/>
        </w:rPr>
        <w:t xml:space="preserve">Using Simulink or </w:t>
      </w:r>
      <w:r w:rsidR="008E4FB0" w:rsidRPr="00C55D3C">
        <w:rPr>
          <w:color w:val="auto"/>
          <w:sz w:val="22"/>
          <w:szCs w:val="20"/>
        </w:rPr>
        <w:t>Stateflow</w:t>
      </w:r>
      <w:r w:rsidRPr="00C55D3C">
        <w:rPr>
          <w:color w:val="auto"/>
          <w:sz w:val="22"/>
          <w:szCs w:val="20"/>
        </w:rPr>
        <w:t xml:space="preserve"> for module design</w:t>
      </w:r>
      <w:bookmarkEnd w:id="41"/>
    </w:p>
    <w:p w14:paraId="7F79887A" w14:textId="77777777" w:rsidR="005D4E8C" w:rsidRPr="00AC4345" w:rsidRDefault="005D4E8C" w:rsidP="00943481">
      <w:pPr>
        <w:ind w:right="-91"/>
        <w:jc w:val="both"/>
      </w:pPr>
    </w:p>
    <w:p w14:paraId="7F79887B" w14:textId="77777777" w:rsidR="005D4E8C" w:rsidRPr="00AC4345" w:rsidRDefault="005D4E8C" w:rsidP="00C55D3C">
      <w:pPr>
        <w:numPr>
          <w:ilvl w:val="0"/>
          <w:numId w:val="4"/>
        </w:numPr>
        <w:ind w:right="-91"/>
        <w:jc w:val="both"/>
        <w:rPr>
          <w:b w:val="0"/>
          <w:bCs w:val="0"/>
          <w:color w:val="auto"/>
        </w:rPr>
      </w:pPr>
      <w:r w:rsidRPr="00AC4345">
        <w:rPr>
          <w:b w:val="0"/>
          <w:bCs w:val="0"/>
          <w:color w:val="auto"/>
        </w:rPr>
        <w:t>If the m</w:t>
      </w:r>
      <w:r w:rsidR="004129DD">
        <w:rPr>
          <w:b w:val="0"/>
          <w:bCs w:val="0"/>
          <w:color w:val="auto"/>
        </w:rPr>
        <w:t xml:space="preserve">odule functionality </w:t>
      </w:r>
      <w:r w:rsidRPr="00AC4345">
        <w:rPr>
          <w:b w:val="0"/>
          <w:bCs w:val="0"/>
          <w:color w:val="auto"/>
        </w:rPr>
        <w:t>contain</w:t>
      </w:r>
      <w:r w:rsidR="004129DD">
        <w:rPr>
          <w:b w:val="0"/>
          <w:bCs w:val="0"/>
          <w:color w:val="auto"/>
        </w:rPr>
        <w:t>s only arithmetic or</w:t>
      </w:r>
      <w:r w:rsidRPr="00AC4345">
        <w:rPr>
          <w:b w:val="0"/>
          <w:bCs w:val="0"/>
          <w:color w:val="auto"/>
        </w:rPr>
        <w:t xml:space="preserve"> logical operations</w:t>
      </w:r>
      <w:r w:rsidR="004129DD">
        <w:rPr>
          <w:b w:val="0"/>
          <w:bCs w:val="0"/>
          <w:color w:val="auto"/>
        </w:rPr>
        <w:t xml:space="preserve">, </w:t>
      </w:r>
      <w:r w:rsidRPr="00AC4345">
        <w:rPr>
          <w:color w:val="auto"/>
        </w:rPr>
        <w:t>Simulink</w:t>
      </w:r>
      <w:r w:rsidRPr="00AC4345">
        <w:rPr>
          <w:b w:val="0"/>
          <w:bCs w:val="0"/>
          <w:color w:val="auto"/>
        </w:rPr>
        <w:t xml:space="preserve"> </w:t>
      </w:r>
      <w:r w:rsidR="004129DD">
        <w:rPr>
          <w:b w:val="0"/>
          <w:bCs w:val="0"/>
          <w:color w:val="auto"/>
        </w:rPr>
        <w:t xml:space="preserve">shall be used </w:t>
      </w:r>
      <w:r w:rsidRPr="00AC4345">
        <w:rPr>
          <w:b w:val="0"/>
          <w:bCs w:val="0"/>
          <w:color w:val="auto"/>
        </w:rPr>
        <w:t>for modeling the behavior.</w:t>
      </w:r>
    </w:p>
    <w:p w14:paraId="7F79887C" w14:textId="77777777" w:rsidR="005D4E8C" w:rsidRPr="00AC4345" w:rsidRDefault="005D4E8C" w:rsidP="00943481">
      <w:pPr>
        <w:ind w:right="-91"/>
        <w:jc w:val="both"/>
        <w:rPr>
          <w:b w:val="0"/>
          <w:bCs w:val="0"/>
          <w:color w:val="auto"/>
        </w:rPr>
      </w:pPr>
    </w:p>
    <w:p w14:paraId="7F79887D" w14:textId="77777777" w:rsidR="005D4E8C" w:rsidRPr="00AC4345" w:rsidRDefault="005D4E8C" w:rsidP="00C55D3C">
      <w:pPr>
        <w:numPr>
          <w:ilvl w:val="0"/>
          <w:numId w:val="4"/>
        </w:numPr>
        <w:ind w:right="-91"/>
        <w:jc w:val="both"/>
        <w:rPr>
          <w:b w:val="0"/>
          <w:bCs w:val="0"/>
          <w:color w:val="auto"/>
        </w:rPr>
      </w:pPr>
      <w:r w:rsidRPr="00AC4345">
        <w:rPr>
          <w:b w:val="0"/>
          <w:bCs w:val="0"/>
          <w:color w:val="auto"/>
        </w:rPr>
        <w:t>If the module functionality contain</w:t>
      </w:r>
      <w:r w:rsidR="004129DD">
        <w:rPr>
          <w:b w:val="0"/>
          <w:bCs w:val="0"/>
          <w:color w:val="auto"/>
        </w:rPr>
        <w:t>s</w:t>
      </w:r>
      <w:r w:rsidRPr="00AC4345">
        <w:rPr>
          <w:b w:val="0"/>
          <w:bCs w:val="0"/>
          <w:color w:val="auto"/>
        </w:rPr>
        <w:t xml:space="preserve"> different control states and their transitions</w:t>
      </w:r>
      <w:r w:rsidR="004129DD">
        <w:rPr>
          <w:b w:val="0"/>
          <w:bCs w:val="0"/>
          <w:color w:val="auto"/>
        </w:rPr>
        <w:t xml:space="preserve">, </w:t>
      </w:r>
      <w:r w:rsidR="008E4FB0" w:rsidRPr="00AC4345">
        <w:rPr>
          <w:color w:val="auto"/>
        </w:rPr>
        <w:t>Stateflow</w:t>
      </w:r>
      <w:r w:rsidRPr="00AC4345">
        <w:rPr>
          <w:b w:val="0"/>
          <w:bCs w:val="0"/>
          <w:color w:val="auto"/>
        </w:rPr>
        <w:t xml:space="preserve"> shall be used for modeling the behavior.</w:t>
      </w:r>
    </w:p>
    <w:p w14:paraId="7F79887E" w14:textId="77777777" w:rsidR="00F74C5B" w:rsidRPr="00AC4345" w:rsidRDefault="00F74C5B" w:rsidP="00F74C5B">
      <w:pPr>
        <w:pStyle w:val="ListParagraph"/>
        <w:rPr>
          <w:b w:val="0"/>
          <w:bCs w:val="0"/>
          <w:color w:val="auto"/>
          <w:szCs w:val="20"/>
        </w:rPr>
      </w:pPr>
    </w:p>
    <w:p w14:paraId="7F79887F" w14:textId="77777777" w:rsidR="00F74C5B" w:rsidRPr="00AC4345" w:rsidRDefault="004129DD" w:rsidP="002930CD">
      <w:pPr>
        <w:ind w:left="1080" w:right="-91" w:firstLine="720"/>
        <w:jc w:val="both"/>
        <w:rPr>
          <w:b w:val="0"/>
          <w:bCs w:val="0"/>
          <w:color w:val="auto"/>
        </w:rPr>
      </w:pPr>
      <w:r>
        <w:rPr>
          <w:b w:val="0"/>
          <w:bCs w:val="0"/>
          <w:color w:val="auto"/>
        </w:rPr>
        <w:t>Example functionality that be implemented in</w:t>
      </w:r>
      <w:r w:rsidR="00F74C5B" w:rsidRPr="00AC4345">
        <w:rPr>
          <w:b w:val="0"/>
          <w:bCs w:val="0"/>
          <w:color w:val="auto"/>
        </w:rPr>
        <w:t xml:space="preserve"> </w:t>
      </w:r>
      <w:r w:rsidR="008E4FB0" w:rsidRPr="00AC4345">
        <w:rPr>
          <w:color w:val="auto"/>
        </w:rPr>
        <w:t>Stateflow</w:t>
      </w:r>
      <w:r>
        <w:rPr>
          <w:color w:val="auto"/>
        </w:rPr>
        <w:t>:</w:t>
      </w:r>
    </w:p>
    <w:p w14:paraId="7F798880" w14:textId="77777777" w:rsidR="004455F6" w:rsidRPr="00AC4345" w:rsidRDefault="007377D6" w:rsidP="00F74C5B">
      <w:pPr>
        <w:ind w:right="-91"/>
        <w:jc w:val="both"/>
        <w:rPr>
          <w:b w:val="0"/>
          <w:bCs w:val="0"/>
          <w:color w:val="auto"/>
        </w:rPr>
      </w:pPr>
      <w:r w:rsidRPr="00AC4345">
        <w:t xml:space="preserve">                     </w:t>
      </w:r>
    </w:p>
    <w:p w14:paraId="7F798881" w14:textId="77777777" w:rsidR="00245531" w:rsidRPr="00AC4345" w:rsidRDefault="002930CD" w:rsidP="00C55D3C">
      <w:pPr>
        <w:jc w:val="center"/>
      </w:pPr>
      <w:r w:rsidRPr="00AC4345">
        <w:object w:dxaOrig="7193" w:dyaOrig="4481" w14:anchorId="7F798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8pt;height:204.45pt" o:ole="">
            <v:imagedata r:id="rId49" o:title=""/>
          </v:shape>
          <o:OLEObject Type="Embed" ProgID="Visio.Drawing.11" ShapeID="_x0000_i1025" DrawAspect="Content" ObjectID="_1630855355" r:id="rId50"/>
        </w:object>
      </w:r>
    </w:p>
    <w:p w14:paraId="7F798882" w14:textId="77777777" w:rsidR="00F74C5B" w:rsidRPr="00AC4345" w:rsidRDefault="00F74C5B" w:rsidP="00182E51">
      <w:pPr>
        <w:jc w:val="right"/>
      </w:pPr>
    </w:p>
    <w:p w14:paraId="7F798883" w14:textId="0FB921DB" w:rsidR="00F74C5B" w:rsidRPr="00AC4345" w:rsidRDefault="00F74C5B" w:rsidP="00C55D3C">
      <w:pPr>
        <w:numPr>
          <w:ilvl w:val="0"/>
          <w:numId w:val="4"/>
        </w:numPr>
        <w:ind w:right="-91"/>
        <w:jc w:val="both"/>
        <w:rPr>
          <w:b w:val="0"/>
          <w:bCs w:val="0"/>
          <w:color w:val="auto"/>
        </w:rPr>
      </w:pPr>
      <w:r w:rsidRPr="00AC4345">
        <w:rPr>
          <w:b w:val="0"/>
          <w:bCs w:val="0"/>
          <w:color w:val="auto"/>
        </w:rPr>
        <w:lastRenderedPageBreak/>
        <w:t>If the module functiona</w:t>
      </w:r>
      <w:r w:rsidR="004129DD">
        <w:rPr>
          <w:b w:val="0"/>
          <w:bCs w:val="0"/>
          <w:color w:val="auto"/>
        </w:rPr>
        <w:t xml:space="preserve">lity </w:t>
      </w:r>
      <w:r w:rsidRPr="00AC4345">
        <w:rPr>
          <w:b w:val="0"/>
          <w:bCs w:val="0"/>
          <w:color w:val="auto"/>
        </w:rPr>
        <w:t>contain</w:t>
      </w:r>
      <w:r w:rsidR="004129DD">
        <w:rPr>
          <w:b w:val="0"/>
          <w:bCs w:val="0"/>
          <w:color w:val="auto"/>
        </w:rPr>
        <w:t>s</w:t>
      </w:r>
      <w:r w:rsidRPr="00AC4345">
        <w:rPr>
          <w:b w:val="0"/>
          <w:bCs w:val="0"/>
          <w:color w:val="auto"/>
        </w:rPr>
        <w:t xml:space="preserve"> nested conditions and decisions</w:t>
      </w:r>
      <w:r w:rsidR="004129DD">
        <w:rPr>
          <w:b w:val="0"/>
          <w:bCs w:val="0"/>
          <w:color w:val="auto"/>
        </w:rPr>
        <w:t xml:space="preserve">, </w:t>
      </w:r>
      <w:r w:rsidR="008E4FB0" w:rsidRPr="00AC4345">
        <w:rPr>
          <w:color w:val="auto"/>
        </w:rPr>
        <w:t>Stateflow</w:t>
      </w:r>
      <w:r w:rsidRPr="00AC4345">
        <w:rPr>
          <w:b w:val="0"/>
          <w:bCs w:val="0"/>
          <w:color w:val="auto"/>
        </w:rPr>
        <w:t xml:space="preserve"> shall be used for modeling the behavior.</w:t>
      </w:r>
    </w:p>
    <w:p w14:paraId="7F79888A" w14:textId="77777777" w:rsidR="00465386" w:rsidRPr="007535CC" w:rsidRDefault="00C21BD7" w:rsidP="00943481">
      <w:pPr>
        <w:pStyle w:val="Heading1"/>
        <w:numPr>
          <w:ilvl w:val="3"/>
          <w:numId w:val="1"/>
        </w:numPr>
        <w:ind w:right="-91"/>
        <w:jc w:val="both"/>
        <w:rPr>
          <w:bCs w:val="0"/>
          <w:color w:val="auto"/>
          <w:sz w:val="22"/>
          <w:szCs w:val="20"/>
        </w:rPr>
      </w:pPr>
      <w:bookmarkStart w:id="42" w:name="_Toc484791127"/>
      <w:r w:rsidRPr="007535CC">
        <w:rPr>
          <w:bCs w:val="0"/>
          <w:color w:val="auto"/>
          <w:sz w:val="22"/>
          <w:szCs w:val="20"/>
        </w:rPr>
        <w:t>Signal Naming</w:t>
      </w:r>
      <w:bookmarkEnd w:id="42"/>
    </w:p>
    <w:p w14:paraId="7F79888B" w14:textId="77777777" w:rsidR="007C15BE" w:rsidRPr="00AC4345" w:rsidRDefault="007C15BE" w:rsidP="007C15BE"/>
    <w:p w14:paraId="7F79888C" w14:textId="77777777" w:rsidR="00465386" w:rsidRDefault="004129DD" w:rsidP="007535CC">
      <w:pPr>
        <w:ind w:left="720" w:right="-91" w:firstLine="720"/>
        <w:jc w:val="both"/>
        <w:rPr>
          <w:b w:val="0"/>
          <w:bCs w:val="0"/>
          <w:color w:val="auto"/>
        </w:rPr>
      </w:pPr>
      <w:r>
        <w:rPr>
          <w:b w:val="0"/>
          <w:bCs w:val="0"/>
          <w:color w:val="auto"/>
        </w:rPr>
        <w:t>N</w:t>
      </w:r>
      <w:r w:rsidR="00984A01" w:rsidRPr="00AC4345">
        <w:rPr>
          <w:b w:val="0"/>
          <w:bCs w:val="0"/>
          <w:color w:val="auto"/>
        </w:rPr>
        <w:t>aming of the signals depends on the type of signal</w:t>
      </w:r>
      <w:r w:rsidR="002930CD">
        <w:rPr>
          <w:b w:val="0"/>
          <w:bCs w:val="0"/>
          <w:color w:val="auto"/>
        </w:rPr>
        <w:t>.</w:t>
      </w:r>
    </w:p>
    <w:p w14:paraId="7F79888D" w14:textId="77777777" w:rsidR="002930CD" w:rsidRPr="00AC4345" w:rsidRDefault="002930CD" w:rsidP="007535CC">
      <w:pPr>
        <w:ind w:left="720" w:right="-91" w:firstLine="720"/>
        <w:jc w:val="both"/>
        <w:rPr>
          <w:b w:val="0"/>
          <w:bCs w:val="0"/>
          <w:color w:val="auto"/>
        </w:rPr>
      </w:pPr>
    </w:p>
    <w:p w14:paraId="7F79888E" w14:textId="77777777" w:rsidR="00CE385F" w:rsidRPr="00AC4345" w:rsidRDefault="00CE385F" w:rsidP="007535CC">
      <w:pPr>
        <w:numPr>
          <w:ilvl w:val="0"/>
          <w:numId w:val="4"/>
        </w:numPr>
        <w:ind w:right="-91"/>
        <w:jc w:val="both"/>
        <w:rPr>
          <w:bCs w:val="0"/>
          <w:color w:val="auto"/>
        </w:rPr>
      </w:pPr>
      <w:r w:rsidRPr="00AC4345">
        <w:rPr>
          <w:bCs w:val="0"/>
          <w:color w:val="auto"/>
        </w:rPr>
        <w:t>Parameters</w:t>
      </w:r>
    </w:p>
    <w:p w14:paraId="7F79888F" w14:textId="77777777" w:rsidR="00CE385F" w:rsidRDefault="00CE385F" w:rsidP="00943481">
      <w:pPr>
        <w:numPr>
          <w:ilvl w:val="2"/>
          <w:numId w:val="8"/>
        </w:numPr>
        <w:ind w:right="-91"/>
        <w:jc w:val="both"/>
        <w:rPr>
          <w:b w:val="0"/>
          <w:bCs w:val="0"/>
          <w:color w:val="auto"/>
        </w:rPr>
      </w:pPr>
      <w:r w:rsidRPr="00AC4345">
        <w:rPr>
          <w:b w:val="0"/>
          <w:bCs w:val="0"/>
          <w:color w:val="auto"/>
        </w:rPr>
        <w:t>The parameters shall be categorized into normal, derived, learning parameter.</w:t>
      </w:r>
      <w:r w:rsidR="00855043" w:rsidRPr="00AC4345">
        <w:rPr>
          <w:b w:val="0"/>
          <w:bCs w:val="0"/>
          <w:color w:val="auto"/>
        </w:rPr>
        <w:t xml:space="preserve"> </w:t>
      </w:r>
    </w:p>
    <w:p w14:paraId="7F798890" w14:textId="77777777" w:rsidR="009B37B7" w:rsidRDefault="009B37B7" w:rsidP="009B37B7">
      <w:pPr>
        <w:ind w:left="2345" w:right="-91"/>
        <w:jc w:val="both"/>
        <w:rPr>
          <w:b w:val="0"/>
          <w:bCs w:val="0"/>
          <w:color w:val="auto"/>
        </w:rPr>
      </w:pPr>
      <w:r>
        <w:rPr>
          <w:b w:val="0"/>
          <w:bCs w:val="0"/>
          <w:color w:val="auto"/>
        </w:rPr>
        <w:t>For naming convention for different parameters refer:</w:t>
      </w:r>
    </w:p>
    <w:p w14:paraId="7F798891" w14:textId="77777777" w:rsidR="009B37B7" w:rsidRPr="00AC4345" w:rsidRDefault="002956AD" w:rsidP="009B37B7">
      <w:pPr>
        <w:ind w:left="2345" w:right="-91"/>
        <w:jc w:val="both"/>
        <w:rPr>
          <w:b w:val="0"/>
          <w:bCs w:val="0"/>
          <w:color w:val="auto"/>
        </w:rPr>
      </w:pPr>
      <w:hyperlink r:id="rId51" w:history="1">
        <w:r w:rsidR="009B37B7" w:rsidRPr="00AC4345">
          <w:rPr>
            <w:rStyle w:val="Hyperlink"/>
            <w:b w:val="0"/>
            <w:bCs w:val="0"/>
          </w:rPr>
          <w:t>http://170.205.207.224:7001/si/viewrevision?projectName=d:/MKS_proj/MBSP_SW_Components/D07_Design/Documents/Guidelines/naming_rules/project.pj&amp;revision=:member&amp;selection=MBSP_ConstantsParametersVariables_Summary.ppt</w:t>
        </w:r>
      </w:hyperlink>
    </w:p>
    <w:p w14:paraId="7F798892" w14:textId="77777777" w:rsidR="00CE385F" w:rsidRPr="00AC4345" w:rsidRDefault="00CE385F" w:rsidP="00943481">
      <w:pPr>
        <w:ind w:left="1560" w:right="-91"/>
        <w:jc w:val="both"/>
        <w:rPr>
          <w:b w:val="0"/>
          <w:bCs w:val="0"/>
          <w:color w:val="auto"/>
        </w:rPr>
      </w:pPr>
    </w:p>
    <w:p w14:paraId="7F798893" w14:textId="77777777" w:rsidR="0071484E" w:rsidRPr="00AC4345" w:rsidRDefault="0071484E" w:rsidP="007535CC">
      <w:pPr>
        <w:numPr>
          <w:ilvl w:val="0"/>
          <w:numId w:val="4"/>
        </w:numPr>
        <w:ind w:right="-91"/>
        <w:jc w:val="both"/>
        <w:rPr>
          <w:bCs w:val="0"/>
          <w:color w:val="auto"/>
        </w:rPr>
      </w:pPr>
      <w:r w:rsidRPr="00AC4345">
        <w:rPr>
          <w:bCs w:val="0"/>
          <w:color w:val="auto"/>
        </w:rPr>
        <w:t>Global, Component/Module specific constants</w:t>
      </w:r>
      <w:r w:rsidR="007D08B5">
        <w:rPr>
          <w:bCs w:val="0"/>
          <w:color w:val="auto"/>
        </w:rPr>
        <w:t xml:space="preserve"> and Calibration parameters</w:t>
      </w:r>
    </w:p>
    <w:p w14:paraId="7F798894" w14:textId="77777777" w:rsidR="00302F0A" w:rsidRPr="00AC4345" w:rsidRDefault="00302F0A" w:rsidP="00943481">
      <w:pPr>
        <w:ind w:right="-91"/>
        <w:jc w:val="both"/>
        <w:rPr>
          <w:b w:val="0"/>
          <w:bCs w:val="0"/>
          <w:color w:val="auto"/>
        </w:rPr>
      </w:pPr>
    </w:p>
    <w:p w14:paraId="7F798895" w14:textId="048FAA4E" w:rsidR="00D74EF5" w:rsidRPr="0036614A" w:rsidRDefault="00CE385F" w:rsidP="00943481">
      <w:pPr>
        <w:numPr>
          <w:ilvl w:val="2"/>
          <w:numId w:val="8"/>
        </w:numPr>
        <w:ind w:right="-91"/>
        <w:jc w:val="both"/>
        <w:rPr>
          <w:b w:val="0"/>
          <w:bCs w:val="0"/>
          <w:color w:val="auto"/>
        </w:rPr>
      </w:pPr>
      <w:r w:rsidRPr="00AC4345">
        <w:rPr>
          <w:b w:val="0"/>
          <w:bCs w:val="0"/>
          <w:color w:val="auto"/>
        </w:rPr>
        <w:t xml:space="preserve">All constants </w:t>
      </w:r>
      <w:r w:rsidR="009B1D41">
        <w:rPr>
          <w:b w:val="0"/>
          <w:bCs w:val="0"/>
          <w:color w:val="auto"/>
        </w:rPr>
        <w:t>an</w:t>
      </w:r>
      <w:r w:rsidR="007D08B5">
        <w:rPr>
          <w:b w:val="0"/>
          <w:bCs w:val="0"/>
          <w:color w:val="auto"/>
        </w:rPr>
        <w:t xml:space="preserve">d calibration parameters </w:t>
      </w:r>
      <w:r w:rsidRPr="00AC4345">
        <w:rPr>
          <w:b w:val="0"/>
          <w:bCs w:val="0"/>
          <w:color w:val="auto"/>
        </w:rPr>
        <w:t xml:space="preserve">shall be initialized </w:t>
      </w:r>
      <w:r w:rsidR="0036614A">
        <w:rPr>
          <w:b w:val="0"/>
          <w:bCs w:val="0"/>
          <w:color w:val="auto"/>
        </w:rPr>
        <w:t xml:space="preserve">only </w:t>
      </w:r>
      <w:r w:rsidRPr="00AC4345">
        <w:rPr>
          <w:b w:val="0"/>
          <w:bCs w:val="0"/>
          <w:color w:val="auto"/>
        </w:rPr>
        <w:t>in the resp</w:t>
      </w:r>
      <w:r w:rsidR="00277264">
        <w:rPr>
          <w:b w:val="0"/>
          <w:bCs w:val="0"/>
          <w:color w:val="auto"/>
        </w:rPr>
        <w:t xml:space="preserve">ective ini-script of the module, </w:t>
      </w:r>
      <w:r w:rsidR="00277264" w:rsidRPr="00277264">
        <w:rPr>
          <w:bCs w:val="0"/>
          <w:i/>
          <w:color w:val="auto"/>
        </w:rPr>
        <w:t>&lt;Module</w:t>
      </w:r>
      <w:r w:rsidR="0036614A">
        <w:rPr>
          <w:bCs w:val="0"/>
          <w:i/>
          <w:color w:val="auto"/>
        </w:rPr>
        <w:t>&gt;</w:t>
      </w:r>
      <w:r w:rsidR="00277264" w:rsidRPr="00277264">
        <w:rPr>
          <w:bCs w:val="0"/>
          <w:i/>
          <w:color w:val="auto"/>
        </w:rPr>
        <w:t>/Common/</w:t>
      </w:r>
      <w:r w:rsidR="00211E30">
        <w:rPr>
          <w:bCs w:val="0"/>
          <w:i/>
          <w:color w:val="auto"/>
        </w:rPr>
        <w:t>Config/</w:t>
      </w:r>
      <w:r w:rsidR="00277264" w:rsidRPr="00277264">
        <w:rPr>
          <w:bCs w:val="0"/>
          <w:i/>
          <w:color w:val="auto"/>
        </w:rPr>
        <w:t>ini.m</w:t>
      </w:r>
    </w:p>
    <w:p w14:paraId="12BA397E" w14:textId="77777777" w:rsidR="0036614A" w:rsidRDefault="0036614A" w:rsidP="0036614A">
      <w:pPr>
        <w:ind w:left="2345" w:right="-91"/>
        <w:jc w:val="both"/>
        <w:rPr>
          <w:b w:val="0"/>
          <w:bCs w:val="0"/>
          <w:color w:val="auto"/>
        </w:rPr>
      </w:pPr>
    </w:p>
    <w:p w14:paraId="7F798896" w14:textId="77777777" w:rsidR="007D08B5" w:rsidRDefault="007D08B5" w:rsidP="007D08B5">
      <w:pPr>
        <w:ind w:left="2422" w:right="-91"/>
        <w:jc w:val="both"/>
        <w:rPr>
          <w:b w:val="0"/>
          <w:bCs w:val="0"/>
          <w:color w:val="auto"/>
        </w:rPr>
      </w:pPr>
      <w:r>
        <w:rPr>
          <w:b w:val="0"/>
          <w:bCs w:val="0"/>
          <w:color w:val="auto"/>
        </w:rPr>
        <w:t>Constants:</w:t>
      </w:r>
    </w:p>
    <w:p w14:paraId="7F798897" w14:textId="77777777" w:rsidR="007D08B5" w:rsidRDefault="007D08B5" w:rsidP="007D08B5">
      <w:pPr>
        <w:ind w:left="2345" w:right="-91"/>
        <w:jc w:val="both"/>
        <w:rPr>
          <w:b w:val="0"/>
          <w:bCs w:val="0"/>
          <w:color w:val="auto"/>
        </w:rPr>
      </w:pPr>
      <w:r w:rsidRPr="00AC4345">
        <w:rPr>
          <w:b w:val="0"/>
          <w:noProof/>
          <w:color w:val="auto"/>
          <w:lang w:bidi="ar-SA"/>
        </w:rPr>
        <w:drawing>
          <wp:inline distT="0" distB="0" distL="0" distR="0" wp14:anchorId="7F798C25" wp14:editId="7F798C26">
            <wp:extent cx="4143375" cy="771525"/>
            <wp:effectExtent l="0" t="0" r="952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771525"/>
                    </a:xfrm>
                    <a:prstGeom prst="rect">
                      <a:avLst/>
                    </a:prstGeom>
                    <a:noFill/>
                    <a:ln>
                      <a:noFill/>
                    </a:ln>
                  </pic:spPr>
                </pic:pic>
              </a:graphicData>
            </a:graphic>
          </wp:inline>
        </w:drawing>
      </w:r>
    </w:p>
    <w:p w14:paraId="7F798898" w14:textId="77777777" w:rsidR="007D08B5" w:rsidRDefault="007D08B5" w:rsidP="007D08B5">
      <w:pPr>
        <w:ind w:left="2345" w:right="-91"/>
        <w:jc w:val="both"/>
        <w:rPr>
          <w:b w:val="0"/>
          <w:bCs w:val="0"/>
          <w:color w:val="auto"/>
        </w:rPr>
      </w:pPr>
    </w:p>
    <w:p w14:paraId="7F798899" w14:textId="77777777" w:rsidR="007D08B5" w:rsidRDefault="007D08B5" w:rsidP="007D08B5">
      <w:pPr>
        <w:ind w:left="2345" w:right="-91"/>
        <w:jc w:val="both"/>
        <w:rPr>
          <w:b w:val="0"/>
          <w:bCs w:val="0"/>
          <w:color w:val="auto"/>
        </w:rPr>
      </w:pPr>
      <w:r>
        <w:rPr>
          <w:b w:val="0"/>
          <w:bCs w:val="0"/>
          <w:color w:val="auto"/>
        </w:rPr>
        <w:t>Calibration parameters:</w:t>
      </w:r>
    </w:p>
    <w:p w14:paraId="7F79889A" w14:textId="77777777" w:rsidR="007D08B5" w:rsidRPr="00AC4345" w:rsidRDefault="007D08B5" w:rsidP="007D08B5">
      <w:pPr>
        <w:ind w:left="2345" w:right="-91"/>
        <w:jc w:val="both"/>
        <w:rPr>
          <w:b w:val="0"/>
          <w:bCs w:val="0"/>
          <w:color w:val="auto"/>
        </w:rPr>
      </w:pPr>
      <w:r w:rsidRPr="00E63913">
        <w:rPr>
          <w:b w:val="0"/>
          <w:bCs w:val="0"/>
          <w:noProof/>
          <w:color w:val="auto"/>
          <w:lang w:bidi="ar-SA"/>
        </w:rPr>
        <w:drawing>
          <wp:inline distT="0" distB="0" distL="0" distR="0" wp14:anchorId="7F798C27" wp14:editId="7F798C28">
            <wp:extent cx="3010320" cy="7049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10320" cy="704948"/>
                    </a:xfrm>
                    <a:prstGeom prst="rect">
                      <a:avLst/>
                    </a:prstGeom>
                  </pic:spPr>
                </pic:pic>
              </a:graphicData>
            </a:graphic>
          </wp:inline>
        </w:drawing>
      </w:r>
    </w:p>
    <w:p w14:paraId="7F79889B" w14:textId="77777777" w:rsidR="00302F0A" w:rsidRPr="00AC4345" w:rsidRDefault="00302F0A" w:rsidP="00943481">
      <w:pPr>
        <w:ind w:left="3142" w:right="-91"/>
        <w:jc w:val="both"/>
        <w:rPr>
          <w:b w:val="0"/>
          <w:bCs w:val="0"/>
          <w:color w:val="auto"/>
        </w:rPr>
      </w:pPr>
    </w:p>
    <w:p w14:paraId="7F79889C" w14:textId="168526A4" w:rsidR="00CE385F" w:rsidRPr="0036614A" w:rsidRDefault="00CE385F" w:rsidP="0036614A">
      <w:pPr>
        <w:numPr>
          <w:ilvl w:val="2"/>
          <w:numId w:val="8"/>
        </w:numPr>
        <w:ind w:right="-91"/>
        <w:jc w:val="both"/>
        <w:rPr>
          <w:b w:val="0"/>
          <w:bCs w:val="0"/>
          <w:color w:val="auto"/>
        </w:rPr>
      </w:pPr>
      <w:r w:rsidRPr="00AC4345">
        <w:rPr>
          <w:b w:val="0"/>
          <w:bCs w:val="0"/>
          <w:color w:val="auto"/>
        </w:rPr>
        <w:t>Constants</w:t>
      </w:r>
      <w:r w:rsidR="007D08B5">
        <w:rPr>
          <w:b w:val="0"/>
          <w:bCs w:val="0"/>
          <w:color w:val="auto"/>
        </w:rPr>
        <w:t>\Calibration parameters</w:t>
      </w:r>
      <w:r w:rsidRPr="00AC4345">
        <w:rPr>
          <w:b w:val="0"/>
          <w:bCs w:val="0"/>
          <w:color w:val="auto"/>
        </w:rPr>
        <w:t xml:space="preserve"> that are common to more than 1 module shall be initialized in the ini-script of the component</w:t>
      </w:r>
      <w:r w:rsidR="0036614A">
        <w:rPr>
          <w:b w:val="0"/>
          <w:bCs w:val="0"/>
          <w:color w:val="auto"/>
        </w:rPr>
        <w:t xml:space="preserve">, </w:t>
      </w:r>
      <w:r w:rsidR="0036614A" w:rsidRPr="00277264">
        <w:rPr>
          <w:bCs w:val="0"/>
          <w:i/>
          <w:color w:val="auto"/>
        </w:rPr>
        <w:t>&lt;</w:t>
      </w:r>
      <w:r w:rsidR="0036614A">
        <w:rPr>
          <w:bCs w:val="0"/>
          <w:i/>
          <w:color w:val="auto"/>
        </w:rPr>
        <w:t>SWC&gt;</w:t>
      </w:r>
      <w:r w:rsidR="0036614A" w:rsidRPr="00277264">
        <w:rPr>
          <w:bCs w:val="0"/>
          <w:i/>
          <w:color w:val="auto"/>
        </w:rPr>
        <w:t>/Common/</w:t>
      </w:r>
      <w:r w:rsidR="00211E30">
        <w:rPr>
          <w:bCs w:val="0"/>
          <w:i/>
          <w:color w:val="auto"/>
        </w:rPr>
        <w:t>Config/</w:t>
      </w:r>
      <w:r w:rsidR="0036614A" w:rsidRPr="00277264">
        <w:rPr>
          <w:bCs w:val="0"/>
          <w:i/>
          <w:color w:val="auto"/>
        </w:rPr>
        <w:t>ini.m</w:t>
      </w:r>
    </w:p>
    <w:p w14:paraId="7F79889D" w14:textId="77777777" w:rsidR="00990409" w:rsidRPr="00AC4345" w:rsidRDefault="00990409" w:rsidP="00943481">
      <w:pPr>
        <w:ind w:left="1560" w:right="-91"/>
        <w:jc w:val="both"/>
        <w:rPr>
          <w:b w:val="0"/>
          <w:bCs w:val="0"/>
          <w:color w:val="auto"/>
        </w:rPr>
      </w:pPr>
    </w:p>
    <w:p w14:paraId="7F79889E" w14:textId="572B321A" w:rsidR="00990409" w:rsidRPr="00AC4345" w:rsidRDefault="00990409" w:rsidP="00943481">
      <w:pPr>
        <w:numPr>
          <w:ilvl w:val="2"/>
          <w:numId w:val="8"/>
        </w:numPr>
        <w:ind w:right="-91"/>
        <w:jc w:val="both"/>
        <w:rPr>
          <w:b w:val="0"/>
          <w:bCs w:val="0"/>
          <w:color w:val="auto"/>
        </w:rPr>
      </w:pPr>
      <w:r w:rsidRPr="00AC4345">
        <w:rPr>
          <w:b w:val="0"/>
          <w:bCs w:val="0"/>
          <w:color w:val="auto"/>
        </w:rPr>
        <w:t>Constants</w:t>
      </w:r>
      <w:r w:rsidR="004129DD">
        <w:rPr>
          <w:b w:val="0"/>
          <w:bCs w:val="0"/>
          <w:color w:val="auto"/>
        </w:rPr>
        <w:t xml:space="preserve"> that are common to more than one </w:t>
      </w:r>
      <w:r w:rsidRPr="00AC4345">
        <w:rPr>
          <w:b w:val="0"/>
          <w:bCs w:val="0"/>
          <w:color w:val="auto"/>
        </w:rPr>
        <w:t>component</w:t>
      </w:r>
      <w:r w:rsidR="004129DD">
        <w:rPr>
          <w:b w:val="0"/>
          <w:bCs w:val="0"/>
          <w:color w:val="auto"/>
        </w:rPr>
        <w:t>s</w:t>
      </w:r>
      <w:r w:rsidRPr="00AC4345">
        <w:rPr>
          <w:b w:val="0"/>
          <w:bCs w:val="0"/>
          <w:color w:val="auto"/>
        </w:rPr>
        <w:t xml:space="preserve"> shall be defined as global constant and shall be initialized in the global ini-script</w:t>
      </w:r>
      <w:r w:rsidR="00211E30">
        <w:rPr>
          <w:b w:val="0"/>
          <w:bCs w:val="0"/>
          <w:color w:val="auto"/>
        </w:rPr>
        <w:t xml:space="preserve">, </w:t>
      </w:r>
      <w:r w:rsidR="00211E30">
        <w:rPr>
          <w:bCs w:val="0"/>
          <w:i/>
          <w:color w:val="auto"/>
        </w:rPr>
        <w:t>Simulink_models/</w:t>
      </w:r>
      <w:r w:rsidR="00211E30" w:rsidRPr="00277264">
        <w:rPr>
          <w:bCs w:val="0"/>
          <w:i/>
          <w:color w:val="auto"/>
        </w:rPr>
        <w:t>Common</w:t>
      </w:r>
      <w:r w:rsidR="002D7E35">
        <w:rPr>
          <w:bCs w:val="0"/>
          <w:i/>
          <w:color w:val="auto"/>
        </w:rPr>
        <w:t>&lt;Project&gt;</w:t>
      </w:r>
      <w:r w:rsidR="00211E30" w:rsidRPr="00277264">
        <w:rPr>
          <w:bCs w:val="0"/>
          <w:i/>
          <w:color w:val="auto"/>
        </w:rPr>
        <w:t>/</w:t>
      </w:r>
      <w:r w:rsidR="00211E30">
        <w:rPr>
          <w:bCs w:val="0"/>
          <w:i/>
          <w:color w:val="auto"/>
        </w:rPr>
        <w:t>Config/</w:t>
      </w:r>
      <w:r w:rsidR="00211E30" w:rsidRPr="00277264">
        <w:rPr>
          <w:bCs w:val="0"/>
          <w:i/>
          <w:color w:val="auto"/>
        </w:rPr>
        <w:t>ini.m</w:t>
      </w:r>
    </w:p>
    <w:p w14:paraId="7F79889F" w14:textId="77777777" w:rsidR="00990409" w:rsidRPr="00AC4345" w:rsidRDefault="00990409" w:rsidP="00943481">
      <w:pPr>
        <w:ind w:left="2280" w:right="-91"/>
        <w:jc w:val="both"/>
        <w:rPr>
          <w:b w:val="0"/>
          <w:bCs w:val="0"/>
          <w:color w:val="auto"/>
        </w:rPr>
      </w:pPr>
    </w:p>
    <w:p w14:paraId="7F7988A0" w14:textId="77777777" w:rsidR="00CE385F" w:rsidRDefault="00A17DCF" w:rsidP="00943481">
      <w:pPr>
        <w:ind w:left="1440" w:right="-91" w:firstLine="720"/>
        <w:jc w:val="both"/>
        <w:rPr>
          <w:noProof/>
          <w:lang w:bidi="ar-SA"/>
        </w:rPr>
      </w:pPr>
      <w:r w:rsidRPr="00AC4345">
        <w:rPr>
          <w:noProof/>
          <w:lang w:bidi="ar-SA"/>
        </w:rPr>
        <w:drawing>
          <wp:inline distT="0" distB="0" distL="0" distR="0" wp14:anchorId="7F798C29" wp14:editId="7F798C2A">
            <wp:extent cx="4533900" cy="75247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3900" cy="752475"/>
                    </a:xfrm>
                    <a:prstGeom prst="rect">
                      <a:avLst/>
                    </a:prstGeom>
                    <a:noFill/>
                    <a:ln>
                      <a:noFill/>
                    </a:ln>
                  </pic:spPr>
                </pic:pic>
              </a:graphicData>
            </a:graphic>
          </wp:inline>
        </w:drawing>
      </w:r>
    </w:p>
    <w:p w14:paraId="7F7988A1" w14:textId="77777777" w:rsidR="007D2A1D" w:rsidRDefault="007D2A1D" w:rsidP="00943481">
      <w:pPr>
        <w:ind w:left="1440" w:right="-91" w:firstLine="720"/>
        <w:jc w:val="both"/>
        <w:rPr>
          <w:noProof/>
          <w:lang w:bidi="ar-SA"/>
        </w:rPr>
      </w:pPr>
    </w:p>
    <w:p w14:paraId="7F7988A2" w14:textId="77777777" w:rsidR="007D2A1D" w:rsidRDefault="007D2A1D" w:rsidP="007D2A1D">
      <w:pPr>
        <w:ind w:left="2345" w:right="-91"/>
        <w:jc w:val="both"/>
        <w:rPr>
          <w:b w:val="0"/>
          <w:bCs w:val="0"/>
          <w:color w:val="auto"/>
        </w:rPr>
      </w:pPr>
      <w:r>
        <w:rPr>
          <w:b w:val="0"/>
          <w:bCs w:val="0"/>
          <w:color w:val="auto"/>
        </w:rPr>
        <w:t>For naming convention for different constants refer:</w:t>
      </w:r>
    </w:p>
    <w:p w14:paraId="7F7988A3" w14:textId="77777777" w:rsidR="007D2A1D" w:rsidRPr="00AC4345" w:rsidRDefault="002956AD" w:rsidP="007D2A1D">
      <w:pPr>
        <w:ind w:left="2345" w:right="-91"/>
        <w:jc w:val="both"/>
        <w:rPr>
          <w:b w:val="0"/>
          <w:bCs w:val="0"/>
          <w:color w:val="auto"/>
        </w:rPr>
      </w:pPr>
      <w:hyperlink r:id="rId55" w:history="1">
        <w:r w:rsidR="007D2A1D" w:rsidRPr="00AC4345">
          <w:rPr>
            <w:rStyle w:val="Hyperlink"/>
            <w:b w:val="0"/>
            <w:bCs w:val="0"/>
          </w:rPr>
          <w:t>http://170.205.207.224:7001/si/viewrevision?projectName=d:/MKS_proj/MBSP_SW_Components/D07_Design/Documents/Guidelines/naming_rules/project.pj&amp;revision=:member&amp;selection=MBSP_ConstantsParametersVariables_Summary.ppt</w:t>
        </w:r>
      </w:hyperlink>
    </w:p>
    <w:p w14:paraId="7F7988A4" w14:textId="77777777" w:rsidR="007D2A1D" w:rsidRPr="00AC4345" w:rsidRDefault="007D2A1D" w:rsidP="00943481">
      <w:pPr>
        <w:ind w:left="1440" w:right="-91" w:firstLine="720"/>
        <w:jc w:val="both"/>
        <w:rPr>
          <w:noProof/>
          <w:lang w:bidi="ar-SA"/>
        </w:rPr>
      </w:pPr>
    </w:p>
    <w:p w14:paraId="7F7988A5" w14:textId="77777777" w:rsidR="005D4E8C" w:rsidRDefault="005D4E8C" w:rsidP="00943481">
      <w:pPr>
        <w:ind w:left="1440" w:right="-91" w:firstLine="720"/>
        <w:jc w:val="both"/>
        <w:rPr>
          <w:b w:val="0"/>
          <w:bCs w:val="0"/>
          <w:color w:val="auto"/>
        </w:rPr>
      </w:pPr>
    </w:p>
    <w:p w14:paraId="7F7988A6" w14:textId="77777777" w:rsidR="00A65C9E" w:rsidRDefault="00A65C9E" w:rsidP="00943481">
      <w:pPr>
        <w:ind w:left="1440" w:right="-91" w:firstLine="720"/>
        <w:jc w:val="both"/>
        <w:rPr>
          <w:b w:val="0"/>
          <w:bCs w:val="0"/>
          <w:color w:val="auto"/>
        </w:rPr>
      </w:pPr>
    </w:p>
    <w:p w14:paraId="7F7988A7" w14:textId="77777777" w:rsidR="00A65C9E" w:rsidRDefault="00A65C9E" w:rsidP="00943481">
      <w:pPr>
        <w:ind w:left="1440" w:right="-91" w:firstLine="720"/>
        <w:jc w:val="both"/>
        <w:rPr>
          <w:b w:val="0"/>
          <w:bCs w:val="0"/>
          <w:color w:val="auto"/>
        </w:rPr>
      </w:pPr>
    </w:p>
    <w:p w14:paraId="7F7988A8" w14:textId="77777777" w:rsidR="00A65C9E" w:rsidRDefault="00A65C9E" w:rsidP="00943481">
      <w:pPr>
        <w:ind w:left="1440" w:right="-91" w:firstLine="720"/>
        <w:jc w:val="both"/>
        <w:rPr>
          <w:b w:val="0"/>
          <w:bCs w:val="0"/>
          <w:color w:val="auto"/>
        </w:rPr>
      </w:pPr>
    </w:p>
    <w:p w14:paraId="7F7988A9" w14:textId="77777777" w:rsidR="00A65C9E" w:rsidRDefault="00A65C9E" w:rsidP="00943481">
      <w:pPr>
        <w:ind w:left="1440" w:right="-91" w:firstLine="720"/>
        <w:jc w:val="both"/>
        <w:rPr>
          <w:b w:val="0"/>
          <w:bCs w:val="0"/>
          <w:color w:val="auto"/>
        </w:rPr>
      </w:pPr>
    </w:p>
    <w:p w14:paraId="7F7988AA" w14:textId="77777777" w:rsidR="00A65C9E" w:rsidRDefault="00A65C9E" w:rsidP="00943481">
      <w:pPr>
        <w:ind w:left="1440" w:right="-91" w:firstLine="720"/>
        <w:jc w:val="both"/>
        <w:rPr>
          <w:b w:val="0"/>
          <w:bCs w:val="0"/>
          <w:color w:val="auto"/>
        </w:rPr>
      </w:pPr>
    </w:p>
    <w:p w14:paraId="7F7988AE" w14:textId="77777777" w:rsidR="00F97873" w:rsidRDefault="00F97873" w:rsidP="007535CC">
      <w:pPr>
        <w:numPr>
          <w:ilvl w:val="0"/>
          <w:numId w:val="4"/>
        </w:numPr>
        <w:ind w:right="-91"/>
        <w:jc w:val="both"/>
        <w:rPr>
          <w:color w:val="auto"/>
        </w:rPr>
      </w:pPr>
      <w:r w:rsidRPr="00AC4345">
        <w:rPr>
          <w:color w:val="auto"/>
        </w:rPr>
        <w:t xml:space="preserve">Measurement </w:t>
      </w:r>
      <w:r w:rsidR="00C21BD7" w:rsidRPr="00AC4345">
        <w:rPr>
          <w:color w:val="auto"/>
        </w:rPr>
        <w:t>signals</w:t>
      </w:r>
    </w:p>
    <w:p w14:paraId="7F7988AF" w14:textId="77777777" w:rsidR="00A65C9E" w:rsidRPr="00AC4345" w:rsidRDefault="00A65C9E" w:rsidP="00A65C9E">
      <w:pPr>
        <w:ind w:left="1800" w:right="-91"/>
        <w:jc w:val="both"/>
        <w:rPr>
          <w:color w:val="auto"/>
        </w:rPr>
      </w:pPr>
    </w:p>
    <w:p w14:paraId="7F7988B0" w14:textId="77777777" w:rsidR="00F97873" w:rsidRPr="004129DD" w:rsidRDefault="00F97873" w:rsidP="00943481">
      <w:pPr>
        <w:numPr>
          <w:ilvl w:val="2"/>
          <w:numId w:val="8"/>
        </w:numPr>
        <w:jc w:val="both"/>
        <w:rPr>
          <w:b w:val="0"/>
          <w:bCs w:val="0"/>
          <w:color w:val="auto"/>
        </w:rPr>
      </w:pPr>
      <w:r w:rsidRPr="004129DD">
        <w:rPr>
          <w:b w:val="0"/>
          <w:bCs w:val="0"/>
          <w:color w:val="auto"/>
        </w:rPr>
        <w:t xml:space="preserve">Measurement </w:t>
      </w:r>
      <w:r w:rsidR="004129DD">
        <w:rPr>
          <w:b w:val="0"/>
          <w:bCs w:val="0"/>
          <w:color w:val="auto"/>
        </w:rPr>
        <w:t xml:space="preserve">points </w:t>
      </w:r>
      <w:r w:rsidRPr="004129DD">
        <w:rPr>
          <w:b w:val="0"/>
          <w:bCs w:val="0"/>
          <w:color w:val="auto"/>
        </w:rPr>
        <w:t xml:space="preserve">are needed </w:t>
      </w:r>
      <w:r w:rsidR="002930CD" w:rsidRPr="004129DD">
        <w:rPr>
          <w:b w:val="0"/>
          <w:bCs w:val="0"/>
          <w:color w:val="auto"/>
        </w:rPr>
        <w:t>to</w:t>
      </w:r>
      <w:r w:rsidRPr="004129DD">
        <w:rPr>
          <w:b w:val="0"/>
          <w:bCs w:val="0"/>
          <w:color w:val="auto"/>
        </w:rPr>
        <w:t xml:space="preserve"> debug the functionality in case of unexpected behavior</w:t>
      </w:r>
      <w:r w:rsidR="004129DD">
        <w:rPr>
          <w:b w:val="0"/>
          <w:bCs w:val="0"/>
          <w:color w:val="auto"/>
        </w:rPr>
        <w:t xml:space="preserve"> / or to observe the internal behavior of a component.</w:t>
      </w:r>
    </w:p>
    <w:p w14:paraId="7F7988B1" w14:textId="77777777" w:rsidR="00302F0A" w:rsidRPr="00AC4345" w:rsidRDefault="00302F0A" w:rsidP="00943481">
      <w:pPr>
        <w:ind w:left="3142"/>
        <w:jc w:val="both"/>
        <w:rPr>
          <w:b w:val="0"/>
          <w:bCs w:val="0"/>
          <w:color w:val="auto"/>
        </w:rPr>
      </w:pPr>
    </w:p>
    <w:p w14:paraId="7F7988B2" w14:textId="77777777" w:rsidR="00F97873" w:rsidRPr="00AC4345" w:rsidRDefault="004129DD" w:rsidP="00943481">
      <w:pPr>
        <w:numPr>
          <w:ilvl w:val="2"/>
          <w:numId w:val="8"/>
        </w:numPr>
        <w:jc w:val="both"/>
        <w:rPr>
          <w:b w:val="0"/>
          <w:bCs w:val="0"/>
          <w:color w:val="auto"/>
        </w:rPr>
      </w:pPr>
      <w:r>
        <w:rPr>
          <w:b w:val="0"/>
          <w:bCs w:val="0"/>
          <w:color w:val="auto"/>
        </w:rPr>
        <w:t>M</w:t>
      </w:r>
      <w:r w:rsidR="00F97873" w:rsidRPr="00AC4345">
        <w:rPr>
          <w:b w:val="0"/>
          <w:bCs w:val="0"/>
          <w:color w:val="auto"/>
        </w:rPr>
        <w:t>easurement signal lines in a model shall be added with a signal name with a prefix “Mea”</w:t>
      </w:r>
      <w:r w:rsidR="00A13A9A" w:rsidRPr="00AC4345">
        <w:rPr>
          <w:b w:val="0"/>
          <w:bCs w:val="0"/>
          <w:color w:val="auto"/>
        </w:rPr>
        <w:t xml:space="preserve"> </w:t>
      </w:r>
    </w:p>
    <w:p w14:paraId="7F7988B3" w14:textId="77777777" w:rsidR="00A13A9A" w:rsidRPr="00AC4345" w:rsidRDefault="00A13A9A" w:rsidP="00943481">
      <w:pPr>
        <w:ind w:left="1560"/>
        <w:jc w:val="both"/>
        <w:rPr>
          <w:b w:val="0"/>
          <w:bCs w:val="0"/>
          <w:color w:val="auto"/>
        </w:rPr>
      </w:pPr>
    </w:p>
    <w:p w14:paraId="7F7988B4" w14:textId="35D4695C" w:rsidR="00A13A9A" w:rsidRPr="00AC4345" w:rsidRDefault="007F330C" w:rsidP="007C15BE">
      <w:pPr>
        <w:ind w:firstLine="720"/>
        <w:jc w:val="right"/>
        <w:rPr>
          <w:b w:val="0"/>
          <w:noProof/>
          <w:color w:val="auto"/>
          <w:lang w:bidi="ar-SA"/>
        </w:rPr>
      </w:pPr>
      <w:r>
        <w:rPr>
          <w:b w:val="0"/>
          <w:noProof/>
          <w:color w:val="auto"/>
          <w:lang w:bidi="ar-SA"/>
        </w:rPr>
        <w:drawing>
          <wp:inline distT="0" distB="0" distL="0" distR="0" wp14:anchorId="53F76735" wp14:editId="19DFB2A0">
            <wp:extent cx="4934585" cy="16732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4585" cy="1673225"/>
                    </a:xfrm>
                    <a:prstGeom prst="rect">
                      <a:avLst/>
                    </a:prstGeom>
                    <a:noFill/>
                    <a:ln>
                      <a:noFill/>
                    </a:ln>
                  </pic:spPr>
                </pic:pic>
              </a:graphicData>
            </a:graphic>
          </wp:inline>
        </w:drawing>
      </w:r>
    </w:p>
    <w:p w14:paraId="7F7988B5" w14:textId="77777777" w:rsidR="00A13A9A" w:rsidRPr="00AC4345" w:rsidRDefault="00A13A9A" w:rsidP="00943481">
      <w:pPr>
        <w:jc w:val="both"/>
        <w:rPr>
          <w:b w:val="0"/>
          <w:noProof/>
          <w:color w:val="auto"/>
          <w:lang w:bidi="ar-SA"/>
        </w:rPr>
      </w:pPr>
    </w:p>
    <w:p w14:paraId="7F7988B6" w14:textId="77777777" w:rsidR="00050A29" w:rsidRPr="00AC4345" w:rsidRDefault="00A13A9A" w:rsidP="00943481">
      <w:pPr>
        <w:jc w:val="both"/>
        <w:rPr>
          <w:b w:val="0"/>
          <w:noProof/>
          <w:color w:val="auto"/>
          <w:lang w:bidi="ar-SA"/>
        </w:rPr>
      </w:pPr>
      <w:r w:rsidRPr="00AC4345">
        <w:rPr>
          <w:b w:val="0"/>
          <w:noProof/>
          <w:color w:val="auto"/>
          <w:lang w:bidi="ar-SA"/>
        </w:rPr>
        <w:tab/>
      </w:r>
      <w:r w:rsidRPr="00AC4345">
        <w:rPr>
          <w:b w:val="0"/>
          <w:noProof/>
          <w:color w:val="auto"/>
          <w:lang w:bidi="ar-SA"/>
        </w:rPr>
        <w:tab/>
      </w:r>
      <w:r w:rsidR="00C21BD7" w:rsidRPr="00AC4345">
        <w:rPr>
          <w:b w:val="0"/>
          <w:noProof/>
          <w:color w:val="auto"/>
          <w:lang w:bidi="ar-SA"/>
        </w:rPr>
        <w:tab/>
      </w:r>
      <w:r w:rsidRPr="00AC4345">
        <w:rPr>
          <w:b w:val="0"/>
          <w:bCs w:val="0"/>
          <w:color w:val="auto"/>
        </w:rPr>
        <w:t>Refer the below link for the naming convention for</w:t>
      </w:r>
      <w:r w:rsidR="00855043" w:rsidRPr="00AC4345">
        <w:rPr>
          <w:b w:val="0"/>
          <w:bCs w:val="0"/>
          <w:color w:val="auto"/>
        </w:rPr>
        <w:t xml:space="preserve"> different types of signals</w:t>
      </w:r>
    </w:p>
    <w:p w14:paraId="7F7988B7" w14:textId="77777777" w:rsidR="00CA6761" w:rsidRDefault="002956AD" w:rsidP="00943481">
      <w:pPr>
        <w:ind w:left="2160"/>
        <w:jc w:val="both"/>
        <w:rPr>
          <w:b w:val="0"/>
          <w:bCs w:val="0"/>
          <w:color w:val="auto"/>
        </w:rPr>
      </w:pPr>
      <w:hyperlink r:id="rId57" w:history="1">
        <w:r w:rsidR="00855043" w:rsidRPr="00AC4345">
          <w:rPr>
            <w:rStyle w:val="Hyperlink"/>
            <w:b w:val="0"/>
            <w:bCs w:val="0"/>
          </w:rPr>
          <w:t>http://170.205.207.224:7001/si/viewrevision?projectName=d:/MKS_proj/MBSP_SW_Components/D07_Design/Documents/Guidelines/naming_rules/project.pj&amp;revision=:member&amp;selection=MBSP_ConstantsParametersVariables_Summary.ppt</w:t>
        </w:r>
      </w:hyperlink>
      <w:r w:rsidR="00855043" w:rsidRPr="00AC4345">
        <w:rPr>
          <w:b w:val="0"/>
          <w:bCs w:val="0"/>
          <w:color w:val="auto"/>
        </w:rPr>
        <w:t xml:space="preserve"> </w:t>
      </w:r>
    </w:p>
    <w:p w14:paraId="7F7988B8" w14:textId="77777777" w:rsidR="00A65C9E" w:rsidRPr="00AC4345" w:rsidRDefault="00A65C9E" w:rsidP="00943481">
      <w:pPr>
        <w:ind w:left="2160"/>
        <w:jc w:val="both"/>
        <w:rPr>
          <w:b w:val="0"/>
          <w:bCs w:val="0"/>
          <w:color w:val="auto"/>
        </w:rPr>
      </w:pPr>
    </w:p>
    <w:p w14:paraId="7F7988B9" w14:textId="77777777" w:rsidR="000D1206" w:rsidRPr="008E3F86" w:rsidRDefault="000D1206" w:rsidP="00943481">
      <w:pPr>
        <w:pStyle w:val="Heading1"/>
        <w:numPr>
          <w:ilvl w:val="3"/>
          <w:numId w:val="1"/>
        </w:numPr>
        <w:ind w:right="-91"/>
        <w:jc w:val="both"/>
        <w:rPr>
          <w:color w:val="auto"/>
          <w:sz w:val="22"/>
          <w:szCs w:val="20"/>
        </w:rPr>
      </w:pPr>
      <w:bookmarkStart w:id="43" w:name="_Toc484791128"/>
      <w:r w:rsidRPr="008E3F86">
        <w:rPr>
          <w:color w:val="auto"/>
          <w:sz w:val="22"/>
          <w:szCs w:val="20"/>
        </w:rPr>
        <w:t>Specifying SL data types</w:t>
      </w:r>
      <w:bookmarkEnd w:id="43"/>
    </w:p>
    <w:p w14:paraId="7F7988BA" w14:textId="77777777" w:rsidR="00FC3125" w:rsidRPr="008E3F86" w:rsidRDefault="000D1206" w:rsidP="00943481">
      <w:pPr>
        <w:pStyle w:val="Heading1"/>
        <w:numPr>
          <w:ilvl w:val="4"/>
          <w:numId w:val="1"/>
        </w:numPr>
        <w:ind w:right="-91"/>
        <w:jc w:val="both"/>
        <w:rPr>
          <w:color w:val="auto"/>
          <w:sz w:val="22"/>
          <w:szCs w:val="20"/>
        </w:rPr>
      </w:pPr>
      <w:bookmarkStart w:id="44" w:name="_Toc484791129"/>
      <w:r w:rsidRPr="008E3F86">
        <w:rPr>
          <w:color w:val="auto"/>
          <w:sz w:val="22"/>
          <w:szCs w:val="20"/>
        </w:rPr>
        <w:t>Specifying</w:t>
      </w:r>
      <w:r w:rsidR="00984A01" w:rsidRPr="008E3F86">
        <w:rPr>
          <w:color w:val="auto"/>
          <w:sz w:val="22"/>
          <w:szCs w:val="20"/>
        </w:rPr>
        <w:t xml:space="preserve"> </w:t>
      </w:r>
      <w:r w:rsidRPr="008E3F86">
        <w:rPr>
          <w:color w:val="auto"/>
          <w:sz w:val="22"/>
          <w:szCs w:val="20"/>
        </w:rPr>
        <w:t>d</w:t>
      </w:r>
      <w:r w:rsidR="00FC3125" w:rsidRPr="008E3F86">
        <w:rPr>
          <w:color w:val="auto"/>
          <w:sz w:val="22"/>
          <w:szCs w:val="20"/>
        </w:rPr>
        <w:t>ata types</w:t>
      </w:r>
      <w:r w:rsidRPr="008E3F86">
        <w:rPr>
          <w:color w:val="auto"/>
          <w:sz w:val="22"/>
          <w:szCs w:val="20"/>
        </w:rPr>
        <w:t xml:space="preserve"> at the library interfaces</w:t>
      </w:r>
      <w:bookmarkEnd w:id="44"/>
    </w:p>
    <w:p w14:paraId="7F7988BB" w14:textId="77777777" w:rsidR="00607CA5" w:rsidRPr="00AC4345" w:rsidRDefault="00607CA5" w:rsidP="00943481">
      <w:pPr>
        <w:jc w:val="both"/>
      </w:pPr>
    </w:p>
    <w:p w14:paraId="7F7988BC" w14:textId="77777777" w:rsidR="00FC3125" w:rsidRPr="00AC4345" w:rsidRDefault="00A2474A" w:rsidP="008E3F86">
      <w:pPr>
        <w:numPr>
          <w:ilvl w:val="0"/>
          <w:numId w:val="4"/>
        </w:numPr>
        <w:ind w:right="-91"/>
        <w:jc w:val="both"/>
        <w:rPr>
          <w:b w:val="0"/>
          <w:bCs w:val="0"/>
          <w:color w:val="auto"/>
        </w:rPr>
      </w:pPr>
      <w:r w:rsidRPr="00AC4345">
        <w:rPr>
          <w:b w:val="0"/>
          <w:bCs w:val="0"/>
          <w:color w:val="auto"/>
        </w:rPr>
        <w:t xml:space="preserve">SL types </w:t>
      </w:r>
      <w:r w:rsidR="004129DD">
        <w:rPr>
          <w:b w:val="0"/>
          <w:bCs w:val="0"/>
          <w:color w:val="auto"/>
        </w:rPr>
        <w:t xml:space="preserve">should be specified </w:t>
      </w:r>
      <w:r w:rsidRPr="00AC4345">
        <w:rPr>
          <w:b w:val="0"/>
          <w:bCs w:val="0"/>
          <w:color w:val="auto"/>
        </w:rPr>
        <w:t>at the top level interface of any library</w:t>
      </w:r>
      <w:r w:rsidR="00FC3125" w:rsidRPr="00AC4345">
        <w:rPr>
          <w:b w:val="0"/>
          <w:bCs w:val="0"/>
          <w:color w:val="auto"/>
        </w:rPr>
        <w:t xml:space="preserve">. </w:t>
      </w:r>
    </w:p>
    <w:p w14:paraId="7F7988BD" w14:textId="77777777" w:rsidR="00302F0A" w:rsidRPr="00AC4345" w:rsidRDefault="00302F0A" w:rsidP="00943481">
      <w:pPr>
        <w:ind w:left="1800"/>
        <w:jc w:val="both"/>
        <w:rPr>
          <w:b w:val="0"/>
          <w:bCs w:val="0"/>
          <w:color w:val="auto"/>
        </w:rPr>
      </w:pPr>
    </w:p>
    <w:p w14:paraId="7F7988BE" w14:textId="77777777" w:rsidR="00003719" w:rsidRPr="00AC4345" w:rsidRDefault="00003719" w:rsidP="008E3F86">
      <w:pPr>
        <w:numPr>
          <w:ilvl w:val="0"/>
          <w:numId w:val="4"/>
        </w:numPr>
        <w:ind w:right="-91"/>
        <w:jc w:val="both"/>
        <w:rPr>
          <w:b w:val="0"/>
          <w:bCs w:val="0"/>
          <w:color w:val="auto"/>
        </w:rPr>
      </w:pPr>
      <w:r w:rsidRPr="00AC4345">
        <w:rPr>
          <w:b w:val="0"/>
          <w:bCs w:val="0"/>
          <w:color w:val="auto"/>
        </w:rPr>
        <w:t>In all cases appropriate data types shall be used</w:t>
      </w:r>
      <w:r w:rsidR="00385FB0" w:rsidRPr="00AC4345">
        <w:rPr>
          <w:b w:val="0"/>
          <w:bCs w:val="0"/>
          <w:color w:val="auto"/>
        </w:rPr>
        <w:t xml:space="preserve"> for the ports</w:t>
      </w:r>
      <w:r w:rsidRPr="00AC4345">
        <w:rPr>
          <w:b w:val="0"/>
          <w:bCs w:val="0"/>
          <w:color w:val="auto"/>
        </w:rPr>
        <w:t>.</w:t>
      </w:r>
      <w:r w:rsidR="00DD5108" w:rsidRPr="00AC4345">
        <w:rPr>
          <w:b w:val="0"/>
          <w:bCs w:val="0"/>
          <w:color w:val="auto"/>
        </w:rPr>
        <w:t xml:space="preserve"> Refer the below document regarding how to specify the data types for different signals.</w:t>
      </w:r>
    </w:p>
    <w:p w14:paraId="7F7988BF" w14:textId="77777777" w:rsidR="00751606" w:rsidRPr="00AC4345" w:rsidRDefault="00751606" w:rsidP="00943481">
      <w:pPr>
        <w:ind w:left="1800"/>
        <w:jc w:val="both"/>
        <w:rPr>
          <w:b w:val="0"/>
          <w:bCs w:val="0"/>
          <w:color w:val="auto"/>
        </w:rPr>
      </w:pPr>
    </w:p>
    <w:p w14:paraId="7F7988C0" w14:textId="77777777" w:rsidR="00751606" w:rsidRPr="00AC4345" w:rsidRDefault="002956AD" w:rsidP="00AF0854">
      <w:pPr>
        <w:ind w:left="1800"/>
        <w:jc w:val="both"/>
        <w:rPr>
          <w:rStyle w:val="Hyperlink"/>
          <w:b w:val="0"/>
          <w:bCs w:val="0"/>
        </w:rPr>
      </w:pPr>
      <w:hyperlink r:id="rId58" w:history="1">
        <w:r w:rsidR="00AF0854" w:rsidRPr="0091789D">
          <w:rPr>
            <w:rStyle w:val="Hyperlink"/>
            <w:b w:val="0"/>
            <w:bCs w:val="0"/>
          </w:rPr>
          <w:t>http://170.205.207.224:7001/si/viewrevision?projectName=d:/MKS_proj/MBSP_SW_Components/D12_Tooling/Documents/SL_TL_handshake/project.pj&amp;revision=:member&amp;selection=SimulinkModelInterface_modellingGuidelines.ppt</w:t>
        </w:r>
      </w:hyperlink>
    </w:p>
    <w:p w14:paraId="7F7988C1" w14:textId="77777777" w:rsidR="00751606" w:rsidRDefault="00751606" w:rsidP="00943481">
      <w:pPr>
        <w:ind w:left="1800"/>
        <w:jc w:val="both"/>
        <w:rPr>
          <w:b w:val="0"/>
          <w:bCs w:val="0"/>
          <w:color w:val="auto"/>
        </w:rPr>
      </w:pPr>
    </w:p>
    <w:p w14:paraId="7F7988C2" w14:textId="77777777" w:rsidR="00A65C9E" w:rsidRDefault="00A65C9E" w:rsidP="00943481">
      <w:pPr>
        <w:ind w:left="1800"/>
        <w:jc w:val="both"/>
        <w:rPr>
          <w:b w:val="0"/>
          <w:bCs w:val="0"/>
          <w:color w:val="auto"/>
        </w:rPr>
      </w:pPr>
    </w:p>
    <w:p w14:paraId="7F7988C3" w14:textId="77777777" w:rsidR="00A65C9E" w:rsidRDefault="00A65C9E" w:rsidP="00943481">
      <w:pPr>
        <w:ind w:left="1800"/>
        <w:jc w:val="both"/>
        <w:rPr>
          <w:b w:val="0"/>
          <w:bCs w:val="0"/>
          <w:color w:val="auto"/>
        </w:rPr>
      </w:pPr>
    </w:p>
    <w:p w14:paraId="7F7988C4" w14:textId="77777777" w:rsidR="00A65C9E" w:rsidRDefault="00A65C9E" w:rsidP="00943481">
      <w:pPr>
        <w:ind w:left="1800"/>
        <w:jc w:val="both"/>
        <w:rPr>
          <w:b w:val="0"/>
          <w:bCs w:val="0"/>
          <w:color w:val="auto"/>
        </w:rPr>
      </w:pPr>
    </w:p>
    <w:p w14:paraId="7F7988C5" w14:textId="77777777" w:rsidR="00A65C9E" w:rsidRDefault="00A65C9E" w:rsidP="00943481">
      <w:pPr>
        <w:ind w:left="1800"/>
        <w:jc w:val="both"/>
        <w:rPr>
          <w:b w:val="0"/>
          <w:bCs w:val="0"/>
          <w:color w:val="auto"/>
        </w:rPr>
      </w:pPr>
    </w:p>
    <w:p w14:paraId="7F7988C6" w14:textId="77777777" w:rsidR="00A65C9E" w:rsidRDefault="00A65C9E" w:rsidP="00943481">
      <w:pPr>
        <w:ind w:left="1800"/>
        <w:jc w:val="both"/>
        <w:rPr>
          <w:b w:val="0"/>
          <w:bCs w:val="0"/>
          <w:color w:val="auto"/>
        </w:rPr>
      </w:pPr>
    </w:p>
    <w:p w14:paraId="7F7988C7" w14:textId="77777777" w:rsidR="00A65C9E" w:rsidRDefault="00A65C9E" w:rsidP="00943481">
      <w:pPr>
        <w:ind w:left="1800"/>
        <w:jc w:val="both"/>
        <w:rPr>
          <w:b w:val="0"/>
          <w:bCs w:val="0"/>
          <w:color w:val="auto"/>
        </w:rPr>
      </w:pPr>
    </w:p>
    <w:p w14:paraId="7F7988C8" w14:textId="77777777" w:rsidR="00A65C9E" w:rsidRDefault="00A65C9E" w:rsidP="00943481">
      <w:pPr>
        <w:ind w:left="1800"/>
        <w:jc w:val="both"/>
        <w:rPr>
          <w:b w:val="0"/>
          <w:bCs w:val="0"/>
          <w:color w:val="auto"/>
        </w:rPr>
      </w:pPr>
    </w:p>
    <w:p w14:paraId="7F7988C9" w14:textId="77777777" w:rsidR="00A65C9E" w:rsidRDefault="00A65C9E" w:rsidP="00943481">
      <w:pPr>
        <w:ind w:left="1800"/>
        <w:jc w:val="both"/>
        <w:rPr>
          <w:b w:val="0"/>
          <w:bCs w:val="0"/>
          <w:color w:val="auto"/>
        </w:rPr>
      </w:pPr>
    </w:p>
    <w:p w14:paraId="7F7988CA" w14:textId="77777777" w:rsidR="00A65C9E" w:rsidRDefault="00A65C9E" w:rsidP="00943481">
      <w:pPr>
        <w:ind w:left="1800"/>
        <w:jc w:val="both"/>
        <w:rPr>
          <w:b w:val="0"/>
          <w:bCs w:val="0"/>
          <w:color w:val="auto"/>
        </w:rPr>
      </w:pPr>
    </w:p>
    <w:p w14:paraId="7F7988CB" w14:textId="77777777" w:rsidR="00A65C9E" w:rsidRDefault="00A65C9E" w:rsidP="00943481">
      <w:pPr>
        <w:ind w:left="1800"/>
        <w:jc w:val="both"/>
        <w:rPr>
          <w:b w:val="0"/>
          <w:bCs w:val="0"/>
          <w:color w:val="auto"/>
        </w:rPr>
      </w:pPr>
    </w:p>
    <w:p w14:paraId="7F7988CC" w14:textId="77777777" w:rsidR="00A65C9E" w:rsidRDefault="00A65C9E" w:rsidP="00943481">
      <w:pPr>
        <w:ind w:left="1800"/>
        <w:jc w:val="both"/>
        <w:rPr>
          <w:b w:val="0"/>
          <w:bCs w:val="0"/>
          <w:color w:val="auto"/>
        </w:rPr>
      </w:pPr>
    </w:p>
    <w:p w14:paraId="7F7988CD" w14:textId="77777777" w:rsidR="00A65C9E" w:rsidRDefault="00A65C9E" w:rsidP="00943481">
      <w:pPr>
        <w:ind w:left="1800"/>
        <w:jc w:val="both"/>
        <w:rPr>
          <w:b w:val="0"/>
          <w:bCs w:val="0"/>
          <w:color w:val="auto"/>
        </w:rPr>
      </w:pPr>
    </w:p>
    <w:p w14:paraId="7F7988CE" w14:textId="77777777" w:rsidR="00A65C9E" w:rsidRDefault="00A65C9E" w:rsidP="00943481">
      <w:pPr>
        <w:ind w:left="1800"/>
        <w:jc w:val="both"/>
        <w:rPr>
          <w:b w:val="0"/>
          <w:bCs w:val="0"/>
          <w:color w:val="auto"/>
        </w:rPr>
      </w:pPr>
    </w:p>
    <w:p w14:paraId="7F7988CF" w14:textId="77777777" w:rsidR="00A65C9E" w:rsidRDefault="00A65C9E" w:rsidP="00943481">
      <w:pPr>
        <w:ind w:left="1800"/>
        <w:jc w:val="both"/>
        <w:rPr>
          <w:b w:val="0"/>
          <w:bCs w:val="0"/>
          <w:color w:val="auto"/>
        </w:rPr>
      </w:pPr>
    </w:p>
    <w:p w14:paraId="7F7988D0" w14:textId="77777777" w:rsidR="00A65C9E" w:rsidRPr="00AC4345" w:rsidRDefault="00A65C9E" w:rsidP="00943481">
      <w:pPr>
        <w:ind w:left="1800"/>
        <w:jc w:val="both"/>
        <w:rPr>
          <w:b w:val="0"/>
          <w:bCs w:val="0"/>
          <w:color w:val="auto"/>
        </w:rPr>
      </w:pPr>
    </w:p>
    <w:p w14:paraId="7F7988D1" w14:textId="77777777" w:rsidR="00862770" w:rsidRPr="008E3F86" w:rsidRDefault="00385FB0" w:rsidP="00862770">
      <w:pPr>
        <w:pStyle w:val="Heading1"/>
        <w:numPr>
          <w:ilvl w:val="4"/>
          <w:numId w:val="1"/>
        </w:numPr>
        <w:ind w:right="-91"/>
        <w:jc w:val="both"/>
        <w:rPr>
          <w:color w:val="auto"/>
          <w:sz w:val="22"/>
          <w:szCs w:val="20"/>
        </w:rPr>
      </w:pPr>
      <w:bookmarkStart w:id="45" w:name="_Toc484791130"/>
      <w:r w:rsidRPr="008E3F86">
        <w:rPr>
          <w:color w:val="auto"/>
          <w:sz w:val="22"/>
          <w:szCs w:val="20"/>
        </w:rPr>
        <w:t>Specifying data types for</w:t>
      </w:r>
      <w:r w:rsidR="007D3BAB" w:rsidRPr="008E3F86">
        <w:rPr>
          <w:color w:val="auto"/>
          <w:sz w:val="22"/>
          <w:szCs w:val="20"/>
        </w:rPr>
        <w:t xml:space="preserve"> Simulink bus port</w:t>
      </w:r>
      <w:bookmarkEnd w:id="45"/>
    </w:p>
    <w:p w14:paraId="7F7988D2" w14:textId="77777777" w:rsidR="00862770" w:rsidRPr="00AC4345" w:rsidRDefault="00862770" w:rsidP="00943481">
      <w:pPr>
        <w:pStyle w:val="ListParagraph"/>
        <w:numPr>
          <w:ilvl w:val="0"/>
          <w:numId w:val="15"/>
        </w:numPr>
        <w:jc w:val="both"/>
        <w:rPr>
          <w:b w:val="0"/>
          <w:bCs w:val="0"/>
          <w:color w:val="auto"/>
          <w:szCs w:val="20"/>
        </w:rPr>
      </w:pPr>
      <w:r w:rsidRPr="00AC4345">
        <w:rPr>
          <w:b w:val="0"/>
          <w:bCs w:val="0"/>
          <w:color w:val="auto"/>
          <w:szCs w:val="20"/>
        </w:rPr>
        <w:t>Similar to scalar signals</w:t>
      </w:r>
      <w:r w:rsidR="00AF0854">
        <w:rPr>
          <w:b w:val="0"/>
          <w:bCs w:val="0"/>
          <w:color w:val="auto"/>
          <w:szCs w:val="20"/>
        </w:rPr>
        <w:t>,</w:t>
      </w:r>
      <w:r w:rsidRPr="00AC4345">
        <w:rPr>
          <w:b w:val="0"/>
          <w:bCs w:val="0"/>
          <w:color w:val="auto"/>
          <w:szCs w:val="20"/>
        </w:rPr>
        <w:t xml:space="preserve"> data types </w:t>
      </w:r>
      <w:r w:rsidR="004129DD">
        <w:rPr>
          <w:b w:val="0"/>
          <w:bCs w:val="0"/>
          <w:color w:val="auto"/>
          <w:szCs w:val="20"/>
        </w:rPr>
        <w:t>shall</w:t>
      </w:r>
      <w:r w:rsidRPr="00AC4345">
        <w:rPr>
          <w:b w:val="0"/>
          <w:bCs w:val="0"/>
          <w:color w:val="auto"/>
          <w:szCs w:val="20"/>
        </w:rPr>
        <w:t xml:space="preserve"> be specified for Simulink bus ports as bus objects.</w:t>
      </w:r>
    </w:p>
    <w:p w14:paraId="7F7988D3" w14:textId="77777777" w:rsidR="00862770" w:rsidRPr="00AC4345" w:rsidRDefault="00862770" w:rsidP="00862770">
      <w:pPr>
        <w:pStyle w:val="ListParagraph"/>
        <w:ind w:left="2061"/>
        <w:jc w:val="both"/>
        <w:rPr>
          <w:b w:val="0"/>
          <w:bCs w:val="0"/>
          <w:color w:val="auto"/>
          <w:szCs w:val="20"/>
        </w:rPr>
      </w:pPr>
    </w:p>
    <w:p w14:paraId="7F7988D4" w14:textId="77777777" w:rsidR="007D3BAB" w:rsidRPr="008A7487" w:rsidRDefault="007A47DA" w:rsidP="00943481">
      <w:pPr>
        <w:pStyle w:val="ListParagraph"/>
        <w:numPr>
          <w:ilvl w:val="0"/>
          <w:numId w:val="15"/>
        </w:numPr>
        <w:jc w:val="both"/>
        <w:rPr>
          <w:bCs w:val="0"/>
          <w:color w:val="auto"/>
          <w:szCs w:val="20"/>
        </w:rPr>
      </w:pPr>
      <w:r w:rsidRPr="008A7487">
        <w:rPr>
          <w:bCs w:val="0"/>
          <w:color w:val="auto"/>
          <w:szCs w:val="20"/>
        </w:rPr>
        <w:t>User defined Simulink Bus Objects:</w:t>
      </w:r>
    </w:p>
    <w:p w14:paraId="7F7988D5" w14:textId="77777777" w:rsidR="008A7487" w:rsidRPr="008A7487" w:rsidRDefault="008A7487" w:rsidP="008A7487">
      <w:pPr>
        <w:jc w:val="both"/>
        <w:rPr>
          <w:b w:val="0"/>
          <w:bCs w:val="0"/>
          <w:color w:val="auto"/>
          <w:u w:val="single"/>
        </w:rPr>
      </w:pPr>
    </w:p>
    <w:p w14:paraId="7F7988D6" w14:textId="77777777" w:rsidR="007A47DA" w:rsidRPr="00AC4345" w:rsidRDefault="007A47DA" w:rsidP="007A47DA">
      <w:pPr>
        <w:pStyle w:val="ListParagraph"/>
        <w:numPr>
          <w:ilvl w:val="1"/>
          <w:numId w:val="15"/>
        </w:numPr>
        <w:jc w:val="both"/>
        <w:rPr>
          <w:b w:val="0"/>
          <w:bCs w:val="0"/>
          <w:color w:val="auto"/>
          <w:szCs w:val="20"/>
        </w:rPr>
      </w:pPr>
      <w:r w:rsidRPr="00AC4345">
        <w:rPr>
          <w:b w:val="0"/>
          <w:bCs w:val="0"/>
          <w:color w:val="auto"/>
          <w:szCs w:val="20"/>
        </w:rPr>
        <w:t>Simulink bus objects can be created for user defined types using the bus object editor of MATLAB. (use “</w:t>
      </w:r>
      <w:r w:rsidRPr="00AC4345">
        <w:rPr>
          <w:b w:val="0"/>
          <w:bCs w:val="0"/>
          <w:i/>
          <w:color w:val="002060"/>
          <w:szCs w:val="20"/>
        </w:rPr>
        <w:t>buseditor”</w:t>
      </w:r>
      <w:r w:rsidRPr="00AC4345">
        <w:rPr>
          <w:b w:val="0"/>
          <w:bCs w:val="0"/>
          <w:color w:val="002060"/>
          <w:szCs w:val="20"/>
        </w:rPr>
        <w:t xml:space="preserve"> </w:t>
      </w:r>
      <w:r w:rsidRPr="00AC4345">
        <w:rPr>
          <w:b w:val="0"/>
          <w:bCs w:val="0"/>
          <w:color w:val="auto"/>
          <w:szCs w:val="20"/>
        </w:rPr>
        <w:t>command in MATLAB to open the GUI)</w:t>
      </w:r>
    </w:p>
    <w:p w14:paraId="7F7988D7" w14:textId="77777777" w:rsidR="007A47DA" w:rsidRPr="00AC4345" w:rsidRDefault="007A47DA" w:rsidP="007A47DA">
      <w:pPr>
        <w:pStyle w:val="ListParagraph"/>
        <w:ind w:left="2520"/>
        <w:jc w:val="both"/>
        <w:rPr>
          <w:b w:val="0"/>
          <w:bCs w:val="0"/>
          <w:color w:val="auto"/>
          <w:szCs w:val="20"/>
        </w:rPr>
      </w:pPr>
    </w:p>
    <w:p w14:paraId="7F7988D8" w14:textId="77777777" w:rsidR="002303C3" w:rsidRPr="00AC4345" w:rsidRDefault="007A47DA" w:rsidP="00943481">
      <w:pPr>
        <w:pStyle w:val="ListParagraph"/>
        <w:ind w:left="1800"/>
        <w:jc w:val="both"/>
        <w:rPr>
          <w:b w:val="0"/>
          <w:bCs w:val="0"/>
          <w:color w:val="auto"/>
          <w:szCs w:val="20"/>
        </w:rPr>
      </w:pPr>
      <w:r w:rsidRPr="00AC4345">
        <w:rPr>
          <w:b w:val="0"/>
          <w:bCs w:val="0"/>
          <w:noProof/>
          <w:color w:val="auto"/>
          <w:szCs w:val="20"/>
          <w:lang w:bidi="ar-SA"/>
        </w:rPr>
        <w:drawing>
          <wp:inline distT="0" distB="0" distL="0" distR="0" wp14:anchorId="7F798C2D" wp14:editId="7F798C2E">
            <wp:extent cx="5381625" cy="313870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81625" cy="3138706"/>
                    </a:xfrm>
                    <a:prstGeom prst="rect">
                      <a:avLst/>
                    </a:prstGeom>
                  </pic:spPr>
                </pic:pic>
              </a:graphicData>
            </a:graphic>
          </wp:inline>
        </w:drawing>
      </w:r>
    </w:p>
    <w:p w14:paraId="7F7988D9" w14:textId="77777777" w:rsidR="00F901FC" w:rsidRPr="00AC4345" w:rsidRDefault="00F901FC" w:rsidP="00943481">
      <w:pPr>
        <w:pStyle w:val="ListParagraph"/>
        <w:ind w:left="1800"/>
        <w:jc w:val="both"/>
        <w:rPr>
          <w:b w:val="0"/>
          <w:bCs w:val="0"/>
          <w:color w:val="auto"/>
          <w:szCs w:val="20"/>
        </w:rPr>
      </w:pPr>
    </w:p>
    <w:p w14:paraId="7F7988DA" w14:textId="77777777" w:rsidR="007A47DA" w:rsidRPr="00AC4345" w:rsidRDefault="007A47DA" w:rsidP="00943481">
      <w:pPr>
        <w:pStyle w:val="ListParagraph"/>
        <w:ind w:left="1800"/>
        <w:jc w:val="both"/>
        <w:rPr>
          <w:b w:val="0"/>
          <w:bCs w:val="0"/>
          <w:color w:val="auto"/>
          <w:szCs w:val="20"/>
        </w:rPr>
      </w:pPr>
    </w:p>
    <w:p w14:paraId="7F7988DB" w14:textId="77777777" w:rsidR="007A47DA" w:rsidRPr="00AC4345" w:rsidRDefault="007A47DA" w:rsidP="008A7487">
      <w:pPr>
        <w:pStyle w:val="ListParagraph"/>
        <w:numPr>
          <w:ilvl w:val="1"/>
          <w:numId w:val="15"/>
        </w:numPr>
        <w:ind w:hanging="513"/>
        <w:jc w:val="both"/>
        <w:rPr>
          <w:b w:val="0"/>
          <w:bCs w:val="0"/>
          <w:color w:val="auto"/>
          <w:szCs w:val="20"/>
        </w:rPr>
      </w:pPr>
      <w:r w:rsidRPr="00AC4345">
        <w:rPr>
          <w:b w:val="0"/>
          <w:bCs w:val="0"/>
          <w:color w:val="auto"/>
          <w:szCs w:val="20"/>
        </w:rPr>
        <w:t>After creating the bus objects in the bus editor it can be exported to an m-file</w:t>
      </w:r>
    </w:p>
    <w:p w14:paraId="7F7988DC" w14:textId="77777777" w:rsidR="00F901FC" w:rsidRPr="00AC4345" w:rsidRDefault="00F901FC" w:rsidP="00F901FC">
      <w:pPr>
        <w:pStyle w:val="ListParagraph"/>
        <w:ind w:left="2781"/>
        <w:jc w:val="both"/>
        <w:rPr>
          <w:b w:val="0"/>
          <w:bCs w:val="0"/>
          <w:color w:val="auto"/>
          <w:szCs w:val="20"/>
        </w:rPr>
      </w:pPr>
    </w:p>
    <w:p w14:paraId="7F7988DD" w14:textId="77777777" w:rsidR="00761237" w:rsidRPr="00AC4345" w:rsidRDefault="007A47DA" w:rsidP="00943481">
      <w:pPr>
        <w:pStyle w:val="ListParagraph"/>
        <w:ind w:left="1800"/>
        <w:jc w:val="both"/>
        <w:rPr>
          <w:b w:val="0"/>
          <w:bCs w:val="0"/>
          <w:color w:val="auto"/>
          <w:szCs w:val="20"/>
        </w:rPr>
      </w:pPr>
      <w:r w:rsidRPr="00AC4345">
        <w:rPr>
          <w:b w:val="0"/>
          <w:bCs w:val="0"/>
          <w:noProof/>
          <w:color w:val="auto"/>
          <w:szCs w:val="20"/>
          <w:lang w:bidi="ar-SA"/>
        </w:rPr>
        <w:drawing>
          <wp:inline distT="0" distB="0" distL="0" distR="0" wp14:anchorId="7F798C2F" wp14:editId="7F798C30">
            <wp:extent cx="5382377" cy="2448267"/>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82377" cy="2448267"/>
                    </a:xfrm>
                    <a:prstGeom prst="rect">
                      <a:avLst/>
                    </a:prstGeom>
                  </pic:spPr>
                </pic:pic>
              </a:graphicData>
            </a:graphic>
          </wp:inline>
        </w:drawing>
      </w:r>
    </w:p>
    <w:p w14:paraId="7F7988DE" w14:textId="77777777" w:rsidR="007A47DA" w:rsidRPr="00AC4345" w:rsidRDefault="007A47DA" w:rsidP="00943481">
      <w:pPr>
        <w:pStyle w:val="ListParagraph"/>
        <w:ind w:left="1800"/>
        <w:jc w:val="both"/>
        <w:rPr>
          <w:b w:val="0"/>
          <w:bCs w:val="0"/>
          <w:color w:val="auto"/>
          <w:szCs w:val="20"/>
        </w:rPr>
      </w:pPr>
    </w:p>
    <w:p w14:paraId="7F7988DF" w14:textId="77777777" w:rsidR="007C15BE" w:rsidRPr="00AC4345" w:rsidRDefault="007C15BE" w:rsidP="00943481">
      <w:pPr>
        <w:pStyle w:val="ListParagraph"/>
        <w:ind w:left="1800"/>
        <w:jc w:val="both"/>
        <w:rPr>
          <w:b w:val="0"/>
          <w:bCs w:val="0"/>
          <w:color w:val="auto"/>
          <w:szCs w:val="20"/>
        </w:rPr>
      </w:pPr>
    </w:p>
    <w:p w14:paraId="7F7988E0" w14:textId="77777777" w:rsidR="00F901FC" w:rsidRPr="00AC4345" w:rsidRDefault="00F901FC" w:rsidP="00943481">
      <w:pPr>
        <w:pStyle w:val="ListParagraph"/>
        <w:ind w:left="1800"/>
        <w:jc w:val="both"/>
        <w:rPr>
          <w:b w:val="0"/>
          <w:bCs w:val="0"/>
          <w:color w:val="auto"/>
          <w:szCs w:val="20"/>
        </w:rPr>
      </w:pPr>
    </w:p>
    <w:p w14:paraId="7F7988E1" w14:textId="77777777" w:rsidR="00F901FC" w:rsidRPr="00AC4345" w:rsidRDefault="00F901FC" w:rsidP="00943481">
      <w:pPr>
        <w:pStyle w:val="ListParagraph"/>
        <w:ind w:left="1800"/>
        <w:jc w:val="both"/>
        <w:rPr>
          <w:b w:val="0"/>
          <w:bCs w:val="0"/>
          <w:color w:val="auto"/>
          <w:szCs w:val="20"/>
        </w:rPr>
      </w:pPr>
    </w:p>
    <w:p w14:paraId="7F7988E2" w14:textId="77777777" w:rsidR="00F901FC" w:rsidRDefault="00F901FC" w:rsidP="00943481">
      <w:pPr>
        <w:pStyle w:val="ListParagraph"/>
        <w:ind w:left="1800"/>
        <w:jc w:val="both"/>
        <w:rPr>
          <w:b w:val="0"/>
          <w:bCs w:val="0"/>
          <w:color w:val="auto"/>
          <w:szCs w:val="20"/>
        </w:rPr>
      </w:pPr>
    </w:p>
    <w:p w14:paraId="7F7988E3" w14:textId="77777777" w:rsidR="007A47DA" w:rsidRPr="00AC4345" w:rsidRDefault="007A47DA" w:rsidP="003E0FAD">
      <w:pPr>
        <w:pStyle w:val="ListParagraph"/>
        <w:numPr>
          <w:ilvl w:val="0"/>
          <w:numId w:val="29"/>
        </w:numPr>
        <w:jc w:val="both"/>
        <w:rPr>
          <w:b w:val="0"/>
          <w:bCs w:val="0"/>
          <w:color w:val="auto"/>
          <w:szCs w:val="20"/>
        </w:rPr>
      </w:pPr>
      <w:r w:rsidRPr="00AC4345">
        <w:rPr>
          <w:bCs w:val="0"/>
          <w:color w:val="auto"/>
          <w:szCs w:val="20"/>
        </w:rPr>
        <w:t>Simulink bus objects for AUTOSAR types</w:t>
      </w:r>
      <w:r w:rsidRPr="00AC4345">
        <w:rPr>
          <w:b w:val="0"/>
          <w:bCs w:val="0"/>
          <w:color w:val="auto"/>
          <w:szCs w:val="20"/>
        </w:rPr>
        <w:t>:</w:t>
      </w:r>
    </w:p>
    <w:p w14:paraId="7F7988E4" w14:textId="77777777" w:rsidR="00F901FC" w:rsidRPr="00AC4345" w:rsidRDefault="00F901FC" w:rsidP="00F901FC">
      <w:pPr>
        <w:pStyle w:val="ListParagraph"/>
        <w:ind w:left="1920"/>
        <w:jc w:val="both"/>
        <w:rPr>
          <w:b w:val="0"/>
          <w:bCs w:val="0"/>
          <w:color w:val="auto"/>
          <w:szCs w:val="20"/>
        </w:rPr>
      </w:pPr>
    </w:p>
    <w:p w14:paraId="7F7988E5" w14:textId="77777777" w:rsidR="007A47DA" w:rsidRPr="00AC4345" w:rsidRDefault="007A47DA" w:rsidP="003E0FAD">
      <w:pPr>
        <w:pStyle w:val="ListParagraph"/>
        <w:numPr>
          <w:ilvl w:val="1"/>
          <w:numId w:val="29"/>
        </w:numPr>
        <w:jc w:val="both"/>
        <w:rPr>
          <w:b w:val="0"/>
          <w:bCs w:val="0"/>
          <w:color w:val="auto"/>
          <w:szCs w:val="20"/>
        </w:rPr>
      </w:pPr>
      <w:r w:rsidRPr="00AC4345">
        <w:rPr>
          <w:b w:val="0"/>
          <w:bCs w:val="0"/>
          <w:color w:val="auto"/>
          <w:szCs w:val="20"/>
        </w:rPr>
        <w:t>If AUTOSAR types are available via DD then corresponding Simulink bus objects can be generated using the TL bus port dialogue</w:t>
      </w:r>
    </w:p>
    <w:p w14:paraId="7F7988E6" w14:textId="77777777" w:rsidR="007A47DA" w:rsidRPr="00AC4345" w:rsidRDefault="007A47DA" w:rsidP="00943481">
      <w:pPr>
        <w:pStyle w:val="ListParagraph"/>
        <w:ind w:left="1800"/>
        <w:jc w:val="both"/>
        <w:rPr>
          <w:b w:val="0"/>
          <w:bCs w:val="0"/>
          <w:color w:val="auto"/>
          <w:szCs w:val="20"/>
        </w:rPr>
      </w:pPr>
    </w:p>
    <w:p w14:paraId="7F7988E7" w14:textId="77777777" w:rsidR="007A47DA" w:rsidRPr="00AC4345" w:rsidRDefault="007A47DA" w:rsidP="007A47DA">
      <w:pPr>
        <w:pStyle w:val="ListParagraph"/>
        <w:ind w:left="1800"/>
        <w:jc w:val="center"/>
        <w:rPr>
          <w:b w:val="0"/>
          <w:bCs w:val="0"/>
          <w:color w:val="auto"/>
          <w:szCs w:val="20"/>
        </w:rPr>
      </w:pPr>
      <w:r w:rsidRPr="00AC4345">
        <w:rPr>
          <w:b w:val="0"/>
          <w:bCs w:val="0"/>
          <w:noProof/>
          <w:color w:val="auto"/>
          <w:szCs w:val="20"/>
          <w:lang w:bidi="ar-SA"/>
        </w:rPr>
        <w:drawing>
          <wp:inline distT="0" distB="0" distL="0" distR="0" wp14:anchorId="7F798C31" wp14:editId="7F798C32">
            <wp:extent cx="2765071" cy="2571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65457" cy="2572109"/>
                    </a:xfrm>
                    <a:prstGeom prst="rect">
                      <a:avLst/>
                    </a:prstGeom>
                  </pic:spPr>
                </pic:pic>
              </a:graphicData>
            </a:graphic>
          </wp:inline>
        </w:drawing>
      </w:r>
    </w:p>
    <w:p w14:paraId="7F7988E8" w14:textId="77777777" w:rsidR="007A47DA" w:rsidRPr="00AC4345" w:rsidRDefault="007A47DA" w:rsidP="007A47DA">
      <w:pPr>
        <w:pStyle w:val="ListParagraph"/>
        <w:ind w:left="1800"/>
        <w:jc w:val="center"/>
        <w:rPr>
          <w:b w:val="0"/>
          <w:bCs w:val="0"/>
          <w:color w:val="auto"/>
          <w:szCs w:val="20"/>
        </w:rPr>
      </w:pPr>
    </w:p>
    <w:p w14:paraId="7F7988E9" w14:textId="77777777" w:rsidR="007A47DA" w:rsidRPr="00AC4345" w:rsidRDefault="007A47DA" w:rsidP="003E0FAD">
      <w:pPr>
        <w:pStyle w:val="ListParagraph"/>
        <w:numPr>
          <w:ilvl w:val="1"/>
          <w:numId w:val="29"/>
        </w:numPr>
        <w:jc w:val="both"/>
        <w:rPr>
          <w:b w:val="0"/>
          <w:bCs w:val="0"/>
          <w:color w:val="auto"/>
          <w:szCs w:val="20"/>
        </w:rPr>
      </w:pPr>
      <w:r w:rsidRPr="00AC4345">
        <w:rPr>
          <w:b w:val="0"/>
          <w:bCs w:val="0"/>
          <w:color w:val="auto"/>
          <w:szCs w:val="20"/>
        </w:rPr>
        <w:t>After creating the bus objects it can be exported to an m-file using the bus object editor</w:t>
      </w:r>
    </w:p>
    <w:p w14:paraId="7F7988EA" w14:textId="77777777" w:rsidR="000F7C3B" w:rsidRPr="00AC4345" w:rsidRDefault="000F7C3B" w:rsidP="000F7C3B">
      <w:pPr>
        <w:jc w:val="both"/>
        <w:rPr>
          <w:b w:val="0"/>
          <w:bCs w:val="0"/>
          <w:color w:val="auto"/>
        </w:rPr>
      </w:pPr>
    </w:p>
    <w:p w14:paraId="7F7988EB" w14:textId="77777777" w:rsidR="007A47DA" w:rsidRPr="00AC4345" w:rsidRDefault="007A47DA" w:rsidP="007A47DA">
      <w:pPr>
        <w:pStyle w:val="ListParagraph"/>
        <w:ind w:left="2640"/>
        <w:jc w:val="both"/>
        <w:rPr>
          <w:b w:val="0"/>
          <w:bCs w:val="0"/>
          <w:color w:val="auto"/>
          <w:szCs w:val="20"/>
        </w:rPr>
      </w:pPr>
    </w:p>
    <w:p w14:paraId="7F7988EC" w14:textId="1886F99B" w:rsidR="007A47DA" w:rsidRPr="00AC4345" w:rsidRDefault="007A47DA" w:rsidP="003E0FAD">
      <w:pPr>
        <w:pStyle w:val="ListParagraph"/>
        <w:numPr>
          <w:ilvl w:val="0"/>
          <w:numId w:val="29"/>
        </w:numPr>
        <w:jc w:val="both"/>
        <w:rPr>
          <w:b w:val="0"/>
          <w:bCs w:val="0"/>
          <w:color w:val="auto"/>
          <w:szCs w:val="20"/>
        </w:rPr>
      </w:pPr>
      <w:r w:rsidRPr="00AC4345">
        <w:rPr>
          <w:b w:val="0"/>
          <w:bCs w:val="0"/>
          <w:color w:val="auto"/>
          <w:szCs w:val="20"/>
        </w:rPr>
        <w:t xml:space="preserve">All bus objects related to a SWC shall be exported as single m-file and placed in the </w:t>
      </w:r>
      <w:r w:rsidRPr="00AC4345">
        <w:rPr>
          <w:bCs w:val="0"/>
          <w:color w:val="auto"/>
          <w:szCs w:val="20"/>
        </w:rPr>
        <w:t>/Common/Config</w:t>
      </w:r>
      <w:r w:rsidRPr="00AC4345">
        <w:rPr>
          <w:b w:val="0"/>
          <w:bCs w:val="0"/>
          <w:color w:val="auto"/>
          <w:szCs w:val="20"/>
        </w:rPr>
        <w:t xml:space="preserve"> folder of the respective component.</w:t>
      </w:r>
      <w:r w:rsidR="00547F60">
        <w:rPr>
          <w:b w:val="0"/>
          <w:bCs w:val="0"/>
          <w:color w:val="auto"/>
          <w:szCs w:val="20"/>
        </w:rPr>
        <w:t xml:space="preserve"> The exported m-file shall include the function call </w:t>
      </w:r>
      <w:r w:rsidR="00547F60" w:rsidRPr="00547F60">
        <w:rPr>
          <w:i/>
        </w:rPr>
        <w:t>m_add2MKSList(mfilename('fullpath'))</w:t>
      </w:r>
      <w:r w:rsidR="00547F60">
        <w:t xml:space="preserve"> </w:t>
      </w:r>
      <w:r w:rsidR="00547F60">
        <w:rPr>
          <w:b w:val="0"/>
          <w:bCs w:val="0"/>
          <w:color w:val="auto"/>
          <w:szCs w:val="20"/>
        </w:rPr>
        <w:t>so that there is traceability to the generated code.</w:t>
      </w:r>
    </w:p>
    <w:p w14:paraId="7F7988ED" w14:textId="77777777" w:rsidR="000F7C3B" w:rsidRPr="00AC4345" w:rsidRDefault="000F7C3B" w:rsidP="000F7C3B">
      <w:pPr>
        <w:pStyle w:val="ListParagraph"/>
        <w:ind w:left="1920"/>
        <w:jc w:val="both"/>
        <w:rPr>
          <w:b w:val="0"/>
          <w:bCs w:val="0"/>
          <w:color w:val="auto"/>
          <w:szCs w:val="20"/>
        </w:rPr>
      </w:pPr>
    </w:p>
    <w:p w14:paraId="7F7988EE" w14:textId="77777777" w:rsidR="007A47DA" w:rsidRPr="00AC4345" w:rsidRDefault="007A47DA" w:rsidP="007A47DA">
      <w:pPr>
        <w:pStyle w:val="ListParagraph"/>
        <w:ind w:left="1920" w:firstLine="240"/>
        <w:jc w:val="both"/>
        <w:rPr>
          <w:b w:val="0"/>
          <w:bCs w:val="0"/>
          <w:color w:val="auto"/>
          <w:szCs w:val="20"/>
        </w:rPr>
      </w:pPr>
      <w:r w:rsidRPr="00AC4345">
        <w:rPr>
          <w:b w:val="0"/>
          <w:bCs w:val="0"/>
          <w:noProof/>
          <w:color w:val="auto"/>
          <w:szCs w:val="20"/>
          <w:lang w:bidi="ar-SA"/>
        </w:rPr>
        <w:drawing>
          <wp:inline distT="0" distB="0" distL="0" distR="0" wp14:anchorId="7F798C33" wp14:editId="7F798C34">
            <wp:extent cx="3372321" cy="305795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72321" cy="3057952"/>
                    </a:xfrm>
                    <a:prstGeom prst="rect">
                      <a:avLst/>
                    </a:prstGeom>
                  </pic:spPr>
                </pic:pic>
              </a:graphicData>
            </a:graphic>
          </wp:inline>
        </w:drawing>
      </w:r>
    </w:p>
    <w:p w14:paraId="7F7988EF" w14:textId="77777777" w:rsidR="007A47DA" w:rsidRPr="00AC4345" w:rsidRDefault="007A47DA" w:rsidP="007A47DA">
      <w:pPr>
        <w:pStyle w:val="ListParagraph"/>
        <w:ind w:left="1800"/>
        <w:rPr>
          <w:b w:val="0"/>
          <w:bCs w:val="0"/>
          <w:color w:val="auto"/>
          <w:szCs w:val="20"/>
        </w:rPr>
      </w:pPr>
    </w:p>
    <w:p w14:paraId="7F7988F0" w14:textId="77777777" w:rsidR="007A47DA" w:rsidRPr="00AC4345" w:rsidRDefault="007A47DA" w:rsidP="007A47DA">
      <w:pPr>
        <w:jc w:val="center"/>
        <w:rPr>
          <w:b w:val="0"/>
          <w:bCs w:val="0"/>
          <w:color w:val="auto"/>
        </w:rPr>
      </w:pPr>
    </w:p>
    <w:p w14:paraId="7F7988F1" w14:textId="77777777" w:rsidR="007A47DA" w:rsidRPr="00AC4345" w:rsidRDefault="007A47DA" w:rsidP="003E0FAD">
      <w:pPr>
        <w:pStyle w:val="ListParagraph"/>
        <w:numPr>
          <w:ilvl w:val="0"/>
          <w:numId w:val="28"/>
        </w:numPr>
        <w:rPr>
          <w:b w:val="0"/>
          <w:bCs w:val="0"/>
          <w:color w:val="auto"/>
          <w:szCs w:val="20"/>
        </w:rPr>
      </w:pPr>
      <w:r w:rsidRPr="00AC4345">
        <w:rPr>
          <w:b w:val="0"/>
          <w:bCs w:val="0"/>
          <w:color w:val="auto"/>
          <w:szCs w:val="20"/>
        </w:rPr>
        <w:t xml:space="preserve">The function call to load the bus objects into the workspace during model start-up shall be implemented in the </w:t>
      </w:r>
      <w:r w:rsidRPr="00AC4345">
        <w:rPr>
          <w:bCs w:val="0"/>
          <w:color w:val="auto"/>
          <w:szCs w:val="20"/>
        </w:rPr>
        <w:t xml:space="preserve">/Common/Config/ini.m </w:t>
      </w:r>
      <w:r w:rsidRPr="00AC4345">
        <w:rPr>
          <w:b w:val="0"/>
          <w:bCs w:val="0"/>
          <w:color w:val="auto"/>
          <w:szCs w:val="20"/>
        </w:rPr>
        <w:t>file of the respective component</w:t>
      </w:r>
    </w:p>
    <w:p w14:paraId="7F7988F2" w14:textId="77777777" w:rsidR="000049A3" w:rsidRPr="00721D44" w:rsidRDefault="000049A3" w:rsidP="00862770">
      <w:pPr>
        <w:pStyle w:val="Heading1"/>
        <w:numPr>
          <w:ilvl w:val="4"/>
          <w:numId w:val="1"/>
        </w:numPr>
        <w:ind w:right="-91"/>
        <w:jc w:val="both"/>
        <w:rPr>
          <w:color w:val="auto"/>
          <w:sz w:val="22"/>
          <w:szCs w:val="20"/>
        </w:rPr>
      </w:pPr>
      <w:bookmarkStart w:id="46" w:name="_Toc484791131"/>
      <w:r w:rsidRPr="00721D44">
        <w:rPr>
          <w:color w:val="auto"/>
          <w:sz w:val="22"/>
          <w:szCs w:val="20"/>
        </w:rPr>
        <w:t>Virtual and non-virtual bus in Simulink</w:t>
      </w:r>
      <w:bookmarkEnd w:id="46"/>
    </w:p>
    <w:p w14:paraId="7F7988F3" w14:textId="77777777" w:rsidR="00DA6502" w:rsidRDefault="00DA6502" w:rsidP="007C15BE">
      <w:pPr>
        <w:ind w:left="1859"/>
      </w:pPr>
    </w:p>
    <w:p w14:paraId="7F7988F4" w14:textId="77777777" w:rsidR="00DA6502" w:rsidRDefault="00DA6502" w:rsidP="00DA6502">
      <w:pPr>
        <w:pStyle w:val="ListParagraph"/>
        <w:numPr>
          <w:ilvl w:val="0"/>
          <w:numId w:val="28"/>
        </w:numPr>
        <w:rPr>
          <w:b w:val="0"/>
          <w:bCs w:val="0"/>
          <w:color w:val="auto"/>
        </w:rPr>
      </w:pPr>
      <w:r>
        <w:rPr>
          <w:b w:val="0"/>
          <w:bCs w:val="0"/>
          <w:color w:val="auto"/>
        </w:rPr>
        <w:t>In Simulink there are two types of buses available, virtual &amp; non-virtual buses.</w:t>
      </w:r>
    </w:p>
    <w:p w14:paraId="7F7988F5" w14:textId="77777777" w:rsidR="00255B52" w:rsidRDefault="00255B52" w:rsidP="00255B52">
      <w:pPr>
        <w:pStyle w:val="ListParagraph"/>
        <w:ind w:left="1859"/>
        <w:rPr>
          <w:b w:val="0"/>
          <w:bCs w:val="0"/>
          <w:color w:val="auto"/>
        </w:rPr>
      </w:pPr>
      <w:r w:rsidRPr="00255B52">
        <w:rPr>
          <w:b w:val="0"/>
          <w:bCs w:val="0"/>
          <w:color w:val="auto"/>
          <w:highlight w:val="yellow"/>
        </w:rPr>
        <w:t>(Example needs to be added</w:t>
      </w:r>
      <w:r>
        <w:rPr>
          <w:b w:val="0"/>
          <w:bCs w:val="0"/>
          <w:color w:val="auto"/>
          <w:highlight w:val="yellow"/>
        </w:rPr>
        <w:t xml:space="preserve"> stating when virtual/non-virtual buses needs to be used</w:t>
      </w:r>
      <w:r w:rsidRPr="00255B52">
        <w:rPr>
          <w:b w:val="0"/>
          <w:bCs w:val="0"/>
          <w:color w:val="auto"/>
          <w:highlight w:val="yellow"/>
        </w:rPr>
        <w:t>)</w:t>
      </w:r>
    </w:p>
    <w:p w14:paraId="7F7988F6" w14:textId="77777777" w:rsidR="00DA6502" w:rsidRDefault="00DA6502" w:rsidP="00DA6502">
      <w:pPr>
        <w:pStyle w:val="ListParagraph"/>
        <w:ind w:left="1859"/>
        <w:rPr>
          <w:b w:val="0"/>
          <w:bCs w:val="0"/>
          <w:color w:val="auto"/>
        </w:rPr>
      </w:pPr>
    </w:p>
    <w:p w14:paraId="7F7988F7" w14:textId="77777777" w:rsidR="00DA6502" w:rsidRDefault="00DA6502" w:rsidP="00DA6502">
      <w:pPr>
        <w:pStyle w:val="ListParagraph"/>
        <w:numPr>
          <w:ilvl w:val="0"/>
          <w:numId w:val="28"/>
        </w:numPr>
        <w:rPr>
          <w:b w:val="0"/>
          <w:bCs w:val="0"/>
          <w:color w:val="auto"/>
        </w:rPr>
      </w:pPr>
      <w:r>
        <w:rPr>
          <w:b w:val="0"/>
          <w:bCs w:val="0"/>
          <w:color w:val="auto"/>
        </w:rPr>
        <w:t>By default the Simulink buses are Virtual.</w:t>
      </w:r>
    </w:p>
    <w:p w14:paraId="7F7988F8" w14:textId="77777777" w:rsidR="00DA6502" w:rsidRPr="00DA6502" w:rsidRDefault="00DA6502" w:rsidP="00DA6502">
      <w:pPr>
        <w:pStyle w:val="ListParagraph"/>
        <w:rPr>
          <w:b w:val="0"/>
          <w:bCs w:val="0"/>
          <w:color w:val="auto"/>
        </w:rPr>
      </w:pPr>
    </w:p>
    <w:p w14:paraId="7F7988F9" w14:textId="77777777" w:rsidR="00DA6502" w:rsidRDefault="00DA6502" w:rsidP="00DA6502">
      <w:pPr>
        <w:pStyle w:val="ListParagraph"/>
        <w:numPr>
          <w:ilvl w:val="0"/>
          <w:numId w:val="28"/>
        </w:numPr>
        <w:rPr>
          <w:b w:val="0"/>
          <w:bCs w:val="0"/>
          <w:color w:val="auto"/>
        </w:rPr>
      </w:pPr>
      <w:r>
        <w:rPr>
          <w:b w:val="0"/>
          <w:bCs w:val="0"/>
          <w:color w:val="auto"/>
        </w:rPr>
        <w:t xml:space="preserve">A virtual bus can be transformed into an non-virtual </w:t>
      </w:r>
      <w:r w:rsidR="00C70741">
        <w:rPr>
          <w:b w:val="0"/>
          <w:bCs w:val="0"/>
          <w:color w:val="auto"/>
        </w:rPr>
        <w:t>bus by</w:t>
      </w:r>
      <w:r w:rsidR="006F55C8">
        <w:rPr>
          <w:b w:val="0"/>
          <w:bCs w:val="0"/>
          <w:color w:val="auto"/>
        </w:rPr>
        <w:t xml:space="preserve"> providing the bus-object and select the below option.</w:t>
      </w:r>
    </w:p>
    <w:p w14:paraId="7F7988FA" w14:textId="77777777" w:rsidR="00D85719" w:rsidRPr="00D85719" w:rsidRDefault="00D85719" w:rsidP="00D85719">
      <w:pPr>
        <w:pStyle w:val="ListParagraph"/>
        <w:rPr>
          <w:b w:val="0"/>
          <w:bCs w:val="0"/>
          <w:color w:val="auto"/>
        </w:rPr>
      </w:pPr>
    </w:p>
    <w:p w14:paraId="7F7988FB" w14:textId="77777777" w:rsidR="00D85719" w:rsidRPr="00D85719" w:rsidRDefault="00D85719" w:rsidP="00D85719">
      <w:pPr>
        <w:jc w:val="center"/>
        <w:rPr>
          <w:b w:val="0"/>
          <w:bCs w:val="0"/>
          <w:color w:val="auto"/>
        </w:rPr>
      </w:pPr>
      <w:r w:rsidRPr="006F55C8">
        <w:rPr>
          <w:b w:val="0"/>
          <w:bCs w:val="0"/>
          <w:noProof/>
          <w:color w:val="auto"/>
          <w:lang w:bidi="ar-SA"/>
        </w:rPr>
        <w:drawing>
          <wp:inline distT="0" distB="0" distL="0" distR="0" wp14:anchorId="7F798C35" wp14:editId="7F798C36">
            <wp:extent cx="2733675" cy="33229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34057" cy="3323398"/>
                    </a:xfrm>
                    <a:prstGeom prst="rect">
                      <a:avLst/>
                    </a:prstGeom>
                  </pic:spPr>
                </pic:pic>
              </a:graphicData>
            </a:graphic>
          </wp:inline>
        </w:drawing>
      </w:r>
    </w:p>
    <w:p w14:paraId="7F7988FC" w14:textId="77777777" w:rsidR="00C70741" w:rsidRPr="00C70741" w:rsidRDefault="00C70741" w:rsidP="00C70741">
      <w:pPr>
        <w:rPr>
          <w:ins w:id="47" w:author="Pavel Jelinek" w:date="2016-08-30T13:47:00Z"/>
          <w:b w:val="0"/>
          <w:bCs w:val="0"/>
          <w:color w:val="auto"/>
        </w:rPr>
      </w:pPr>
    </w:p>
    <w:p w14:paraId="7F7988FD" w14:textId="77777777" w:rsidR="00BB3DBC" w:rsidRPr="002D7C37" w:rsidRDefault="00C70741" w:rsidP="00DA6502">
      <w:pPr>
        <w:pStyle w:val="ListParagraph"/>
        <w:numPr>
          <w:ilvl w:val="0"/>
          <w:numId w:val="28"/>
        </w:numPr>
        <w:rPr>
          <w:b w:val="0"/>
          <w:bCs w:val="0"/>
          <w:color w:val="auto"/>
        </w:rPr>
      </w:pPr>
      <w:r w:rsidRPr="002D7C37">
        <w:rPr>
          <w:b w:val="0"/>
          <w:bCs w:val="0"/>
          <w:color w:val="auto"/>
        </w:rPr>
        <w:t>It’s advisory to specify a bus object at the origin of a bus, i.e. on a bus creator. If you do so, the bus consistency is checked where the bus is created, not somewhere downstream on some function interface</w:t>
      </w:r>
    </w:p>
    <w:p w14:paraId="7F7988FE" w14:textId="77777777" w:rsidR="00D85719" w:rsidRPr="002D7C37" w:rsidRDefault="00D85719" w:rsidP="00D85719">
      <w:pPr>
        <w:pStyle w:val="ListParagraph"/>
        <w:rPr>
          <w:b w:val="0"/>
          <w:bCs w:val="0"/>
          <w:color w:val="auto"/>
        </w:rPr>
      </w:pPr>
    </w:p>
    <w:p w14:paraId="7F7988FF" w14:textId="77777777" w:rsidR="00D85719" w:rsidRPr="002D7C37" w:rsidRDefault="00D85719" w:rsidP="00DA6502">
      <w:pPr>
        <w:pStyle w:val="ListParagraph"/>
        <w:numPr>
          <w:ilvl w:val="0"/>
          <w:numId w:val="28"/>
        </w:numPr>
        <w:rPr>
          <w:b w:val="0"/>
          <w:bCs w:val="0"/>
          <w:color w:val="auto"/>
        </w:rPr>
      </w:pPr>
      <w:r w:rsidRPr="002D7C37">
        <w:rPr>
          <w:b w:val="0"/>
          <w:bCs w:val="0"/>
          <w:color w:val="auto"/>
        </w:rPr>
        <w:t>Non-virtual bus can be used to initialize bus or synchronize data update on a bus, if SL complains due to various SL execution strategies. See Simulink help for the difference.</w:t>
      </w:r>
    </w:p>
    <w:p w14:paraId="7F798900" w14:textId="77777777" w:rsidR="006F55C8" w:rsidRDefault="00205577" w:rsidP="006F55C8">
      <w:pPr>
        <w:pStyle w:val="ListParagraph"/>
        <w:rPr>
          <w:ins w:id="48" w:author="Pavel Jelinek" w:date="2016-08-30T13:58:00Z"/>
          <w:b w:val="0"/>
          <w:bCs w:val="0"/>
          <w:color w:val="auto"/>
        </w:rPr>
      </w:pPr>
      <w:ins w:id="49" w:author="Pavel Jelinek" w:date="2016-08-30T13:58:00Z">
        <w:r>
          <w:rPr>
            <w:b w:val="0"/>
            <w:bCs w:val="0"/>
            <w:color w:val="auto"/>
          </w:rPr>
          <w:t xml:space="preserve"> </w:t>
        </w:r>
      </w:ins>
    </w:p>
    <w:p w14:paraId="7F798901" w14:textId="77777777" w:rsidR="00205577" w:rsidRPr="006F55C8" w:rsidRDefault="00205577" w:rsidP="006F55C8">
      <w:pPr>
        <w:pStyle w:val="ListParagraph"/>
        <w:rPr>
          <w:b w:val="0"/>
          <w:bCs w:val="0"/>
          <w:color w:val="auto"/>
        </w:rPr>
      </w:pPr>
    </w:p>
    <w:p w14:paraId="7F798902" w14:textId="77777777" w:rsidR="006F55C8" w:rsidRDefault="006F55C8" w:rsidP="006F55C8">
      <w:pPr>
        <w:pStyle w:val="ListParagraph"/>
        <w:numPr>
          <w:ilvl w:val="0"/>
          <w:numId w:val="28"/>
        </w:numPr>
        <w:rPr>
          <w:b w:val="0"/>
          <w:bCs w:val="0"/>
          <w:color w:val="auto"/>
        </w:rPr>
      </w:pPr>
      <w:r>
        <w:rPr>
          <w:b w:val="0"/>
          <w:bCs w:val="0"/>
          <w:color w:val="auto"/>
        </w:rPr>
        <w:t>After model update the buses are differentiated as below.</w:t>
      </w:r>
    </w:p>
    <w:p w14:paraId="7F798903" w14:textId="77777777" w:rsidR="00DA6502" w:rsidRPr="00DA6502" w:rsidRDefault="00DA6502" w:rsidP="00DA6502">
      <w:pPr>
        <w:pStyle w:val="ListParagraph"/>
        <w:rPr>
          <w:b w:val="0"/>
          <w:bCs w:val="0"/>
          <w:color w:val="auto"/>
        </w:rPr>
      </w:pPr>
    </w:p>
    <w:p w14:paraId="7F798904" w14:textId="77777777" w:rsidR="00006C39" w:rsidRDefault="00006C39" w:rsidP="00006C39">
      <w:pPr>
        <w:pStyle w:val="ListParagraph"/>
        <w:ind w:left="1859"/>
        <w:rPr>
          <w:b w:val="0"/>
          <w:bCs w:val="0"/>
          <w:color w:val="auto"/>
          <w:szCs w:val="20"/>
        </w:rPr>
      </w:pPr>
      <w:r>
        <w:rPr>
          <w:b w:val="0"/>
          <w:bCs w:val="0"/>
          <w:noProof/>
          <w:color w:val="auto"/>
          <w:szCs w:val="20"/>
          <w:lang w:bidi="ar-SA"/>
        </w:rPr>
        <w:lastRenderedPageBreak/>
        <w:drawing>
          <wp:inline distT="0" distB="0" distL="0" distR="0" wp14:anchorId="7F798C37" wp14:editId="7F798C38">
            <wp:extent cx="3649345" cy="16230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9345" cy="1623060"/>
                    </a:xfrm>
                    <a:prstGeom prst="rect">
                      <a:avLst/>
                    </a:prstGeom>
                    <a:noFill/>
                    <a:ln>
                      <a:noFill/>
                    </a:ln>
                  </pic:spPr>
                </pic:pic>
              </a:graphicData>
            </a:graphic>
          </wp:inline>
        </w:drawing>
      </w:r>
    </w:p>
    <w:p w14:paraId="7F798905" w14:textId="77777777" w:rsidR="006F55C8" w:rsidRDefault="006F55C8" w:rsidP="00006C39">
      <w:pPr>
        <w:pStyle w:val="ListParagraph"/>
        <w:ind w:left="1859"/>
        <w:rPr>
          <w:b w:val="0"/>
          <w:bCs w:val="0"/>
          <w:color w:val="auto"/>
          <w:szCs w:val="20"/>
        </w:rPr>
      </w:pPr>
    </w:p>
    <w:p w14:paraId="7F798906" w14:textId="77777777" w:rsidR="006F55C8" w:rsidRDefault="006F55C8" w:rsidP="006F55C8">
      <w:pPr>
        <w:pStyle w:val="ListParagraph"/>
        <w:numPr>
          <w:ilvl w:val="0"/>
          <w:numId w:val="28"/>
        </w:numPr>
        <w:rPr>
          <w:b w:val="0"/>
          <w:bCs w:val="0"/>
          <w:color w:val="auto"/>
        </w:rPr>
      </w:pPr>
      <w:r>
        <w:rPr>
          <w:b w:val="0"/>
          <w:bCs w:val="0"/>
          <w:color w:val="auto"/>
        </w:rPr>
        <w:t>For TargetLink code generation there is no differentiation between the bus types.</w:t>
      </w:r>
    </w:p>
    <w:p w14:paraId="7F798907" w14:textId="77777777" w:rsidR="006F55C8" w:rsidRPr="00DA6502" w:rsidRDefault="006F55C8" w:rsidP="006F55C8">
      <w:pPr>
        <w:rPr>
          <w:b w:val="0"/>
          <w:bCs w:val="0"/>
          <w:color w:val="auto"/>
        </w:rPr>
      </w:pPr>
    </w:p>
    <w:p w14:paraId="7F798908" w14:textId="77777777" w:rsidR="006F55C8" w:rsidRDefault="006F55C8" w:rsidP="006F55C8">
      <w:pPr>
        <w:pStyle w:val="ListParagraph"/>
        <w:numPr>
          <w:ilvl w:val="0"/>
          <w:numId w:val="28"/>
        </w:numPr>
        <w:rPr>
          <w:b w:val="0"/>
          <w:bCs w:val="0"/>
          <w:color w:val="auto"/>
        </w:rPr>
      </w:pPr>
      <w:r>
        <w:rPr>
          <w:b w:val="0"/>
          <w:bCs w:val="0"/>
          <w:color w:val="auto"/>
        </w:rPr>
        <w:t>All TargetLink bus ports will be generated as structure in the code.</w:t>
      </w:r>
    </w:p>
    <w:p w14:paraId="7F798909" w14:textId="77777777" w:rsidR="004359F5" w:rsidRPr="004359F5" w:rsidRDefault="004359F5" w:rsidP="004359F5">
      <w:pPr>
        <w:pStyle w:val="ListParagraph"/>
        <w:rPr>
          <w:b w:val="0"/>
          <w:bCs w:val="0"/>
          <w:color w:val="auto"/>
        </w:rPr>
      </w:pPr>
    </w:p>
    <w:p w14:paraId="7F79890A" w14:textId="77777777" w:rsidR="004359F5" w:rsidRDefault="001C64C6" w:rsidP="006F55C8">
      <w:pPr>
        <w:pStyle w:val="ListParagraph"/>
        <w:numPr>
          <w:ilvl w:val="0"/>
          <w:numId w:val="28"/>
        </w:numPr>
        <w:rPr>
          <w:b w:val="0"/>
          <w:bCs w:val="0"/>
          <w:color w:val="auto"/>
        </w:rPr>
      </w:pPr>
      <w:r w:rsidRPr="001C64C6">
        <w:rPr>
          <w:b w:val="0"/>
          <w:bCs w:val="0"/>
          <w:color w:val="auto"/>
        </w:rPr>
        <w:t>For k</w:t>
      </w:r>
      <w:r w:rsidR="004359F5" w:rsidRPr="001C64C6">
        <w:rPr>
          <w:b w:val="0"/>
          <w:bCs w:val="0"/>
          <w:color w:val="auto"/>
        </w:rPr>
        <w:t>nown problems</w:t>
      </w:r>
      <w:r w:rsidRPr="001C64C6">
        <w:rPr>
          <w:b w:val="0"/>
          <w:bCs w:val="0"/>
          <w:color w:val="auto"/>
        </w:rPr>
        <w:t xml:space="preserve">, </w:t>
      </w:r>
      <w:r w:rsidR="004359F5" w:rsidRPr="001C64C6">
        <w:rPr>
          <w:b w:val="0"/>
          <w:bCs w:val="0"/>
          <w:color w:val="auto"/>
        </w:rPr>
        <w:t xml:space="preserve"> Lessons learnt issue</w:t>
      </w:r>
      <w:r w:rsidRPr="001C64C6">
        <w:rPr>
          <w:b w:val="0"/>
          <w:bCs w:val="0"/>
          <w:color w:val="auto"/>
        </w:rPr>
        <w:t>s please refer the below link</w:t>
      </w:r>
    </w:p>
    <w:p w14:paraId="7F79890B" w14:textId="77777777" w:rsidR="001C64C6" w:rsidRPr="001C64C6" w:rsidRDefault="001C64C6" w:rsidP="001C64C6">
      <w:pPr>
        <w:pStyle w:val="ListParagraph"/>
        <w:rPr>
          <w:b w:val="0"/>
          <w:bCs w:val="0"/>
          <w:color w:val="auto"/>
        </w:rPr>
      </w:pPr>
    </w:p>
    <w:p w14:paraId="7F79890C" w14:textId="77777777" w:rsidR="001C64C6" w:rsidRDefault="002956AD" w:rsidP="001C64C6">
      <w:pPr>
        <w:pStyle w:val="ListParagraph"/>
        <w:ind w:left="1859"/>
        <w:rPr>
          <w:rStyle w:val="Hyperlink"/>
          <w:b w:val="0"/>
          <w:bCs w:val="0"/>
        </w:rPr>
      </w:pPr>
      <w:hyperlink r:id="rId65" w:history="1">
        <w:r w:rsidR="001C64C6" w:rsidRPr="00662D59">
          <w:rPr>
            <w:rStyle w:val="Hyperlink"/>
            <w:b w:val="0"/>
            <w:bCs w:val="0"/>
          </w:rPr>
          <w:t>http://wabco-pe/Method_Tools/targetlink/MbSWDDocuments/Forms/AllItems.aspx?RootFolder=%2FMethod%5FTools%2Ftargetlink%2FMbSWDDocuments%2FLessonsLearned&amp;FolderCTID=0x012000CF81460658EA67419D9AAE7F7CE94CA6&amp;View={A5B73FFF-ED30-4B49-9723-4A833F4BF6C7}&amp;InitialTabId=Ribbon%2EDocument&amp;VisibilityContext=WSSTabPersistence</w:t>
        </w:r>
      </w:hyperlink>
    </w:p>
    <w:p w14:paraId="1078AED9" w14:textId="77777777" w:rsidR="00E8082B" w:rsidRDefault="00E8082B" w:rsidP="001C64C6">
      <w:pPr>
        <w:pStyle w:val="ListParagraph"/>
        <w:ind w:left="1859"/>
        <w:rPr>
          <w:rStyle w:val="Hyperlink"/>
          <w:b w:val="0"/>
          <w:bCs w:val="0"/>
        </w:rPr>
      </w:pPr>
    </w:p>
    <w:p w14:paraId="506CAC0E" w14:textId="0FAA064A" w:rsidR="00E8082B" w:rsidRDefault="00E8082B" w:rsidP="00E8082B">
      <w:pPr>
        <w:pStyle w:val="ListParagraph"/>
        <w:numPr>
          <w:ilvl w:val="0"/>
          <w:numId w:val="28"/>
        </w:numPr>
        <w:rPr>
          <w:rFonts w:cs="Arial"/>
          <w:b w:val="0"/>
          <w:color w:val="222222"/>
          <w:sz w:val="19"/>
          <w:szCs w:val="19"/>
        </w:rPr>
      </w:pPr>
      <w:r>
        <w:rPr>
          <w:rFonts w:cs="Arial"/>
          <w:b w:val="0"/>
          <w:color w:val="222222"/>
          <w:sz w:val="19"/>
          <w:szCs w:val="19"/>
        </w:rPr>
        <w:t>N</w:t>
      </w:r>
      <w:r w:rsidRPr="00E8082B">
        <w:rPr>
          <w:rFonts w:cs="Arial"/>
          <w:b w:val="0"/>
          <w:color w:val="222222"/>
          <w:sz w:val="19"/>
          <w:szCs w:val="19"/>
        </w:rPr>
        <w:t>on-virtual bus can be used to fix</w:t>
      </w:r>
      <w:r>
        <w:rPr>
          <w:rFonts w:cs="Arial"/>
          <w:b w:val="0"/>
          <w:color w:val="222222"/>
          <w:sz w:val="19"/>
          <w:szCs w:val="19"/>
        </w:rPr>
        <w:t xml:space="preserve"> the below errors during code generation (TL 3.4)</w:t>
      </w:r>
    </w:p>
    <w:p w14:paraId="369BD139" w14:textId="77777777" w:rsidR="00E8082B" w:rsidRDefault="00E8082B" w:rsidP="00E8082B">
      <w:pPr>
        <w:pStyle w:val="ListParagraph"/>
        <w:ind w:left="1859"/>
        <w:rPr>
          <w:rFonts w:cs="Arial"/>
          <w:b w:val="0"/>
          <w:color w:val="222222"/>
          <w:sz w:val="19"/>
          <w:szCs w:val="19"/>
        </w:rPr>
      </w:pPr>
    </w:p>
    <w:p w14:paraId="74117CEF" w14:textId="28831DC1" w:rsidR="00E8082B" w:rsidRPr="00702EEE" w:rsidRDefault="002956AD" w:rsidP="00E8082B">
      <w:pPr>
        <w:pStyle w:val="ListParagraph"/>
        <w:numPr>
          <w:ilvl w:val="1"/>
          <w:numId w:val="28"/>
        </w:numPr>
        <w:shd w:val="clear" w:color="auto" w:fill="FFFFFF"/>
        <w:rPr>
          <w:rStyle w:val="Emphasis"/>
          <w:rFonts w:ascii="Calibri" w:hAnsi="Calibri"/>
          <w:color w:val="4C4C4C"/>
          <w:sz w:val="22"/>
          <w:szCs w:val="22"/>
        </w:rPr>
      </w:pPr>
      <w:hyperlink r:id="rId66" w:history="1">
        <w:r w:rsidR="00E8082B" w:rsidRPr="00702EEE">
          <w:rPr>
            <w:rStyle w:val="Emphasis"/>
            <w:rFonts w:ascii="Calibri" w:hAnsi="Calibri"/>
            <w:color w:val="4C4C4C"/>
            <w:sz w:val="22"/>
            <w:szCs w:val="22"/>
          </w:rPr>
          <w:t xml:space="preserve">TL34 Error : The output data type </w:t>
        </w:r>
        <w:r w:rsidR="00702EEE" w:rsidRPr="00702EEE">
          <w:rPr>
            <w:rStyle w:val="Emphasis"/>
            <w:rFonts w:ascii="Calibri" w:hAnsi="Calibri"/>
            <w:color w:val="4C4C4C"/>
            <w:sz w:val="22"/>
            <w:szCs w:val="22"/>
          </w:rPr>
          <w:t xml:space="preserve">of the TargetLink subsystem’s Outport block </w:t>
        </w:r>
        <w:r w:rsidR="00E8082B" w:rsidRPr="00702EEE">
          <w:rPr>
            <w:rStyle w:val="Emphasis"/>
            <w:rFonts w:ascii="Calibri" w:hAnsi="Calibri"/>
            <w:color w:val="4C4C4C"/>
            <w:sz w:val="22"/>
            <w:szCs w:val="22"/>
          </w:rPr>
          <w:t>... is equal to 'auto'</w:t>
        </w:r>
      </w:hyperlink>
    </w:p>
    <w:p w14:paraId="5DF2D396" w14:textId="77777777" w:rsidR="00E8082B" w:rsidRDefault="002956AD" w:rsidP="00E8082B">
      <w:pPr>
        <w:shd w:val="clear" w:color="auto" w:fill="FFFFFF"/>
        <w:ind w:left="1499" w:firstLine="720"/>
        <w:rPr>
          <w:rFonts w:cs="Arial"/>
          <w:color w:val="222222"/>
          <w:sz w:val="19"/>
          <w:szCs w:val="19"/>
        </w:rPr>
      </w:pPr>
      <w:hyperlink r:id="rId67" w:tgtFrame="_blank" w:history="1">
        <w:r w:rsidR="00E8082B">
          <w:rPr>
            <w:rStyle w:val="Hyperlink"/>
            <w:rFonts w:cs="Arial"/>
            <w:color w:val="1155CC"/>
            <w:sz w:val="19"/>
            <w:szCs w:val="19"/>
          </w:rPr>
          <w:t>http://wabco-pe/Method_Tools/targetlink/Lists/Posts/Post.aspx?ID=3</w:t>
        </w:r>
      </w:hyperlink>
    </w:p>
    <w:p w14:paraId="2FD7BEEB" w14:textId="77777777" w:rsidR="00E8082B" w:rsidRDefault="00E8082B" w:rsidP="00E8082B">
      <w:pPr>
        <w:shd w:val="clear" w:color="auto" w:fill="FFFFFF"/>
        <w:ind w:left="1499" w:firstLine="720"/>
        <w:rPr>
          <w:rFonts w:cs="Arial"/>
          <w:color w:val="222222"/>
          <w:sz w:val="19"/>
          <w:szCs w:val="19"/>
        </w:rPr>
      </w:pPr>
    </w:p>
    <w:p w14:paraId="189F5770" w14:textId="363F212B" w:rsidR="00E8082B" w:rsidRPr="00E8082B" w:rsidRDefault="002956AD" w:rsidP="00E8082B">
      <w:pPr>
        <w:pStyle w:val="ListParagraph"/>
        <w:numPr>
          <w:ilvl w:val="1"/>
          <w:numId w:val="28"/>
        </w:numPr>
        <w:shd w:val="clear" w:color="auto" w:fill="FFFFFF"/>
        <w:rPr>
          <w:rFonts w:cs="Arial"/>
          <w:b w:val="0"/>
          <w:color w:val="222222"/>
          <w:sz w:val="19"/>
          <w:szCs w:val="19"/>
        </w:rPr>
      </w:pPr>
      <w:hyperlink r:id="rId68" w:history="1">
        <w:r w:rsidR="00E8082B" w:rsidRPr="00702EEE">
          <w:rPr>
            <w:rStyle w:val="Emphasis"/>
            <w:rFonts w:ascii="Calibri" w:hAnsi="Calibri"/>
            <w:color w:val="4C4C4C"/>
            <w:sz w:val="22"/>
            <w:szCs w:val="22"/>
          </w:rPr>
          <w:t xml:space="preserve">TL34 - Error #01225: </w:t>
        </w:r>
        <w:r w:rsidR="00702EEE">
          <w:rPr>
            <w:rStyle w:val="Emphasis"/>
            <w:rFonts w:ascii="Calibri" w:hAnsi="Calibri"/>
            <w:color w:val="4C4C4C"/>
            <w:sz w:val="22"/>
            <w:szCs w:val="22"/>
          </w:rPr>
          <w:t>An explicit copy of the bus signal driving the Outport block</w:t>
        </w:r>
      </w:hyperlink>
      <w:r w:rsidR="00702EEE">
        <w:rPr>
          <w:rFonts w:cs="Arial"/>
          <w:b w:val="0"/>
          <w:color w:val="222222"/>
          <w:sz w:val="19"/>
          <w:szCs w:val="19"/>
        </w:rPr>
        <w:t>..</w:t>
      </w:r>
    </w:p>
    <w:p w14:paraId="2B460405" w14:textId="77777777" w:rsidR="00E8082B" w:rsidRDefault="002956AD" w:rsidP="00E8082B">
      <w:pPr>
        <w:shd w:val="clear" w:color="auto" w:fill="FFFFFF"/>
        <w:ind w:left="1440" w:firstLine="720"/>
        <w:rPr>
          <w:rFonts w:cs="Arial"/>
          <w:color w:val="222222"/>
          <w:sz w:val="19"/>
          <w:szCs w:val="19"/>
        </w:rPr>
      </w:pPr>
      <w:hyperlink r:id="rId69" w:tgtFrame="_blank" w:history="1">
        <w:r w:rsidR="00E8082B">
          <w:rPr>
            <w:rStyle w:val="Hyperlink"/>
            <w:rFonts w:cs="Arial"/>
            <w:color w:val="1155CC"/>
            <w:sz w:val="19"/>
            <w:szCs w:val="19"/>
          </w:rPr>
          <w:t>http://wabco-pe/Method_Tools/targetlink/Lists/Posts/Post.aspx?ID=2</w:t>
        </w:r>
      </w:hyperlink>
    </w:p>
    <w:p w14:paraId="7F79890D" w14:textId="77777777" w:rsidR="001C64C6" w:rsidRPr="00E8082B" w:rsidRDefault="001C64C6" w:rsidP="00E8082B">
      <w:pPr>
        <w:rPr>
          <w:b w:val="0"/>
          <w:bCs w:val="0"/>
          <w:color w:val="auto"/>
        </w:rPr>
      </w:pPr>
    </w:p>
    <w:p w14:paraId="7F79890E" w14:textId="77777777" w:rsidR="00862770" w:rsidRPr="00721D44" w:rsidRDefault="00862770" w:rsidP="00862770">
      <w:pPr>
        <w:pStyle w:val="Heading1"/>
        <w:numPr>
          <w:ilvl w:val="4"/>
          <w:numId w:val="1"/>
        </w:numPr>
        <w:ind w:right="-91"/>
        <w:jc w:val="both"/>
        <w:rPr>
          <w:color w:val="auto"/>
          <w:sz w:val="22"/>
          <w:szCs w:val="20"/>
        </w:rPr>
      </w:pPr>
      <w:bookmarkStart w:id="50" w:name="_Toc484791132"/>
      <w:r w:rsidRPr="00721D44">
        <w:rPr>
          <w:color w:val="auto"/>
          <w:sz w:val="22"/>
          <w:szCs w:val="20"/>
        </w:rPr>
        <w:t>Specifying data types for blocks</w:t>
      </w:r>
      <w:bookmarkEnd w:id="50"/>
    </w:p>
    <w:p w14:paraId="7F79890F" w14:textId="77777777" w:rsidR="00862770" w:rsidRPr="00AC4345" w:rsidRDefault="00862770" w:rsidP="00862770">
      <w:pPr>
        <w:jc w:val="both"/>
      </w:pPr>
    </w:p>
    <w:p w14:paraId="7F798910" w14:textId="77777777" w:rsidR="00862770" w:rsidRPr="007A7D97" w:rsidRDefault="00862770" w:rsidP="00721D44">
      <w:pPr>
        <w:pStyle w:val="ListParagraph"/>
        <w:numPr>
          <w:ilvl w:val="0"/>
          <w:numId w:val="28"/>
        </w:numPr>
        <w:rPr>
          <w:b w:val="0"/>
          <w:bCs w:val="0"/>
          <w:color w:val="auto"/>
        </w:rPr>
      </w:pPr>
      <w:r w:rsidRPr="007A7D97">
        <w:rPr>
          <w:b w:val="0"/>
          <w:bCs w:val="0"/>
          <w:color w:val="auto"/>
        </w:rPr>
        <w:t xml:space="preserve">It is mandatory to specify the appropriate SL types for </w:t>
      </w:r>
      <w:r w:rsidR="0020518C" w:rsidRPr="007A7D97">
        <w:rPr>
          <w:b w:val="0"/>
          <w:bCs w:val="0"/>
          <w:color w:val="auto"/>
        </w:rPr>
        <w:t>source</w:t>
      </w:r>
      <w:r w:rsidRPr="007A7D97">
        <w:rPr>
          <w:b w:val="0"/>
          <w:bCs w:val="0"/>
          <w:color w:val="auto"/>
        </w:rPr>
        <w:t xml:space="preserve"> </w:t>
      </w:r>
      <w:r w:rsidR="00D83411" w:rsidRPr="007A7D97">
        <w:rPr>
          <w:b w:val="0"/>
          <w:bCs w:val="0"/>
          <w:color w:val="auto"/>
        </w:rPr>
        <w:t>block</w:t>
      </w:r>
      <w:r w:rsidRPr="007A7D97">
        <w:rPr>
          <w:b w:val="0"/>
          <w:bCs w:val="0"/>
          <w:color w:val="auto"/>
        </w:rPr>
        <w:t xml:space="preserve"> </w:t>
      </w:r>
      <w:r w:rsidR="0020518C" w:rsidRPr="007A7D97">
        <w:rPr>
          <w:b w:val="0"/>
          <w:bCs w:val="0"/>
          <w:color w:val="auto"/>
        </w:rPr>
        <w:t xml:space="preserve">such </w:t>
      </w:r>
      <w:r w:rsidRPr="007A7D97">
        <w:rPr>
          <w:b w:val="0"/>
          <w:bCs w:val="0"/>
          <w:color w:val="auto"/>
        </w:rPr>
        <w:t xml:space="preserve">as </w:t>
      </w:r>
      <w:r w:rsidR="0020518C" w:rsidRPr="007A7D97">
        <w:rPr>
          <w:b w:val="0"/>
          <w:bCs w:val="0"/>
          <w:color w:val="auto"/>
        </w:rPr>
        <w:t xml:space="preserve">constant blocks </w:t>
      </w:r>
      <w:r w:rsidRPr="007A7D97">
        <w:rPr>
          <w:b w:val="0"/>
          <w:bCs w:val="0"/>
          <w:color w:val="auto"/>
        </w:rPr>
        <w:t>per the function or logic.</w:t>
      </w:r>
    </w:p>
    <w:p w14:paraId="7F798911" w14:textId="77777777" w:rsidR="005E786E" w:rsidRPr="007A7D97" w:rsidRDefault="005E786E" w:rsidP="005E786E">
      <w:pPr>
        <w:pStyle w:val="ListParagraph"/>
        <w:ind w:left="1859"/>
        <w:rPr>
          <w:b w:val="0"/>
          <w:bCs w:val="0"/>
          <w:color w:val="auto"/>
        </w:rPr>
      </w:pPr>
    </w:p>
    <w:p w14:paraId="7F798912" w14:textId="77777777" w:rsidR="0020518C" w:rsidRPr="007A7D97" w:rsidRDefault="0020518C" w:rsidP="00721D44">
      <w:pPr>
        <w:pStyle w:val="ListParagraph"/>
        <w:numPr>
          <w:ilvl w:val="0"/>
          <w:numId w:val="28"/>
        </w:numPr>
        <w:rPr>
          <w:b w:val="0"/>
          <w:bCs w:val="0"/>
          <w:color w:val="auto"/>
        </w:rPr>
      </w:pPr>
      <w:r w:rsidRPr="007A7D97">
        <w:rPr>
          <w:b w:val="0"/>
          <w:bCs w:val="0"/>
          <w:color w:val="auto"/>
        </w:rPr>
        <w:t>Rest of all blocks shall inherit the type from the previous block</w:t>
      </w:r>
    </w:p>
    <w:p w14:paraId="7F798913" w14:textId="77777777" w:rsidR="00BF7E88" w:rsidRDefault="00BF7E88" w:rsidP="007A47DA">
      <w:pPr>
        <w:jc w:val="both"/>
        <w:rPr>
          <w:b w:val="0"/>
          <w:bCs w:val="0"/>
          <w:color w:val="auto"/>
          <w:sz w:val="22"/>
        </w:rPr>
      </w:pPr>
    </w:p>
    <w:p w14:paraId="34866BA8" w14:textId="77777777" w:rsidR="00083FD3" w:rsidRDefault="00083FD3" w:rsidP="007A47DA">
      <w:pPr>
        <w:jc w:val="both"/>
        <w:rPr>
          <w:b w:val="0"/>
          <w:bCs w:val="0"/>
          <w:color w:val="auto"/>
          <w:sz w:val="22"/>
        </w:rPr>
      </w:pPr>
    </w:p>
    <w:p w14:paraId="23DCE486" w14:textId="77777777" w:rsidR="00083FD3" w:rsidRDefault="00083FD3" w:rsidP="007A47DA">
      <w:pPr>
        <w:jc w:val="both"/>
        <w:rPr>
          <w:b w:val="0"/>
          <w:bCs w:val="0"/>
          <w:color w:val="auto"/>
          <w:sz w:val="22"/>
        </w:rPr>
      </w:pPr>
    </w:p>
    <w:p w14:paraId="6C37B002" w14:textId="77777777" w:rsidR="00083FD3" w:rsidRDefault="00083FD3" w:rsidP="007A47DA">
      <w:pPr>
        <w:jc w:val="both"/>
        <w:rPr>
          <w:b w:val="0"/>
          <w:bCs w:val="0"/>
          <w:color w:val="auto"/>
          <w:sz w:val="22"/>
        </w:rPr>
      </w:pPr>
    </w:p>
    <w:p w14:paraId="2F6839EF" w14:textId="77777777" w:rsidR="00083FD3" w:rsidRDefault="00083FD3" w:rsidP="007A47DA">
      <w:pPr>
        <w:jc w:val="both"/>
        <w:rPr>
          <w:b w:val="0"/>
          <w:bCs w:val="0"/>
          <w:color w:val="auto"/>
          <w:sz w:val="22"/>
        </w:rPr>
      </w:pPr>
    </w:p>
    <w:p w14:paraId="4C834D61" w14:textId="77777777" w:rsidR="00083FD3" w:rsidRDefault="00083FD3" w:rsidP="007A47DA">
      <w:pPr>
        <w:jc w:val="both"/>
        <w:rPr>
          <w:b w:val="0"/>
          <w:bCs w:val="0"/>
          <w:color w:val="auto"/>
          <w:sz w:val="22"/>
        </w:rPr>
      </w:pPr>
    </w:p>
    <w:p w14:paraId="643C6DFC" w14:textId="77777777" w:rsidR="00083FD3" w:rsidRDefault="00083FD3" w:rsidP="007A47DA">
      <w:pPr>
        <w:jc w:val="both"/>
        <w:rPr>
          <w:b w:val="0"/>
          <w:bCs w:val="0"/>
          <w:color w:val="auto"/>
          <w:sz w:val="22"/>
        </w:rPr>
      </w:pPr>
    </w:p>
    <w:p w14:paraId="7D543E06" w14:textId="77777777" w:rsidR="00083FD3" w:rsidRDefault="00083FD3" w:rsidP="007A47DA">
      <w:pPr>
        <w:jc w:val="both"/>
        <w:rPr>
          <w:b w:val="0"/>
          <w:bCs w:val="0"/>
          <w:color w:val="auto"/>
          <w:sz w:val="22"/>
        </w:rPr>
      </w:pPr>
    </w:p>
    <w:p w14:paraId="23DC7873" w14:textId="77777777" w:rsidR="00083FD3" w:rsidRDefault="00083FD3" w:rsidP="007A47DA">
      <w:pPr>
        <w:jc w:val="both"/>
        <w:rPr>
          <w:b w:val="0"/>
          <w:bCs w:val="0"/>
          <w:color w:val="auto"/>
          <w:sz w:val="22"/>
        </w:rPr>
      </w:pPr>
    </w:p>
    <w:p w14:paraId="5C058873" w14:textId="77777777" w:rsidR="00083FD3" w:rsidRDefault="00083FD3" w:rsidP="007A47DA">
      <w:pPr>
        <w:jc w:val="both"/>
        <w:rPr>
          <w:b w:val="0"/>
          <w:bCs w:val="0"/>
          <w:color w:val="auto"/>
          <w:sz w:val="22"/>
        </w:rPr>
      </w:pPr>
    </w:p>
    <w:p w14:paraId="5B509837" w14:textId="77777777" w:rsidR="00083FD3" w:rsidRDefault="00083FD3" w:rsidP="007A47DA">
      <w:pPr>
        <w:jc w:val="both"/>
        <w:rPr>
          <w:b w:val="0"/>
          <w:bCs w:val="0"/>
          <w:color w:val="auto"/>
          <w:sz w:val="22"/>
        </w:rPr>
      </w:pPr>
    </w:p>
    <w:p w14:paraId="3DEC5A29" w14:textId="77777777" w:rsidR="00083FD3" w:rsidRDefault="00083FD3" w:rsidP="007A47DA">
      <w:pPr>
        <w:jc w:val="both"/>
        <w:rPr>
          <w:b w:val="0"/>
          <w:bCs w:val="0"/>
          <w:color w:val="auto"/>
          <w:sz w:val="22"/>
        </w:rPr>
      </w:pPr>
    </w:p>
    <w:p w14:paraId="2F4BAB1E" w14:textId="77777777" w:rsidR="00083FD3" w:rsidRDefault="00083FD3" w:rsidP="007A47DA">
      <w:pPr>
        <w:jc w:val="both"/>
        <w:rPr>
          <w:b w:val="0"/>
          <w:bCs w:val="0"/>
          <w:color w:val="auto"/>
          <w:sz w:val="22"/>
        </w:rPr>
      </w:pPr>
    </w:p>
    <w:p w14:paraId="04F057AC" w14:textId="77777777" w:rsidR="00083FD3" w:rsidRDefault="00083FD3" w:rsidP="007A47DA">
      <w:pPr>
        <w:jc w:val="both"/>
        <w:rPr>
          <w:b w:val="0"/>
          <w:bCs w:val="0"/>
          <w:color w:val="auto"/>
          <w:sz w:val="22"/>
        </w:rPr>
      </w:pPr>
    </w:p>
    <w:p w14:paraId="136016B0" w14:textId="77777777" w:rsidR="00083FD3" w:rsidRDefault="00083FD3" w:rsidP="007A47DA">
      <w:pPr>
        <w:jc w:val="both"/>
        <w:rPr>
          <w:b w:val="0"/>
          <w:bCs w:val="0"/>
          <w:color w:val="auto"/>
          <w:sz w:val="22"/>
        </w:rPr>
      </w:pPr>
    </w:p>
    <w:p w14:paraId="68531010" w14:textId="77777777" w:rsidR="00083FD3" w:rsidRDefault="00083FD3" w:rsidP="007A47DA">
      <w:pPr>
        <w:jc w:val="both"/>
        <w:rPr>
          <w:b w:val="0"/>
          <w:bCs w:val="0"/>
          <w:color w:val="auto"/>
          <w:sz w:val="22"/>
        </w:rPr>
      </w:pPr>
    </w:p>
    <w:p w14:paraId="559C2382" w14:textId="77777777" w:rsidR="00083FD3" w:rsidRDefault="00083FD3" w:rsidP="007A47DA">
      <w:pPr>
        <w:jc w:val="both"/>
        <w:rPr>
          <w:b w:val="0"/>
          <w:bCs w:val="0"/>
          <w:color w:val="auto"/>
          <w:sz w:val="22"/>
        </w:rPr>
      </w:pPr>
    </w:p>
    <w:p w14:paraId="620B0911" w14:textId="77777777" w:rsidR="00083FD3" w:rsidRDefault="00083FD3" w:rsidP="007A47DA">
      <w:pPr>
        <w:jc w:val="both"/>
        <w:rPr>
          <w:b w:val="0"/>
          <w:bCs w:val="0"/>
          <w:color w:val="auto"/>
          <w:sz w:val="22"/>
        </w:rPr>
      </w:pPr>
    </w:p>
    <w:p w14:paraId="5C67BF05" w14:textId="77777777" w:rsidR="00083FD3" w:rsidRDefault="00083FD3" w:rsidP="007A47DA">
      <w:pPr>
        <w:jc w:val="both"/>
        <w:rPr>
          <w:b w:val="0"/>
          <w:bCs w:val="0"/>
          <w:color w:val="auto"/>
          <w:sz w:val="22"/>
        </w:rPr>
      </w:pPr>
    </w:p>
    <w:p w14:paraId="13180799" w14:textId="77777777" w:rsidR="00083FD3" w:rsidRPr="00721D44" w:rsidRDefault="00083FD3" w:rsidP="007A47DA">
      <w:pPr>
        <w:jc w:val="both"/>
        <w:rPr>
          <w:b w:val="0"/>
          <w:bCs w:val="0"/>
          <w:color w:val="auto"/>
          <w:sz w:val="22"/>
        </w:rPr>
      </w:pPr>
    </w:p>
    <w:p w14:paraId="7F798914" w14:textId="7781FFC6" w:rsidR="00DE1B58" w:rsidRPr="00E66D39" w:rsidRDefault="00DE1B58" w:rsidP="00943481">
      <w:pPr>
        <w:pStyle w:val="Heading1"/>
        <w:numPr>
          <w:ilvl w:val="3"/>
          <w:numId w:val="1"/>
        </w:numPr>
        <w:ind w:right="-91"/>
        <w:jc w:val="both"/>
        <w:rPr>
          <w:color w:val="auto"/>
          <w:sz w:val="22"/>
          <w:szCs w:val="20"/>
        </w:rPr>
      </w:pPr>
      <w:bookmarkStart w:id="51" w:name="_Toc484791133"/>
      <w:r w:rsidRPr="00E66D39">
        <w:rPr>
          <w:color w:val="auto"/>
          <w:sz w:val="22"/>
          <w:szCs w:val="20"/>
        </w:rPr>
        <w:t xml:space="preserve">Scalability of </w:t>
      </w:r>
      <w:r w:rsidR="00DF2B4F" w:rsidRPr="00E66D39">
        <w:rPr>
          <w:color w:val="auto"/>
          <w:sz w:val="22"/>
          <w:szCs w:val="20"/>
        </w:rPr>
        <w:t>model</w:t>
      </w:r>
      <w:r w:rsidRPr="00E66D39">
        <w:rPr>
          <w:color w:val="auto"/>
          <w:sz w:val="22"/>
          <w:szCs w:val="20"/>
        </w:rPr>
        <w:t xml:space="preserve"> for different </w:t>
      </w:r>
      <w:r w:rsidR="009B6079" w:rsidRPr="00E66D39">
        <w:rPr>
          <w:color w:val="auto"/>
          <w:sz w:val="22"/>
          <w:szCs w:val="20"/>
        </w:rPr>
        <w:t>vector/</w:t>
      </w:r>
      <w:r w:rsidRPr="00E66D39">
        <w:rPr>
          <w:color w:val="auto"/>
          <w:sz w:val="22"/>
          <w:szCs w:val="20"/>
        </w:rPr>
        <w:t>array sizes</w:t>
      </w:r>
      <w:bookmarkEnd w:id="51"/>
    </w:p>
    <w:p w14:paraId="7F798915" w14:textId="7C19B14A" w:rsidR="009B6079" w:rsidRPr="00AC4345" w:rsidRDefault="00617F47" w:rsidP="003E0FAD">
      <w:pPr>
        <w:pStyle w:val="ListParagraph"/>
        <w:numPr>
          <w:ilvl w:val="0"/>
          <w:numId w:val="29"/>
        </w:numPr>
        <w:jc w:val="both"/>
        <w:rPr>
          <w:b w:val="0"/>
          <w:bCs w:val="0"/>
          <w:color w:val="auto"/>
          <w:szCs w:val="20"/>
        </w:rPr>
      </w:pPr>
      <w:r>
        <w:rPr>
          <w:b w:val="0"/>
          <w:bCs w:val="0"/>
          <w:color w:val="auto"/>
          <w:szCs w:val="20"/>
        </w:rPr>
        <w:t xml:space="preserve">Models </w:t>
      </w:r>
      <w:r w:rsidR="009B6079" w:rsidRPr="00AC4345">
        <w:rPr>
          <w:b w:val="0"/>
          <w:bCs w:val="0"/>
          <w:color w:val="auto"/>
          <w:szCs w:val="20"/>
        </w:rPr>
        <w:t>processing vectors signals shall be implemented in such a way it is scalable to any vector</w:t>
      </w:r>
      <w:r w:rsidR="00BA7C4F" w:rsidRPr="00AC4345">
        <w:rPr>
          <w:b w:val="0"/>
          <w:bCs w:val="0"/>
          <w:color w:val="auto"/>
          <w:szCs w:val="20"/>
        </w:rPr>
        <w:t>/array</w:t>
      </w:r>
      <w:r w:rsidR="009B6079" w:rsidRPr="00AC4345">
        <w:rPr>
          <w:b w:val="0"/>
          <w:bCs w:val="0"/>
          <w:color w:val="auto"/>
          <w:szCs w:val="20"/>
        </w:rPr>
        <w:t xml:space="preserve"> size with minimal </w:t>
      </w:r>
      <w:r w:rsidR="00311458" w:rsidRPr="00AC4345">
        <w:rPr>
          <w:b w:val="0"/>
          <w:bCs w:val="0"/>
          <w:color w:val="auto"/>
          <w:szCs w:val="20"/>
        </w:rPr>
        <w:t xml:space="preserve">implementation </w:t>
      </w:r>
      <w:r w:rsidR="009B6079" w:rsidRPr="00AC4345">
        <w:rPr>
          <w:b w:val="0"/>
          <w:bCs w:val="0"/>
          <w:color w:val="auto"/>
          <w:szCs w:val="20"/>
        </w:rPr>
        <w:t>effort.</w:t>
      </w:r>
    </w:p>
    <w:p w14:paraId="7F798916" w14:textId="77777777" w:rsidR="009B6079" w:rsidRPr="00AC4345" w:rsidRDefault="009B6079" w:rsidP="009B6079">
      <w:pPr>
        <w:pStyle w:val="ListParagraph"/>
        <w:ind w:left="1920"/>
        <w:jc w:val="both"/>
        <w:rPr>
          <w:b w:val="0"/>
          <w:bCs w:val="0"/>
          <w:color w:val="auto"/>
          <w:szCs w:val="20"/>
        </w:rPr>
      </w:pPr>
    </w:p>
    <w:p w14:paraId="7F798917" w14:textId="70868602" w:rsidR="009B6079" w:rsidRPr="00AC4345" w:rsidRDefault="009B6079" w:rsidP="009B6079">
      <w:pPr>
        <w:pStyle w:val="ListParagraph"/>
        <w:ind w:left="1920"/>
        <w:jc w:val="both"/>
        <w:rPr>
          <w:b w:val="0"/>
          <w:bCs w:val="0"/>
          <w:color w:val="auto"/>
          <w:szCs w:val="20"/>
        </w:rPr>
      </w:pPr>
      <w:r w:rsidRPr="00AC4345">
        <w:rPr>
          <w:b w:val="0"/>
          <w:bCs w:val="0"/>
          <w:color w:val="auto"/>
          <w:szCs w:val="20"/>
        </w:rPr>
        <w:t xml:space="preserve">For example, </w:t>
      </w:r>
      <w:r w:rsidR="00617F47">
        <w:rPr>
          <w:b w:val="0"/>
          <w:bCs w:val="0"/>
          <w:color w:val="auto"/>
          <w:szCs w:val="20"/>
        </w:rPr>
        <w:t>models</w:t>
      </w:r>
      <w:r w:rsidRPr="00AC4345">
        <w:rPr>
          <w:b w:val="0"/>
          <w:bCs w:val="0"/>
          <w:color w:val="auto"/>
          <w:szCs w:val="20"/>
        </w:rPr>
        <w:t xml:space="preserve"> processing </w:t>
      </w:r>
      <w:r w:rsidRPr="00AC4345">
        <w:rPr>
          <w:bCs w:val="0"/>
          <w:color w:val="auto"/>
          <w:szCs w:val="20"/>
        </w:rPr>
        <w:t>wheel/ axle/</w:t>
      </w:r>
      <w:r w:rsidRPr="00AC4345">
        <w:rPr>
          <w:b w:val="0"/>
          <w:bCs w:val="0"/>
          <w:color w:val="auto"/>
          <w:szCs w:val="20"/>
        </w:rPr>
        <w:t xml:space="preserve"> </w:t>
      </w:r>
      <w:r w:rsidRPr="00AC4345">
        <w:rPr>
          <w:bCs w:val="0"/>
          <w:color w:val="auto"/>
          <w:szCs w:val="20"/>
        </w:rPr>
        <w:t>valve</w:t>
      </w:r>
      <w:r w:rsidRPr="00AC4345">
        <w:rPr>
          <w:b w:val="0"/>
          <w:bCs w:val="0"/>
          <w:color w:val="auto"/>
          <w:szCs w:val="20"/>
        </w:rPr>
        <w:t xml:space="preserve"> specific signals shall be implemented as scalable </w:t>
      </w:r>
      <w:r w:rsidR="00617F47">
        <w:rPr>
          <w:b w:val="0"/>
          <w:bCs w:val="0"/>
          <w:color w:val="auto"/>
          <w:szCs w:val="20"/>
        </w:rPr>
        <w:t>models</w:t>
      </w:r>
    </w:p>
    <w:p w14:paraId="7F798918" w14:textId="77777777" w:rsidR="00311458" w:rsidRPr="00AC4345" w:rsidRDefault="00311458" w:rsidP="009B6079">
      <w:pPr>
        <w:pStyle w:val="ListParagraph"/>
        <w:ind w:left="1920"/>
        <w:jc w:val="both"/>
        <w:rPr>
          <w:b w:val="0"/>
          <w:bCs w:val="0"/>
          <w:color w:val="auto"/>
          <w:szCs w:val="20"/>
        </w:rPr>
      </w:pPr>
    </w:p>
    <w:p w14:paraId="2648DD91" w14:textId="4FEC4BD3" w:rsidR="00857A2F" w:rsidRDefault="00857A2F" w:rsidP="003E0FAD">
      <w:pPr>
        <w:pStyle w:val="ListParagraph"/>
        <w:numPr>
          <w:ilvl w:val="0"/>
          <w:numId w:val="29"/>
        </w:numPr>
        <w:jc w:val="both"/>
        <w:rPr>
          <w:b w:val="0"/>
          <w:bCs w:val="0"/>
          <w:color w:val="auto"/>
          <w:szCs w:val="20"/>
        </w:rPr>
      </w:pPr>
      <w:r>
        <w:rPr>
          <w:b w:val="0"/>
          <w:bCs w:val="0"/>
          <w:color w:val="auto"/>
          <w:szCs w:val="20"/>
        </w:rPr>
        <w:t xml:space="preserve">Scalable Simulink model </w:t>
      </w:r>
      <w:r w:rsidR="00D94EE8">
        <w:rPr>
          <w:b w:val="0"/>
          <w:bCs w:val="0"/>
          <w:color w:val="auto"/>
          <w:szCs w:val="20"/>
        </w:rPr>
        <w:t>can</w:t>
      </w:r>
      <w:r>
        <w:rPr>
          <w:b w:val="0"/>
          <w:bCs w:val="0"/>
          <w:color w:val="auto"/>
          <w:szCs w:val="20"/>
        </w:rPr>
        <w:t xml:space="preserve"> be designed using the </w:t>
      </w:r>
      <w:r w:rsidR="00DB15B5">
        <w:rPr>
          <w:b w:val="0"/>
          <w:bCs w:val="0"/>
          <w:color w:val="auto"/>
          <w:szCs w:val="20"/>
        </w:rPr>
        <w:t xml:space="preserve">Inports, </w:t>
      </w:r>
      <w:r>
        <w:rPr>
          <w:b w:val="0"/>
          <w:bCs w:val="0"/>
          <w:color w:val="auto"/>
          <w:szCs w:val="20"/>
        </w:rPr>
        <w:t>Selector blocks, For-Subsystems etc.</w:t>
      </w:r>
    </w:p>
    <w:p w14:paraId="1F6AD663" w14:textId="77777777" w:rsidR="00857A2F" w:rsidRDefault="00857A2F" w:rsidP="00857A2F">
      <w:pPr>
        <w:pStyle w:val="ListParagraph"/>
        <w:ind w:left="1920"/>
        <w:jc w:val="both"/>
        <w:rPr>
          <w:b w:val="0"/>
          <w:bCs w:val="0"/>
          <w:color w:val="auto"/>
          <w:szCs w:val="20"/>
        </w:rPr>
      </w:pPr>
    </w:p>
    <w:p w14:paraId="62F9ACE6" w14:textId="1E7014EC" w:rsidR="00857A2F" w:rsidRDefault="008B4890" w:rsidP="00857A2F">
      <w:pPr>
        <w:pStyle w:val="ListParagraph"/>
        <w:numPr>
          <w:ilvl w:val="0"/>
          <w:numId w:val="29"/>
        </w:numPr>
        <w:jc w:val="both"/>
        <w:rPr>
          <w:b w:val="0"/>
          <w:bCs w:val="0"/>
          <w:color w:val="auto"/>
          <w:szCs w:val="20"/>
        </w:rPr>
      </w:pPr>
      <w:r>
        <w:rPr>
          <w:b w:val="0"/>
          <w:bCs w:val="0"/>
          <w:color w:val="auto"/>
          <w:szCs w:val="20"/>
        </w:rPr>
        <w:t xml:space="preserve">Parameter used for scalability should be declared in </w:t>
      </w:r>
      <w:r w:rsidR="00857A2F" w:rsidRPr="00AC4345">
        <w:rPr>
          <w:b w:val="0"/>
          <w:bCs w:val="0"/>
          <w:color w:val="auto"/>
          <w:szCs w:val="20"/>
        </w:rPr>
        <w:t>the ini</w:t>
      </w:r>
      <w:r w:rsidR="00857A2F">
        <w:rPr>
          <w:b w:val="0"/>
          <w:bCs w:val="0"/>
          <w:color w:val="auto"/>
          <w:szCs w:val="20"/>
        </w:rPr>
        <w:t>.m</w:t>
      </w:r>
    </w:p>
    <w:p w14:paraId="1BE837D3" w14:textId="77777777" w:rsidR="00083FD3" w:rsidRPr="00E11D45" w:rsidRDefault="00083FD3" w:rsidP="00E11D45">
      <w:pPr>
        <w:jc w:val="both"/>
        <w:rPr>
          <w:b w:val="0"/>
          <w:bCs w:val="0"/>
          <w:color w:val="auto"/>
        </w:rPr>
      </w:pPr>
    </w:p>
    <w:p w14:paraId="236E1AC9" w14:textId="77777777" w:rsidR="008B4890" w:rsidRPr="008B4890" w:rsidRDefault="008B4890" w:rsidP="008B4890">
      <w:pPr>
        <w:pStyle w:val="ListParagraph"/>
        <w:rPr>
          <w:b w:val="0"/>
          <w:bCs w:val="0"/>
          <w:color w:val="auto"/>
          <w:szCs w:val="20"/>
        </w:rPr>
      </w:pPr>
    </w:p>
    <w:p w14:paraId="511233AF" w14:textId="77777777" w:rsidR="00D94EE8" w:rsidRDefault="00D94EE8" w:rsidP="00D94EE8">
      <w:pPr>
        <w:jc w:val="center"/>
        <w:rPr>
          <w:b w:val="0"/>
          <w:bCs w:val="0"/>
          <w:color w:val="auto"/>
        </w:rPr>
      </w:pPr>
    </w:p>
    <w:p w14:paraId="4255ACEC" w14:textId="43FDC8C4" w:rsidR="00D94EE8" w:rsidRPr="00D94EE8" w:rsidRDefault="00D94EE8" w:rsidP="00D94EE8">
      <w:pPr>
        <w:rPr>
          <w:bCs w:val="0"/>
          <w:color w:val="auto"/>
        </w:rPr>
      </w:pPr>
      <w:r>
        <w:rPr>
          <w:bCs w:val="0"/>
          <w:color w:val="auto"/>
        </w:rPr>
        <w:t xml:space="preserve">   </w:t>
      </w:r>
      <w:r w:rsidR="00083FD3">
        <w:rPr>
          <w:bCs w:val="0"/>
          <w:color w:val="auto"/>
        </w:rPr>
        <w:t xml:space="preserve">          </w:t>
      </w:r>
      <w:r>
        <w:rPr>
          <w:bCs w:val="0"/>
          <w:color w:val="auto"/>
        </w:rPr>
        <w:t xml:space="preserve"> </w:t>
      </w:r>
      <w:r w:rsidRPr="00D94EE8">
        <w:rPr>
          <w:bCs w:val="0"/>
          <w:color w:val="auto"/>
        </w:rPr>
        <w:t>Using Selector Block:</w:t>
      </w:r>
    </w:p>
    <w:p w14:paraId="7F79891B" w14:textId="14B8A22C" w:rsidR="009B6079" w:rsidRDefault="008B4890" w:rsidP="00083FD3">
      <w:pPr>
        <w:jc w:val="right"/>
        <w:rPr>
          <w:b w:val="0"/>
          <w:bCs w:val="0"/>
          <w:color w:val="auto"/>
        </w:rPr>
      </w:pPr>
      <w:r w:rsidRPr="008B4890">
        <w:rPr>
          <w:noProof/>
          <w:lang w:bidi="ar-SA"/>
        </w:rPr>
        <w:drawing>
          <wp:inline distT="0" distB="0" distL="0" distR="0" wp14:anchorId="0A323FD7" wp14:editId="44C7C404">
            <wp:extent cx="5943600" cy="32296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229610"/>
                    </a:xfrm>
                    <a:prstGeom prst="rect">
                      <a:avLst/>
                    </a:prstGeom>
                  </pic:spPr>
                </pic:pic>
              </a:graphicData>
            </a:graphic>
          </wp:inline>
        </w:drawing>
      </w:r>
    </w:p>
    <w:p w14:paraId="6E7B71C0" w14:textId="77777777" w:rsidR="00D94EE8" w:rsidRPr="00D94EE8" w:rsidRDefault="00D94EE8" w:rsidP="00D94EE8">
      <w:pPr>
        <w:jc w:val="center"/>
        <w:rPr>
          <w:b w:val="0"/>
          <w:bCs w:val="0"/>
          <w:color w:val="auto"/>
        </w:rPr>
      </w:pPr>
    </w:p>
    <w:p w14:paraId="7F79891C" w14:textId="77777777" w:rsidR="000638BE" w:rsidRDefault="000638BE" w:rsidP="009B6079"/>
    <w:p w14:paraId="7F79891D" w14:textId="77777777" w:rsidR="000638BE" w:rsidRDefault="000638BE" w:rsidP="009B6079"/>
    <w:p w14:paraId="7A0BE77C" w14:textId="77777777" w:rsidR="00083FD3" w:rsidRDefault="00083FD3" w:rsidP="009B6079"/>
    <w:p w14:paraId="35BC698C" w14:textId="77777777" w:rsidR="00083FD3" w:rsidRDefault="00083FD3" w:rsidP="009B6079"/>
    <w:p w14:paraId="1829F01C" w14:textId="77777777" w:rsidR="00083FD3" w:rsidRDefault="00083FD3" w:rsidP="009B6079"/>
    <w:p w14:paraId="1BED2A41" w14:textId="77777777" w:rsidR="00083FD3" w:rsidRDefault="00083FD3" w:rsidP="009B6079"/>
    <w:p w14:paraId="747ACF69" w14:textId="77777777" w:rsidR="00083FD3" w:rsidRDefault="00083FD3" w:rsidP="009B6079"/>
    <w:p w14:paraId="2673DA25" w14:textId="77777777" w:rsidR="00083FD3" w:rsidRDefault="00083FD3" w:rsidP="009B6079"/>
    <w:p w14:paraId="45847F9A" w14:textId="77777777" w:rsidR="00083FD3" w:rsidRDefault="00083FD3" w:rsidP="009B6079"/>
    <w:p w14:paraId="07201FB3" w14:textId="77777777" w:rsidR="00083FD3" w:rsidRDefault="00083FD3" w:rsidP="009B6079"/>
    <w:p w14:paraId="766CC6F4" w14:textId="77777777" w:rsidR="00083FD3" w:rsidRDefault="00083FD3" w:rsidP="009B6079"/>
    <w:p w14:paraId="46196FEF" w14:textId="77777777" w:rsidR="00083FD3" w:rsidRDefault="00083FD3" w:rsidP="009B6079"/>
    <w:p w14:paraId="58E7EFE0" w14:textId="77777777" w:rsidR="00083FD3" w:rsidRDefault="00083FD3" w:rsidP="009B6079"/>
    <w:p w14:paraId="54EA4C3A" w14:textId="77777777" w:rsidR="00083FD3" w:rsidRDefault="00083FD3" w:rsidP="009B6079"/>
    <w:p w14:paraId="3B7B1D78" w14:textId="77777777" w:rsidR="00083FD3" w:rsidRDefault="00083FD3" w:rsidP="009B6079"/>
    <w:p w14:paraId="7D265A9C" w14:textId="77777777" w:rsidR="00083FD3" w:rsidRDefault="00083FD3" w:rsidP="009B6079"/>
    <w:p w14:paraId="1CB75AFE" w14:textId="77777777" w:rsidR="00E11D45" w:rsidRDefault="00E11D45" w:rsidP="009B6079"/>
    <w:p w14:paraId="0B3843F6" w14:textId="5C99E1BD" w:rsidR="00D94EE8" w:rsidRDefault="00D94EE8" w:rsidP="009B6079">
      <w:r>
        <w:t xml:space="preserve">     </w:t>
      </w:r>
      <w:r w:rsidRPr="00D94EE8">
        <w:rPr>
          <w:color w:val="auto"/>
        </w:rPr>
        <w:t xml:space="preserve"> </w:t>
      </w:r>
      <w:r w:rsidR="00083FD3">
        <w:rPr>
          <w:color w:val="auto"/>
        </w:rPr>
        <w:t xml:space="preserve">    </w:t>
      </w:r>
      <w:r w:rsidRPr="00D94EE8">
        <w:rPr>
          <w:color w:val="auto"/>
        </w:rPr>
        <w:t>Using For-Subsystem:</w:t>
      </w:r>
    </w:p>
    <w:p w14:paraId="0893E73F" w14:textId="4050F837" w:rsidR="00D94EE8" w:rsidRDefault="00D94EE8" w:rsidP="00D94EE8">
      <w:pPr>
        <w:jc w:val="center"/>
      </w:pPr>
      <w:r w:rsidRPr="00D94EE8">
        <w:rPr>
          <w:noProof/>
          <w:lang w:bidi="ar-SA"/>
        </w:rPr>
        <w:drawing>
          <wp:inline distT="0" distB="0" distL="0" distR="0" wp14:anchorId="7D4F39DB" wp14:editId="636B8BA1">
            <wp:extent cx="5943600" cy="2971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971800"/>
                    </a:xfrm>
                    <a:prstGeom prst="rect">
                      <a:avLst/>
                    </a:prstGeom>
                  </pic:spPr>
                </pic:pic>
              </a:graphicData>
            </a:graphic>
          </wp:inline>
        </w:drawing>
      </w:r>
    </w:p>
    <w:p w14:paraId="2FD8901B" w14:textId="77777777" w:rsidR="00D94EE8" w:rsidRDefault="00D94EE8" w:rsidP="00D94EE8">
      <w:pPr>
        <w:jc w:val="center"/>
      </w:pPr>
    </w:p>
    <w:p w14:paraId="60A57680" w14:textId="77777777" w:rsidR="00D94EE8" w:rsidRDefault="00D94EE8" w:rsidP="00D94EE8">
      <w:pPr>
        <w:jc w:val="center"/>
      </w:pPr>
    </w:p>
    <w:p w14:paraId="46BFF28D" w14:textId="77777777" w:rsidR="00D94EE8" w:rsidRDefault="00D94EE8" w:rsidP="00D94EE8">
      <w:pPr>
        <w:jc w:val="center"/>
      </w:pPr>
    </w:p>
    <w:p w14:paraId="4CC8F432" w14:textId="4800FD57" w:rsidR="00D94EE8" w:rsidRPr="00D94EE8" w:rsidRDefault="00083FD3" w:rsidP="00D94EE8">
      <w:pPr>
        <w:rPr>
          <w:color w:val="auto"/>
        </w:rPr>
      </w:pPr>
      <w:r>
        <w:rPr>
          <w:color w:val="auto"/>
        </w:rPr>
        <w:t xml:space="preserve">           </w:t>
      </w:r>
      <w:r w:rsidR="00D94EE8" w:rsidRPr="00D94EE8">
        <w:rPr>
          <w:color w:val="auto"/>
        </w:rPr>
        <w:t>Using In-port:</w:t>
      </w:r>
    </w:p>
    <w:p w14:paraId="6F757DDE" w14:textId="77777777" w:rsidR="00D94EE8" w:rsidRDefault="00D94EE8" w:rsidP="00D94EE8"/>
    <w:p w14:paraId="55A89296" w14:textId="0E284BCB" w:rsidR="00D94EE8" w:rsidRDefault="00D94EE8" w:rsidP="00D94EE8">
      <w:pPr>
        <w:jc w:val="center"/>
      </w:pPr>
      <w:r w:rsidRPr="00D94EE8">
        <w:rPr>
          <w:noProof/>
          <w:lang w:bidi="ar-SA"/>
        </w:rPr>
        <w:drawing>
          <wp:inline distT="0" distB="0" distL="0" distR="0" wp14:anchorId="3AF05202" wp14:editId="3086F776">
            <wp:extent cx="5943600" cy="30391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039110"/>
                    </a:xfrm>
                    <a:prstGeom prst="rect">
                      <a:avLst/>
                    </a:prstGeom>
                  </pic:spPr>
                </pic:pic>
              </a:graphicData>
            </a:graphic>
          </wp:inline>
        </w:drawing>
      </w:r>
    </w:p>
    <w:p w14:paraId="7F79891E" w14:textId="0ADAEA60" w:rsidR="000638BE" w:rsidRDefault="000638BE" w:rsidP="008B4890">
      <w:pPr>
        <w:jc w:val="center"/>
      </w:pPr>
    </w:p>
    <w:p w14:paraId="7F79891F" w14:textId="77777777" w:rsidR="000638BE" w:rsidRDefault="000638BE" w:rsidP="009B6079"/>
    <w:p w14:paraId="7F798920" w14:textId="77777777" w:rsidR="000638BE" w:rsidRDefault="000638BE" w:rsidP="009B6079"/>
    <w:p w14:paraId="7F798921" w14:textId="77777777" w:rsidR="000638BE" w:rsidRDefault="000638BE" w:rsidP="009B6079"/>
    <w:p w14:paraId="7F798922" w14:textId="77777777" w:rsidR="000638BE" w:rsidRDefault="000638BE" w:rsidP="009B6079"/>
    <w:p w14:paraId="7F798923" w14:textId="77777777" w:rsidR="000638BE" w:rsidRDefault="000638BE" w:rsidP="009B6079"/>
    <w:p w14:paraId="7F798924" w14:textId="77777777" w:rsidR="000638BE" w:rsidRDefault="000638BE" w:rsidP="009B6079"/>
    <w:p w14:paraId="7F798925" w14:textId="77777777" w:rsidR="000638BE" w:rsidRDefault="000638BE" w:rsidP="009B6079"/>
    <w:p w14:paraId="7F798926" w14:textId="77777777" w:rsidR="000638BE" w:rsidRDefault="000638BE" w:rsidP="009B6079"/>
    <w:p w14:paraId="7F798933" w14:textId="117FC1D5" w:rsidR="00522227" w:rsidRPr="00721D44" w:rsidRDefault="001A53BC" w:rsidP="00943481">
      <w:pPr>
        <w:pStyle w:val="Heading1"/>
        <w:numPr>
          <w:ilvl w:val="3"/>
          <w:numId w:val="1"/>
        </w:numPr>
        <w:ind w:right="-91"/>
        <w:jc w:val="both"/>
        <w:rPr>
          <w:color w:val="auto"/>
          <w:sz w:val="22"/>
          <w:szCs w:val="20"/>
        </w:rPr>
      </w:pPr>
      <w:bookmarkStart w:id="52" w:name="_Toc484791134"/>
      <w:r>
        <w:rPr>
          <w:color w:val="auto"/>
          <w:sz w:val="22"/>
          <w:szCs w:val="20"/>
        </w:rPr>
        <w:t>D</w:t>
      </w:r>
      <w:r w:rsidR="00522227" w:rsidRPr="00721D44">
        <w:rPr>
          <w:color w:val="auto"/>
          <w:sz w:val="22"/>
          <w:szCs w:val="20"/>
        </w:rPr>
        <w:t xml:space="preserve">esign </w:t>
      </w:r>
      <w:r w:rsidR="00C1684A" w:rsidRPr="00721D44">
        <w:rPr>
          <w:color w:val="auto"/>
          <w:sz w:val="22"/>
          <w:szCs w:val="20"/>
        </w:rPr>
        <w:t>of</w:t>
      </w:r>
      <w:r w:rsidR="00522227" w:rsidRPr="00721D44">
        <w:rPr>
          <w:color w:val="auto"/>
          <w:sz w:val="22"/>
          <w:szCs w:val="20"/>
        </w:rPr>
        <w:t xml:space="preserve"> </w:t>
      </w:r>
      <w:r w:rsidR="00F97873" w:rsidRPr="00721D44">
        <w:rPr>
          <w:color w:val="auto"/>
          <w:sz w:val="22"/>
          <w:szCs w:val="20"/>
        </w:rPr>
        <w:t>initialization</w:t>
      </w:r>
      <w:r w:rsidR="00522227" w:rsidRPr="00721D44">
        <w:rPr>
          <w:color w:val="auto"/>
          <w:sz w:val="22"/>
          <w:szCs w:val="20"/>
        </w:rPr>
        <w:t xml:space="preserve"> functions</w:t>
      </w:r>
      <w:bookmarkEnd w:id="52"/>
    </w:p>
    <w:p w14:paraId="7F798934" w14:textId="77777777" w:rsidR="00522227" w:rsidRPr="00AC4345" w:rsidRDefault="001F075E" w:rsidP="00943481">
      <w:pPr>
        <w:numPr>
          <w:ilvl w:val="0"/>
          <w:numId w:val="8"/>
        </w:numPr>
        <w:jc w:val="both"/>
        <w:rPr>
          <w:b w:val="0"/>
          <w:bCs w:val="0"/>
          <w:color w:val="auto"/>
        </w:rPr>
      </w:pPr>
      <w:r w:rsidRPr="00AC4345">
        <w:rPr>
          <w:b w:val="0"/>
          <w:bCs w:val="0"/>
          <w:color w:val="auto"/>
        </w:rPr>
        <w:t>Initialization functions are called only during the start-up only for one time</w:t>
      </w:r>
    </w:p>
    <w:p w14:paraId="7F798935" w14:textId="77777777" w:rsidR="006E7D48" w:rsidRPr="00AC4345" w:rsidRDefault="006E7D48" w:rsidP="00943481">
      <w:pPr>
        <w:ind w:left="1560"/>
        <w:jc w:val="both"/>
        <w:rPr>
          <w:b w:val="0"/>
          <w:bCs w:val="0"/>
          <w:color w:val="auto"/>
        </w:rPr>
      </w:pPr>
    </w:p>
    <w:p w14:paraId="7F798936" w14:textId="77777777" w:rsidR="000F7C3B" w:rsidRPr="00AC4345" w:rsidRDefault="000F7C3B" w:rsidP="00943481">
      <w:pPr>
        <w:numPr>
          <w:ilvl w:val="0"/>
          <w:numId w:val="8"/>
        </w:numPr>
        <w:jc w:val="both"/>
        <w:rPr>
          <w:b w:val="0"/>
          <w:bCs w:val="0"/>
          <w:color w:val="auto"/>
        </w:rPr>
      </w:pPr>
      <w:r w:rsidRPr="00AC4345">
        <w:rPr>
          <w:b w:val="0"/>
          <w:bCs w:val="0"/>
          <w:color w:val="auto"/>
        </w:rPr>
        <w:t>Initialization logics shall be implemented inside a</w:t>
      </w:r>
      <w:r w:rsidR="000273E5" w:rsidRPr="00AC4345">
        <w:rPr>
          <w:b w:val="0"/>
          <w:bCs w:val="0"/>
          <w:color w:val="auto"/>
        </w:rPr>
        <w:t xml:space="preserve"> subsystem so that in case of a separate </w:t>
      </w:r>
      <w:r w:rsidR="000273E5" w:rsidRPr="00AC4345">
        <w:rPr>
          <w:bCs w:val="0"/>
          <w:color w:val="auto"/>
        </w:rPr>
        <w:t>Runnable</w:t>
      </w:r>
      <w:r w:rsidR="000273E5" w:rsidRPr="00AC4345">
        <w:rPr>
          <w:b w:val="0"/>
          <w:bCs w:val="0"/>
          <w:color w:val="auto"/>
        </w:rPr>
        <w:t xml:space="preserve"> created for initialization function this subsystem can be ported.</w:t>
      </w:r>
    </w:p>
    <w:p w14:paraId="7F798937" w14:textId="77777777" w:rsidR="000F7C3B" w:rsidRPr="00AC4345" w:rsidRDefault="000F7C3B" w:rsidP="000F7C3B">
      <w:pPr>
        <w:pStyle w:val="ListParagraph"/>
        <w:rPr>
          <w:b w:val="0"/>
          <w:bCs w:val="0"/>
          <w:color w:val="auto"/>
          <w:szCs w:val="20"/>
        </w:rPr>
      </w:pPr>
    </w:p>
    <w:p w14:paraId="7F798938" w14:textId="77777777" w:rsidR="001F075E" w:rsidRDefault="000273E5" w:rsidP="00943481">
      <w:pPr>
        <w:numPr>
          <w:ilvl w:val="0"/>
          <w:numId w:val="8"/>
        </w:numPr>
        <w:jc w:val="both"/>
        <w:rPr>
          <w:b w:val="0"/>
          <w:bCs w:val="0"/>
          <w:color w:val="auto"/>
        </w:rPr>
      </w:pPr>
      <w:r w:rsidRPr="00AC4345">
        <w:rPr>
          <w:b w:val="0"/>
          <w:bCs w:val="0"/>
          <w:color w:val="auto"/>
        </w:rPr>
        <w:t>In case if there is no separate Runnable for t</w:t>
      </w:r>
      <w:r w:rsidR="001F075E" w:rsidRPr="00AC4345">
        <w:rPr>
          <w:b w:val="0"/>
          <w:bCs w:val="0"/>
          <w:color w:val="auto"/>
        </w:rPr>
        <w:t xml:space="preserve">he initialization function </w:t>
      </w:r>
      <w:r w:rsidRPr="00AC4345">
        <w:rPr>
          <w:b w:val="0"/>
          <w:bCs w:val="0"/>
          <w:color w:val="auto"/>
        </w:rPr>
        <w:t xml:space="preserve">then the subsystem </w:t>
      </w:r>
      <w:r w:rsidR="001F075E" w:rsidRPr="00AC4345">
        <w:rPr>
          <w:b w:val="0"/>
          <w:bCs w:val="0"/>
          <w:color w:val="auto"/>
        </w:rPr>
        <w:t>shall</w:t>
      </w:r>
      <w:r w:rsidRPr="00AC4345">
        <w:rPr>
          <w:b w:val="0"/>
          <w:bCs w:val="0"/>
          <w:color w:val="auto"/>
        </w:rPr>
        <w:t xml:space="preserve"> be</w:t>
      </w:r>
      <w:r w:rsidR="001F075E" w:rsidRPr="00AC4345">
        <w:rPr>
          <w:b w:val="0"/>
          <w:bCs w:val="0"/>
          <w:color w:val="auto"/>
        </w:rPr>
        <w:t xml:space="preserve"> triggered using a unit-delay block with initial value 1.</w:t>
      </w:r>
    </w:p>
    <w:p w14:paraId="7F798939" w14:textId="77777777" w:rsidR="000F7C3B" w:rsidRPr="000638BE" w:rsidRDefault="000F7C3B" w:rsidP="000638BE">
      <w:pPr>
        <w:rPr>
          <w:b w:val="0"/>
          <w:bCs w:val="0"/>
          <w:color w:val="auto"/>
        </w:rPr>
      </w:pPr>
    </w:p>
    <w:p w14:paraId="7F79893A" w14:textId="77777777" w:rsidR="000F7C3B" w:rsidRPr="00AC4345" w:rsidRDefault="000F7C3B" w:rsidP="000F7C3B">
      <w:pPr>
        <w:ind w:left="1920"/>
        <w:jc w:val="both"/>
        <w:rPr>
          <w:b w:val="0"/>
          <w:bCs w:val="0"/>
          <w:color w:val="auto"/>
        </w:rPr>
      </w:pPr>
    </w:p>
    <w:p w14:paraId="7F79893B" w14:textId="77777777" w:rsidR="006E7D48" w:rsidRDefault="00A17DCF" w:rsidP="00182E51">
      <w:pPr>
        <w:jc w:val="center"/>
        <w:rPr>
          <w:b w:val="0"/>
          <w:bCs w:val="0"/>
          <w:color w:val="auto"/>
        </w:rPr>
      </w:pPr>
      <w:r w:rsidRPr="00AC4345">
        <w:rPr>
          <w:b w:val="0"/>
          <w:noProof/>
          <w:color w:val="auto"/>
          <w:lang w:bidi="ar-SA"/>
        </w:rPr>
        <w:drawing>
          <wp:inline distT="0" distB="0" distL="0" distR="0" wp14:anchorId="7F798C39" wp14:editId="7F798C3A">
            <wp:extent cx="3411599" cy="28384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6427" cy="2842467"/>
                    </a:xfrm>
                    <a:prstGeom prst="rect">
                      <a:avLst/>
                    </a:prstGeom>
                    <a:noFill/>
                    <a:ln>
                      <a:noFill/>
                    </a:ln>
                  </pic:spPr>
                </pic:pic>
              </a:graphicData>
            </a:graphic>
          </wp:inline>
        </w:drawing>
      </w:r>
    </w:p>
    <w:p w14:paraId="7F79893C" w14:textId="77777777" w:rsidR="000638BE" w:rsidRDefault="000638BE" w:rsidP="000638BE">
      <w:pPr>
        <w:rPr>
          <w:b w:val="0"/>
          <w:bCs w:val="0"/>
          <w:color w:val="auto"/>
        </w:rPr>
      </w:pPr>
      <w:r>
        <w:rPr>
          <w:b w:val="0"/>
          <w:bCs w:val="0"/>
          <w:color w:val="auto"/>
        </w:rPr>
        <w:tab/>
      </w:r>
      <w:r>
        <w:rPr>
          <w:b w:val="0"/>
          <w:bCs w:val="0"/>
          <w:color w:val="auto"/>
        </w:rPr>
        <w:tab/>
        <w:t>The above method has the following pros and cons;</w:t>
      </w:r>
    </w:p>
    <w:p w14:paraId="7F79893D" w14:textId="77777777" w:rsidR="000638BE" w:rsidRDefault="000638BE" w:rsidP="000638BE">
      <w:pPr>
        <w:rPr>
          <w:b w:val="0"/>
          <w:bCs w:val="0"/>
          <w:color w:val="auto"/>
        </w:rPr>
      </w:pPr>
    </w:p>
    <w:p w14:paraId="7F79893E" w14:textId="77777777" w:rsidR="000638BE" w:rsidRPr="000638BE" w:rsidRDefault="000638BE" w:rsidP="000638BE">
      <w:pPr>
        <w:pStyle w:val="CommentText"/>
        <w:numPr>
          <w:ilvl w:val="2"/>
          <w:numId w:val="41"/>
        </w:numPr>
        <w:rPr>
          <w:b w:val="0"/>
          <w:color w:val="auto"/>
        </w:rPr>
      </w:pPr>
      <w:r w:rsidRPr="000638BE">
        <w:rPr>
          <w:b w:val="0"/>
          <w:color w:val="auto"/>
        </w:rPr>
        <w:t>This approach has a drawback on RAM consumption, whereas it saves execution time. Depending on the resource situation one or the other implementation may be needed.</w:t>
      </w:r>
    </w:p>
    <w:p w14:paraId="7F79893F" w14:textId="77777777" w:rsidR="000638BE" w:rsidRPr="000638BE" w:rsidRDefault="000638BE" w:rsidP="000638BE">
      <w:pPr>
        <w:pStyle w:val="CommentText"/>
        <w:ind w:left="2160"/>
        <w:rPr>
          <w:b w:val="0"/>
          <w:color w:val="auto"/>
        </w:rPr>
      </w:pPr>
    </w:p>
    <w:p w14:paraId="7F798940" w14:textId="77777777" w:rsidR="000638BE" w:rsidRPr="000638BE" w:rsidRDefault="000638BE" w:rsidP="000638BE">
      <w:pPr>
        <w:pStyle w:val="CommentText"/>
        <w:numPr>
          <w:ilvl w:val="2"/>
          <w:numId w:val="41"/>
        </w:numPr>
        <w:rPr>
          <w:b w:val="0"/>
          <w:bCs w:val="0"/>
          <w:color w:val="auto"/>
        </w:rPr>
      </w:pPr>
      <w:r w:rsidRPr="000638BE">
        <w:rPr>
          <w:b w:val="0"/>
          <w:color w:val="auto"/>
        </w:rPr>
        <w:t>This implementation has another drawback: if the execution of the functionality is not disabled at the same time, the execution time is t_init + t_function which might lead to a task overload. So even if the execution time after initialization is less, startup itself might be critical.</w:t>
      </w:r>
    </w:p>
    <w:p w14:paraId="7F798941" w14:textId="77777777" w:rsidR="000638BE" w:rsidRPr="000638BE" w:rsidRDefault="000638BE" w:rsidP="000638BE">
      <w:pPr>
        <w:pStyle w:val="ListParagraph"/>
        <w:rPr>
          <w:b w:val="0"/>
          <w:color w:val="auto"/>
        </w:rPr>
      </w:pPr>
    </w:p>
    <w:p w14:paraId="7F798942" w14:textId="77777777" w:rsidR="000638BE" w:rsidRPr="000638BE" w:rsidRDefault="00297E1E" w:rsidP="000638BE">
      <w:pPr>
        <w:pStyle w:val="CommentText"/>
        <w:numPr>
          <w:ilvl w:val="2"/>
          <w:numId w:val="41"/>
        </w:numPr>
        <w:rPr>
          <w:b w:val="0"/>
          <w:bCs w:val="0"/>
          <w:color w:val="auto"/>
        </w:rPr>
      </w:pPr>
      <w:r>
        <w:rPr>
          <w:b w:val="0"/>
          <w:color w:val="auto"/>
        </w:rPr>
        <w:t>CONCEPT UNDER DISCUSSION: In case t</w:t>
      </w:r>
      <w:r w:rsidR="000638BE">
        <w:rPr>
          <w:b w:val="0"/>
          <w:color w:val="auto"/>
        </w:rPr>
        <w:t>he ini</w:t>
      </w:r>
      <w:r>
        <w:rPr>
          <w:b w:val="0"/>
          <w:color w:val="auto"/>
        </w:rPr>
        <w:t>tialization functions shall be part of SW architecture like</w:t>
      </w:r>
      <w:r w:rsidR="000638BE" w:rsidRPr="000638BE">
        <w:rPr>
          <w:b w:val="0"/>
          <w:color w:val="auto"/>
        </w:rPr>
        <w:t xml:space="preserve"> </w:t>
      </w:r>
      <w:r w:rsidR="000638BE" w:rsidRPr="00EA0D6C">
        <w:rPr>
          <w:color w:val="auto"/>
        </w:rPr>
        <w:t>mode management</w:t>
      </w:r>
      <w:r>
        <w:rPr>
          <w:b w:val="0"/>
          <w:color w:val="auto"/>
        </w:rPr>
        <w:t xml:space="preserve"> in dSPACE SystemDesk</w:t>
      </w:r>
      <w:r w:rsidR="000638BE" w:rsidRPr="000638BE">
        <w:rPr>
          <w:b w:val="0"/>
          <w:color w:val="auto"/>
        </w:rPr>
        <w:t>, then issue</w:t>
      </w:r>
      <w:r>
        <w:rPr>
          <w:b w:val="0"/>
          <w:color w:val="auto"/>
        </w:rPr>
        <w:t xml:space="preserve"> related to run time avoided but there will be RAM consumption.</w:t>
      </w:r>
    </w:p>
    <w:p w14:paraId="7F798943" w14:textId="77777777" w:rsidR="000638BE" w:rsidRDefault="000638BE" w:rsidP="000638BE">
      <w:pPr>
        <w:rPr>
          <w:b w:val="0"/>
          <w:bCs w:val="0"/>
          <w:color w:val="auto"/>
        </w:rPr>
      </w:pPr>
    </w:p>
    <w:p w14:paraId="7F798944" w14:textId="77777777" w:rsidR="000638BE" w:rsidRDefault="000638BE" w:rsidP="000638BE">
      <w:pPr>
        <w:rPr>
          <w:b w:val="0"/>
          <w:bCs w:val="0"/>
          <w:color w:val="auto"/>
        </w:rPr>
      </w:pPr>
    </w:p>
    <w:p w14:paraId="7F798945" w14:textId="77777777" w:rsidR="000638BE" w:rsidRDefault="000638BE" w:rsidP="000638BE">
      <w:pPr>
        <w:rPr>
          <w:b w:val="0"/>
          <w:bCs w:val="0"/>
          <w:color w:val="auto"/>
        </w:rPr>
      </w:pPr>
    </w:p>
    <w:p w14:paraId="7F798946" w14:textId="77777777" w:rsidR="000638BE" w:rsidRDefault="000638BE" w:rsidP="000638BE">
      <w:pPr>
        <w:rPr>
          <w:b w:val="0"/>
          <w:bCs w:val="0"/>
          <w:color w:val="auto"/>
        </w:rPr>
      </w:pPr>
    </w:p>
    <w:p w14:paraId="7F798947" w14:textId="77777777" w:rsidR="006D5D68" w:rsidRDefault="006D5D68" w:rsidP="000638BE">
      <w:pPr>
        <w:rPr>
          <w:b w:val="0"/>
          <w:bCs w:val="0"/>
          <w:color w:val="auto"/>
        </w:rPr>
      </w:pPr>
    </w:p>
    <w:p w14:paraId="7F798948" w14:textId="77777777" w:rsidR="006D5D68" w:rsidRDefault="006D5D68" w:rsidP="000638BE">
      <w:pPr>
        <w:rPr>
          <w:b w:val="0"/>
          <w:bCs w:val="0"/>
          <w:color w:val="auto"/>
        </w:rPr>
      </w:pPr>
    </w:p>
    <w:p w14:paraId="7F798949" w14:textId="77777777" w:rsidR="006D5D68" w:rsidRDefault="006D5D68" w:rsidP="000638BE">
      <w:pPr>
        <w:rPr>
          <w:b w:val="0"/>
          <w:bCs w:val="0"/>
          <w:color w:val="auto"/>
        </w:rPr>
      </w:pPr>
    </w:p>
    <w:p w14:paraId="7F79894A" w14:textId="77777777" w:rsidR="000638BE" w:rsidRDefault="000638BE" w:rsidP="000638BE">
      <w:pPr>
        <w:rPr>
          <w:b w:val="0"/>
          <w:bCs w:val="0"/>
          <w:color w:val="auto"/>
        </w:rPr>
      </w:pPr>
    </w:p>
    <w:p w14:paraId="7F79894B" w14:textId="77777777" w:rsidR="000638BE" w:rsidRDefault="000638BE" w:rsidP="000638BE">
      <w:pPr>
        <w:rPr>
          <w:b w:val="0"/>
          <w:bCs w:val="0"/>
          <w:color w:val="auto"/>
        </w:rPr>
      </w:pPr>
    </w:p>
    <w:p w14:paraId="7F79894C" w14:textId="77777777" w:rsidR="000638BE" w:rsidRDefault="000638BE" w:rsidP="000638BE">
      <w:pPr>
        <w:rPr>
          <w:b w:val="0"/>
          <w:bCs w:val="0"/>
          <w:color w:val="auto"/>
        </w:rPr>
      </w:pPr>
    </w:p>
    <w:p w14:paraId="7F79894D" w14:textId="77777777" w:rsidR="000638BE" w:rsidRPr="00AC4345" w:rsidRDefault="000638BE" w:rsidP="000638BE">
      <w:pPr>
        <w:rPr>
          <w:b w:val="0"/>
          <w:bCs w:val="0"/>
          <w:color w:val="auto"/>
        </w:rPr>
      </w:pPr>
    </w:p>
    <w:p w14:paraId="7F79894E" w14:textId="77777777" w:rsidR="00BE0CAE" w:rsidRPr="00721D44" w:rsidRDefault="00BE0CAE" w:rsidP="00943481">
      <w:pPr>
        <w:pStyle w:val="Heading1"/>
        <w:numPr>
          <w:ilvl w:val="3"/>
          <w:numId w:val="1"/>
        </w:numPr>
        <w:ind w:right="-91"/>
        <w:jc w:val="both"/>
        <w:rPr>
          <w:color w:val="auto"/>
          <w:sz w:val="22"/>
          <w:szCs w:val="20"/>
        </w:rPr>
      </w:pPr>
      <w:bookmarkStart w:id="53" w:name="_Toc484791135"/>
      <w:r w:rsidRPr="00721D44">
        <w:rPr>
          <w:color w:val="auto"/>
          <w:sz w:val="22"/>
          <w:szCs w:val="20"/>
        </w:rPr>
        <w:t>Modeling of enabled/triggered subsystem</w:t>
      </w:r>
      <w:bookmarkEnd w:id="53"/>
    </w:p>
    <w:p w14:paraId="7F79894F" w14:textId="77777777" w:rsidR="00BE0CAE" w:rsidRPr="00AC4345" w:rsidRDefault="00BE0CAE" w:rsidP="00943481">
      <w:pPr>
        <w:numPr>
          <w:ilvl w:val="0"/>
          <w:numId w:val="13"/>
        </w:numPr>
        <w:ind w:right="-91"/>
        <w:jc w:val="both"/>
        <w:rPr>
          <w:b w:val="0"/>
          <w:bCs w:val="0"/>
          <w:color w:val="auto"/>
        </w:rPr>
      </w:pPr>
      <w:r w:rsidRPr="00AC4345">
        <w:rPr>
          <w:b w:val="0"/>
          <w:bCs w:val="0"/>
          <w:color w:val="auto"/>
        </w:rPr>
        <w:t xml:space="preserve">Enabled or triggered subsystem are needed to execute some subsystems conditionally </w:t>
      </w:r>
    </w:p>
    <w:p w14:paraId="7F798950" w14:textId="77777777" w:rsidR="00302F0A" w:rsidRPr="00AC4345" w:rsidRDefault="00302F0A" w:rsidP="00943481">
      <w:pPr>
        <w:ind w:left="1440" w:right="-91"/>
        <w:jc w:val="both"/>
        <w:rPr>
          <w:b w:val="0"/>
          <w:bCs w:val="0"/>
          <w:color w:val="auto"/>
        </w:rPr>
      </w:pPr>
    </w:p>
    <w:p w14:paraId="7F798951" w14:textId="77777777" w:rsidR="00BE0CAE" w:rsidRPr="00AC4345" w:rsidRDefault="00BE0CAE" w:rsidP="00943481">
      <w:pPr>
        <w:numPr>
          <w:ilvl w:val="0"/>
          <w:numId w:val="13"/>
        </w:numPr>
        <w:ind w:right="-91"/>
        <w:jc w:val="both"/>
        <w:rPr>
          <w:b w:val="0"/>
          <w:bCs w:val="0"/>
          <w:color w:val="auto"/>
        </w:rPr>
      </w:pPr>
      <w:r w:rsidRPr="00AC4345">
        <w:rPr>
          <w:b w:val="0"/>
          <w:bCs w:val="0"/>
          <w:color w:val="auto"/>
        </w:rPr>
        <w:t>Refer the below document regarding the usage of enabled/triggered subsystems</w:t>
      </w:r>
    </w:p>
    <w:p w14:paraId="7F798952" w14:textId="77777777" w:rsidR="00BE0CAE" w:rsidRPr="00AC4345" w:rsidRDefault="002956AD" w:rsidP="00943481">
      <w:pPr>
        <w:ind w:left="1440" w:right="-91"/>
        <w:jc w:val="both"/>
        <w:rPr>
          <w:b w:val="0"/>
          <w:bCs w:val="0"/>
          <w:color w:val="auto"/>
        </w:rPr>
      </w:pPr>
      <w:hyperlink r:id="rId74" w:history="1">
        <w:r w:rsidR="00BE0CAE" w:rsidRPr="00AC4345">
          <w:rPr>
            <w:rStyle w:val="Hyperlink"/>
            <w:b w:val="0"/>
            <w:bCs w:val="0"/>
          </w:rPr>
          <w:t>http://170.205.207.224:7001/si/viewrevision?projectName=d:/MKS_proj/MBSP_SW_Components/D12_Tooling/Documents/project.pj&amp;revision=:member&amp;selection=EnabledTriggeredFunctCallSubsystems_HowTo.ppt</w:t>
        </w:r>
      </w:hyperlink>
    </w:p>
    <w:p w14:paraId="7F798953" w14:textId="77777777" w:rsidR="00BE0CAE" w:rsidRPr="00AC4345" w:rsidRDefault="00BE0CAE" w:rsidP="00943481">
      <w:pPr>
        <w:ind w:right="-91"/>
        <w:jc w:val="both"/>
        <w:rPr>
          <w:b w:val="0"/>
          <w:bCs w:val="0"/>
          <w:color w:val="auto"/>
        </w:rPr>
      </w:pPr>
    </w:p>
    <w:p w14:paraId="7F798954" w14:textId="77777777" w:rsidR="00311458" w:rsidRPr="00721D44" w:rsidRDefault="00311458" w:rsidP="00311458">
      <w:pPr>
        <w:pStyle w:val="Heading1"/>
        <w:numPr>
          <w:ilvl w:val="3"/>
          <w:numId w:val="1"/>
        </w:numPr>
        <w:ind w:right="-91"/>
        <w:jc w:val="both"/>
        <w:rPr>
          <w:color w:val="auto"/>
          <w:sz w:val="22"/>
          <w:szCs w:val="20"/>
        </w:rPr>
      </w:pPr>
      <w:bookmarkStart w:id="54" w:name="_Toc484791136"/>
      <w:r w:rsidRPr="00721D44">
        <w:rPr>
          <w:color w:val="auto"/>
          <w:sz w:val="22"/>
          <w:szCs w:val="20"/>
        </w:rPr>
        <w:t>Virtual and non-virtual</w:t>
      </w:r>
      <w:r w:rsidR="009A0C15" w:rsidRPr="00721D44">
        <w:rPr>
          <w:color w:val="auto"/>
          <w:sz w:val="22"/>
          <w:szCs w:val="20"/>
        </w:rPr>
        <w:t xml:space="preserve"> </w:t>
      </w:r>
      <w:r w:rsidR="00C6580B" w:rsidRPr="00721D44">
        <w:rPr>
          <w:color w:val="auto"/>
          <w:sz w:val="22"/>
          <w:szCs w:val="20"/>
        </w:rPr>
        <w:t>(atomic)</w:t>
      </w:r>
      <w:r w:rsidRPr="00721D44">
        <w:rPr>
          <w:color w:val="auto"/>
          <w:sz w:val="22"/>
          <w:szCs w:val="20"/>
        </w:rPr>
        <w:t xml:space="preserve"> subsystems</w:t>
      </w:r>
      <w:bookmarkEnd w:id="54"/>
    </w:p>
    <w:p w14:paraId="7F798955" w14:textId="77777777" w:rsidR="0031397E" w:rsidRPr="00AC4345" w:rsidRDefault="0031397E" w:rsidP="0031397E">
      <w:pPr>
        <w:pStyle w:val="ListParagraph"/>
        <w:numPr>
          <w:ilvl w:val="0"/>
          <w:numId w:val="16"/>
        </w:numPr>
        <w:jc w:val="both"/>
        <w:rPr>
          <w:b w:val="0"/>
          <w:bCs w:val="0"/>
          <w:color w:val="auto"/>
          <w:szCs w:val="20"/>
        </w:rPr>
      </w:pPr>
      <w:r w:rsidRPr="00AC4345">
        <w:rPr>
          <w:b w:val="0"/>
          <w:bCs w:val="0"/>
          <w:color w:val="auto"/>
          <w:szCs w:val="20"/>
        </w:rPr>
        <w:t xml:space="preserve">Subsystems can be virtual or atomic. Simulink ignores virtual subsystem boundaries when determining block update order. By contrast, Simulink executes all blocks within an atomic subsystem before moving on to the next block. </w:t>
      </w:r>
    </w:p>
    <w:p w14:paraId="7F798956" w14:textId="77777777" w:rsidR="0031397E" w:rsidRPr="00AC4345" w:rsidRDefault="0031397E" w:rsidP="0031397E">
      <w:pPr>
        <w:pStyle w:val="ListParagraph"/>
        <w:ind w:left="1440"/>
        <w:jc w:val="both"/>
        <w:rPr>
          <w:b w:val="0"/>
          <w:bCs w:val="0"/>
          <w:color w:val="auto"/>
          <w:szCs w:val="20"/>
        </w:rPr>
      </w:pPr>
    </w:p>
    <w:p w14:paraId="7F798957" w14:textId="77777777" w:rsidR="0031397E" w:rsidRPr="00AC4345" w:rsidRDefault="0031397E" w:rsidP="0031397E">
      <w:pPr>
        <w:pStyle w:val="ListParagraph"/>
        <w:numPr>
          <w:ilvl w:val="0"/>
          <w:numId w:val="16"/>
        </w:numPr>
        <w:jc w:val="both"/>
        <w:rPr>
          <w:b w:val="0"/>
          <w:bCs w:val="0"/>
          <w:color w:val="auto"/>
          <w:szCs w:val="20"/>
        </w:rPr>
      </w:pPr>
      <w:r w:rsidRPr="00AC4345">
        <w:rPr>
          <w:b w:val="0"/>
          <w:bCs w:val="0"/>
          <w:color w:val="auto"/>
          <w:szCs w:val="20"/>
        </w:rPr>
        <w:t>Conditionally executed subsystems are atomic. Unconditionally executed subsystems are virtual by default. But an unconditionally executed subsystem can be configured as atomic</w:t>
      </w:r>
      <w:r w:rsidR="00C41650">
        <w:rPr>
          <w:b w:val="0"/>
          <w:bCs w:val="0"/>
          <w:color w:val="auto"/>
          <w:szCs w:val="20"/>
        </w:rPr>
        <w:t xml:space="preserve"> in the subsystem parameters.</w:t>
      </w:r>
    </w:p>
    <w:p w14:paraId="7F798958" w14:textId="77777777" w:rsidR="00C6580B" w:rsidRPr="00AC4345" w:rsidRDefault="00C6580B" w:rsidP="00C6580B">
      <w:pPr>
        <w:pStyle w:val="ListParagraph"/>
        <w:rPr>
          <w:b w:val="0"/>
          <w:bCs w:val="0"/>
          <w:color w:val="auto"/>
          <w:szCs w:val="20"/>
        </w:rPr>
      </w:pPr>
    </w:p>
    <w:p w14:paraId="7F798959" w14:textId="77777777" w:rsidR="00311458" w:rsidRPr="00AC4345" w:rsidRDefault="00C6580B" w:rsidP="00C6580B">
      <w:pPr>
        <w:pStyle w:val="ListParagraph"/>
        <w:numPr>
          <w:ilvl w:val="0"/>
          <w:numId w:val="16"/>
        </w:numPr>
        <w:jc w:val="both"/>
        <w:rPr>
          <w:b w:val="0"/>
          <w:bCs w:val="0"/>
          <w:color w:val="auto"/>
          <w:szCs w:val="20"/>
        </w:rPr>
      </w:pPr>
      <w:r w:rsidRPr="00AC4345">
        <w:rPr>
          <w:b w:val="0"/>
          <w:bCs w:val="0"/>
          <w:color w:val="auto"/>
          <w:szCs w:val="20"/>
        </w:rPr>
        <w:t xml:space="preserve">Delay blocks used to feedback signals </w:t>
      </w:r>
      <w:r w:rsidR="00516C7D" w:rsidRPr="00AC4345">
        <w:rPr>
          <w:b w:val="0"/>
          <w:bCs w:val="0"/>
          <w:color w:val="auto"/>
          <w:szCs w:val="20"/>
        </w:rPr>
        <w:t xml:space="preserve">between subsystems </w:t>
      </w:r>
      <w:r w:rsidRPr="00AC4345">
        <w:rPr>
          <w:b w:val="0"/>
          <w:bCs w:val="0"/>
          <w:color w:val="auto"/>
          <w:szCs w:val="20"/>
        </w:rPr>
        <w:t xml:space="preserve">shall not be </w:t>
      </w:r>
      <w:r w:rsidR="00516C7D" w:rsidRPr="00AC4345">
        <w:rPr>
          <w:b w:val="0"/>
          <w:bCs w:val="0"/>
          <w:color w:val="auto"/>
          <w:szCs w:val="20"/>
        </w:rPr>
        <w:t>placed</w:t>
      </w:r>
      <w:r w:rsidRPr="00AC4345">
        <w:rPr>
          <w:b w:val="0"/>
          <w:bCs w:val="0"/>
          <w:color w:val="auto"/>
          <w:szCs w:val="20"/>
        </w:rPr>
        <w:t xml:space="preserve"> in</w:t>
      </w:r>
      <w:r w:rsidR="00516C7D" w:rsidRPr="00AC4345">
        <w:rPr>
          <w:b w:val="0"/>
          <w:bCs w:val="0"/>
          <w:color w:val="auto"/>
          <w:szCs w:val="20"/>
        </w:rPr>
        <w:t>side</w:t>
      </w:r>
      <w:r w:rsidRPr="00AC4345">
        <w:rPr>
          <w:b w:val="0"/>
          <w:bCs w:val="0"/>
          <w:color w:val="auto"/>
          <w:szCs w:val="20"/>
        </w:rPr>
        <w:t xml:space="preserve"> a non-virtual or atomic subsystems, because while compiling the model the delay b</w:t>
      </w:r>
      <w:r w:rsidR="00516C7D" w:rsidRPr="00AC4345">
        <w:rPr>
          <w:b w:val="0"/>
          <w:bCs w:val="0"/>
          <w:color w:val="auto"/>
          <w:szCs w:val="20"/>
        </w:rPr>
        <w:t xml:space="preserve">lock is not </w:t>
      </w:r>
      <w:r w:rsidR="00C43946" w:rsidRPr="00AC4345">
        <w:rPr>
          <w:b w:val="0"/>
          <w:bCs w:val="0"/>
          <w:color w:val="auto"/>
          <w:szCs w:val="20"/>
        </w:rPr>
        <w:t>visible</w:t>
      </w:r>
      <w:r w:rsidR="00516C7D" w:rsidRPr="00AC4345">
        <w:rPr>
          <w:b w:val="0"/>
          <w:bCs w:val="0"/>
          <w:color w:val="auto"/>
          <w:szCs w:val="20"/>
        </w:rPr>
        <w:t xml:space="preserve"> (since it is enclosed within an atomic subsystem)</w:t>
      </w:r>
      <w:r w:rsidRPr="00AC4345">
        <w:rPr>
          <w:b w:val="0"/>
          <w:bCs w:val="0"/>
          <w:color w:val="auto"/>
          <w:szCs w:val="20"/>
        </w:rPr>
        <w:t xml:space="preserve"> and so </w:t>
      </w:r>
      <w:r w:rsidRPr="00C41650">
        <w:rPr>
          <w:bCs w:val="0"/>
          <w:color w:val="auto"/>
          <w:szCs w:val="20"/>
        </w:rPr>
        <w:t>“algebraic loop”</w:t>
      </w:r>
      <w:r w:rsidRPr="00AC4345">
        <w:rPr>
          <w:b w:val="0"/>
          <w:bCs w:val="0"/>
          <w:color w:val="auto"/>
          <w:szCs w:val="20"/>
        </w:rPr>
        <w:t xml:space="preserve"> error will be reported.</w:t>
      </w:r>
    </w:p>
    <w:p w14:paraId="7F79895A" w14:textId="77777777" w:rsidR="00B74F58" w:rsidRPr="008F19F3" w:rsidRDefault="00B74F58" w:rsidP="00943481">
      <w:pPr>
        <w:pStyle w:val="Heading1"/>
        <w:numPr>
          <w:ilvl w:val="3"/>
          <w:numId w:val="1"/>
        </w:numPr>
        <w:ind w:right="-91"/>
        <w:jc w:val="both"/>
        <w:rPr>
          <w:color w:val="auto"/>
          <w:sz w:val="22"/>
          <w:szCs w:val="20"/>
        </w:rPr>
      </w:pPr>
      <w:bookmarkStart w:id="55" w:name="_Toc484791137"/>
      <w:r w:rsidRPr="008F19F3">
        <w:rPr>
          <w:color w:val="auto"/>
          <w:sz w:val="22"/>
          <w:szCs w:val="20"/>
        </w:rPr>
        <w:t>Maxi</w:t>
      </w:r>
      <w:r w:rsidR="008F19F3" w:rsidRPr="008F19F3">
        <w:rPr>
          <w:color w:val="auto"/>
          <w:sz w:val="22"/>
          <w:szCs w:val="20"/>
        </w:rPr>
        <w:t>mum depth level of subsystems</w:t>
      </w:r>
      <w:bookmarkEnd w:id="55"/>
    </w:p>
    <w:p w14:paraId="7F79895B" w14:textId="77777777" w:rsidR="008F19F3" w:rsidRDefault="008F19F3" w:rsidP="008F19F3">
      <w:pPr>
        <w:pStyle w:val="ListParagraph"/>
        <w:numPr>
          <w:ilvl w:val="0"/>
          <w:numId w:val="16"/>
        </w:numPr>
        <w:jc w:val="both"/>
        <w:rPr>
          <w:b w:val="0"/>
          <w:bCs w:val="0"/>
          <w:color w:val="auto"/>
          <w:szCs w:val="20"/>
        </w:rPr>
      </w:pPr>
      <w:r w:rsidRPr="008F19F3">
        <w:rPr>
          <w:b w:val="0"/>
          <w:bCs w:val="0"/>
          <w:color w:val="auto"/>
          <w:szCs w:val="20"/>
        </w:rPr>
        <w:t>The maximum</w:t>
      </w:r>
      <w:r>
        <w:rPr>
          <w:b w:val="0"/>
          <w:bCs w:val="0"/>
          <w:color w:val="auto"/>
          <w:szCs w:val="20"/>
        </w:rPr>
        <w:t xml:space="preserve"> level of subsystems shall be limited for better readability.</w:t>
      </w:r>
    </w:p>
    <w:p w14:paraId="7F79895C" w14:textId="77777777" w:rsidR="008F19F3" w:rsidRDefault="008F19F3" w:rsidP="008F19F3">
      <w:pPr>
        <w:pStyle w:val="ListParagraph"/>
        <w:ind w:left="1440"/>
        <w:jc w:val="both"/>
        <w:rPr>
          <w:b w:val="0"/>
          <w:bCs w:val="0"/>
          <w:color w:val="auto"/>
          <w:szCs w:val="20"/>
        </w:rPr>
      </w:pPr>
    </w:p>
    <w:p w14:paraId="7F79895D" w14:textId="65C1BF6D" w:rsidR="008F19F3" w:rsidRDefault="002F0E97" w:rsidP="008F19F3">
      <w:pPr>
        <w:pStyle w:val="ListParagraph"/>
        <w:numPr>
          <w:ilvl w:val="0"/>
          <w:numId w:val="16"/>
        </w:numPr>
        <w:jc w:val="both"/>
        <w:rPr>
          <w:b w:val="0"/>
          <w:bCs w:val="0"/>
          <w:color w:val="auto"/>
          <w:szCs w:val="20"/>
        </w:rPr>
      </w:pPr>
      <w:r>
        <w:rPr>
          <w:b w:val="0"/>
          <w:bCs w:val="0"/>
          <w:color w:val="auto"/>
          <w:szCs w:val="20"/>
        </w:rPr>
        <w:t>S</w:t>
      </w:r>
      <w:r w:rsidR="008F19F3">
        <w:rPr>
          <w:b w:val="0"/>
          <w:bCs w:val="0"/>
          <w:color w:val="auto"/>
          <w:szCs w:val="20"/>
        </w:rPr>
        <w:t>ubsystems depth</w:t>
      </w:r>
      <w:r>
        <w:rPr>
          <w:b w:val="0"/>
          <w:bCs w:val="0"/>
          <w:color w:val="auto"/>
          <w:szCs w:val="20"/>
        </w:rPr>
        <w:t xml:space="preserve"> up to</w:t>
      </w:r>
      <w:r w:rsidR="008F19F3">
        <w:rPr>
          <w:b w:val="0"/>
          <w:bCs w:val="0"/>
          <w:color w:val="auto"/>
          <w:szCs w:val="20"/>
        </w:rPr>
        <w:t xml:space="preserve"> </w:t>
      </w:r>
      <w:r w:rsidR="008F19F3" w:rsidRPr="008F19F3">
        <w:rPr>
          <w:bCs w:val="0"/>
          <w:color w:val="auto"/>
          <w:szCs w:val="20"/>
        </w:rPr>
        <w:t>9</w:t>
      </w:r>
      <w:r w:rsidR="008F19F3">
        <w:rPr>
          <w:b w:val="0"/>
          <w:bCs w:val="0"/>
          <w:color w:val="auto"/>
          <w:szCs w:val="20"/>
        </w:rPr>
        <w:t xml:space="preserve"> </w:t>
      </w:r>
      <w:r>
        <w:rPr>
          <w:b w:val="0"/>
          <w:bCs w:val="0"/>
          <w:color w:val="auto"/>
          <w:szCs w:val="20"/>
        </w:rPr>
        <w:t>is</w:t>
      </w:r>
      <w:r w:rsidR="008F19F3">
        <w:rPr>
          <w:b w:val="0"/>
          <w:bCs w:val="0"/>
          <w:color w:val="auto"/>
          <w:szCs w:val="20"/>
        </w:rPr>
        <w:t xml:space="preserve"> acceptable.</w:t>
      </w:r>
      <w:r w:rsidR="00CE70CE">
        <w:rPr>
          <w:b w:val="0"/>
          <w:bCs w:val="0"/>
          <w:color w:val="auto"/>
          <w:szCs w:val="20"/>
        </w:rPr>
        <w:t xml:space="preserve"> (limit as per MXRAY)</w:t>
      </w:r>
    </w:p>
    <w:p w14:paraId="75AC3C71" w14:textId="77777777" w:rsidR="006632AE" w:rsidRPr="008F19F3" w:rsidRDefault="006632AE" w:rsidP="006632AE">
      <w:pPr>
        <w:pStyle w:val="ListParagraph"/>
        <w:ind w:left="1440"/>
        <w:jc w:val="both"/>
        <w:rPr>
          <w:b w:val="0"/>
          <w:bCs w:val="0"/>
          <w:color w:val="auto"/>
          <w:szCs w:val="20"/>
        </w:rPr>
      </w:pPr>
    </w:p>
    <w:p w14:paraId="7F79895E" w14:textId="77777777" w:rsidR="008E715C" w:rsidRPr="00C41650" w:rsidRDefault="008E715C" w:rsidP="00943481">
      <w:pPr>
        <w:pStyle w:val="Heading1"/>
        <w:numPr>
          <w:ilvl w:val="3"/>
          <w:numId w:val="1"/>
        </w:numPr>
        <w:ind w:right="-91"/>
        <w:jc w:val="both"/>
        <w:rPr>
          <w:color w:val="auto"/>
          <w:sz w:val="22"/>
          <w:szCs w:val="20"/>
        </w:rPr>
      </w:pPr>
      <w:bookmarkStart w:id="56" w:name="_Toc484791138"/>
      <w:r w:rsidRPr="00C41650">
        <w:rPr>
          <w:color w:val="auto"/>
          <w:sz w:val="22"/>
          <w:szCs w:val="20"/>
        </w:rPr>
        <w:t>Restrictions in for-subsystems usage</w:t>
      </w:r>
      <w:bookmarkEnd w:id="56"/>
    </w:p>
    <w:p w14:paraId="7F79895F" w14:textId="18C1031C" w:rsidR="008E715C" w:rsidRPr="00AC4345" w:rsidRDefault="008E715C" w:rsidP="00943481">
      <w:pPr>
        <w:pStyle w:val="ListParagraph"/>
        <w:numPr>
          <w:ilvl w:val="0"/>
          <w:numId w:val="16"/>
        </w:numPr>
        <w:jc w:val="both"/>
        <w:rPr>
          <w:b w:val="0"/>
          <w:bCs w:val="0"/>
          <w:color w:val="auto"/>
          <w:szCs w:val="20"/>
        </w:rPr>
      </w:pPr>
      <w:r w:rsidRPr="00AC4345">
        <w:rPr>
          <w:b w:val="0"/>
          <w:bCs w:val="0"/>
          <w:color w:val="auto"/>
          <w:szCs w:val="20"/>
        </w:rPr>
        <w:t xml:space="preserve">In case of vector implementation, </w:t>
      </w:r>
      <w:r w:rsidRPr="00AC4345">
        <w:rPr>
          <w:bCs w:val="0"/>
          <w:color w:val="auto"/>
          <w:szCs w:val="20"/>
        </w:rPr>
        <w:t>for</w:t>
      </w:r>
      <w:r w:rsidR="0092477E">
        <w:rPr>
          <w:b w:val="0"/>
          <w:bCs w:val="0"/>
          <w:color w:val="auto"/>
          <w:szCs w:val="20"/>
        </w:rPr>
        <w:t>-</w:t>
      </w:r>
      <w:r w:rsidRPr="0092477E">
        <w:rPr>
          <w:bCs w:val="0"/>
          <w:color w:val="auto"/>
          <w:szCs w:val="20"/>
        </w:rPr>
        <w:t>subsystems</w:t>
      </w:r>
      <w:r w:rsidRPr="00AC4345">
        <w:rPr>
          <w:b w:val="0"/>
          <w:bCs w:val="0"/>
          <w:color w:val="auto"/>
          <w:szCs w:val="20"/>
        </w:rPr>
        <w:t xml:space="preserve"> shall be used to optimize the generate code size (ROM)</w:t>
      </w:r>
      <w:r w:rsidR="00634F63">
        <w:rPr>
          <w:b w:val="0"/>
          <w:bCs w:val="0"/>
          <w:color w:val="auto"/>
          <w:szCs w:val="20"/>
        </w:rPr>
        <w:t xml:space="preserve">. On the other hand </w:t>
      </w:r>
      <w:r w:rsidR="006632AE">
        <w:rPr>
          <w:b w:val="0"/>
          <w:bCs w:val="0"/>
          <w:color w:val="auto"/>
          <w:szCs w:val="20"/>
        </w:rPr>
        <w:t xml:space="preserve">usage of </w:t>
      </w:r>
      <w:r w:rsidR="00634F63">
        <w:rPr>
          <w:b w:val="0"/>
          <w:bCs w:val="0"/>
          <w:color w:val="auto"/>
          <w:szCs w:val="20"/>
        </w:rPr>
        <w:t xml:space="preserve">for-subsystems </w:t>
      </w:r>
      <w:r w:rsidR="006632AE">
        <w:rPr>
          <w:b w:val="0"/>
          <w:bCs w:val="0"/>
          <w:color w:val="auto"/>
          <w:szCs w:val="20"/>
        </w:rPr>
        <w:t>may</w:t>
      </w:r>
      <w:r w:rsidR="00634F63">
        <w:rPr>
          <w:b w:val="0"/>
          <w:bCs w:val="0"/>
          <w:color w:val="auto"/>
          <w:szCs w:val="20"/>
        </w:rPr>
        <w:t xml:space="preserve"> increase the execution time.</w:t>
      </w:r>
    </w:p>
    <w:p w14:paraId="7F798960" w14:textId="77777777" w:rsidR="008E715C" w:rsidRDefault="008E715C" w:rsidP="00943481">
      <w:pPr>
        <w:pStyle w:val="ListParagraph"/>
        <w:ind w:left="1440"/>
        <w:jc w:val="both"/>
        <w:rPr>
          <w:b w:val="0"/>
          <w:bCs w:val="0"/>
          <w:color w:val="auto"/>
          <w:szCs w:val="20"/>
        </w:rPr>
      </w:pPr>
    </w:p>
    <w:p w14:paraId="22BC89BD" w14:textId="6972101F" w:rsidR="00B651DF" w:rsidRDefault="00FD0AD0" w:rsidP="00943481">
      <w:pPr>
        <w:pStyle w:val="ListParagraph"/>
        <w:ind w:left="1440"/>
        <w:jc w:val="both"/>
        <w:rPr>
          <w:bCs w:val="0"/>
          <w:color w:val="auto"/>
          <w:szCs w:val="20"/>
          <w:u w:val="single"/>
        </w:rPr>
      </w:pPr>
      <w:r>
        <w:rPr>
          <w:bCs w:val="0"/>
          <w:color w:val="auto"/>
          <w:szCs w:val="20"/>
          <w:u w:val="single"/>
        </w:rPr>
        <w:t>Limitations due to code generation issue</w:t>
      </w:r>
    </w:p>
    <w:p w14:paraId="0DF50681" w14:textId="77777777" w:rsidR="00B651DF" w:rsidRPr="00B651DF" w:rsidRDefault="00B651DF" w:rsidP="00943481">
      <w:pPr>
        <w:pStyle w:val="ListParagraph"/>
        <w:ind w:left="1440"/>
        <w:jc w:val="both"/>
        <w:rPr>
          <w:bCs w:val="0"/>
          <w:color w:val="auto"/>
          <w:szCs w:val="20"/>
          <w:u w:val="single"/>
        </w:rPr>
      </w:pPr>
    </w:p>
    <w:p w14:paraId="7F798961" w14:textId="1D97E455" w:rsidR="004D0661" w:rsidRDefault="008E715C" w:rsidP="00943481">
      <w:pPr>
        <w:pStyle w:val="ListParagraph"/>
        <w:numPr>
          <w:ilvl w:val="0"/>
          <w:numId w:val="16"/>
        </w:numPr>
        <w:jc w:val="both"/>
        <w:rPr>
          <w:b w:val="0"/>
          <w:bCs w:val="0"/>
          <w:color w:val="auto"/>
          <w:szCs w:val="20"/>
        </w:rPr>
      </w:pPr>
      <w:r w:rsidRPr="00AC4345">
        <w:rPr>
          <w:b w:val="0"/>
          <w:bCs w:val="0"/>
          <w:color w:val="auto"/>
          <w:szCs w:val="20"/>
        </w:rPr>
        <w:t xml:space="preserve">In case of </w:t>
      </w:r>
      <w:r w:rsidR="0092477E" w:rsidRPr="00AC4345">
        <w:rPr>
          <w:bCs w:val="0"/>
          <w:color w:val="auto"/>
          <w:szCs w:val="20"/>
        </w:rPr>
        <w:t>for</w:t>
      </w:r>
      <w:r w:rsidR="0092477E">
        <w:rPr>
          <w:b w:val="0"/>
          <w:bCs w:val="0"/>
          <w:color w:val="auto"/>
          <w:szCs w:val="20"/>
        </w:rPr>
        <w:t>-</w:t>
      </w:r>
      <w:r w:rsidR="0092477E" w:rsidRPr="0092477E">
        <w:rPr>
          <w:bCs w:val="0"/>
          <w:color w:val="auto"/>
          <w:szCs w:val="20"/>
        </w:rPr>
        <w:t>subsystems</w:t>
      </w:r>
      <w:r w:rsidRPr="00AC4345">
        <w:rPr>
          <w:b w:val="0"/>
          <w:bCs w:val="0"/>
          <w:color w:val="auto"/>
          <w:szCs w:val="20"/>
        </w:rPr>
        <w:t xml:space="preserve">, </w:t>
      </w:r>
      <w:r w:rsidRPr="00817900">
        <w:rPr>
          <w:bCs w:val="0"/>
          <w:color w:val="auto"/>
          <w:szCs w:val="20"/>
        </w:rPr>
        <w:t>Unit Delay blocks</w:t>
      </w:r>
      <w:r w:rsidRPr="00AC4345">
        <w:rPr>
          <w:b w:val="0"/>
          <w:bCs w:val="0"/>
          <w:color w:val="auto"/>
          <w:szCs w:val="20"/>
        </w:rPr>
        <w:t xml:space="preserve"> shall not be used. Usage of unit delay blocks inside </w:t>
      </w:r>
      <w:r w:rsidRPr="0092477E">
        <w:rPr>
          <w:bCs w:val="0"/>
          <w:color w:val="auto"/>
          <w:szCs w:val="20"/>
        </w:rPr>
        <w:t>for</w:t>
      </w:r>
      <w:r w:rsidR="0092477E">
        <w:rPr>
          <w:bCs w:val="0"/>
          <w:color w:val="auto"/>
          <w:szCs w:val="20"/>
        </w:rPr>
        <w:t xml:space="preserve">- </w:t>
      </w:r>
      <w:r w:rsidRPr="0092477E">
        <w:rPr>
          <w:bCs w:val="0"/>
          <w:color w:val="auto"/>
          <w:szCs w:val="20"/>
        </w:rPr>
        <w:t>subsystems</w:t>
      </w:r>
      <w:r w:rsidRPr="00AC4345">
        <w:rPr>
          <w:b w:val="0"/>
          <w:bCs w:val="0"/>
          <w:color w:val="auto"/>
          <w:szCs w:val="20"/>
        </w:rPr>
        <w:t xml:space="preserve"> will result in </w:t>
      </w:r>
      <w:r w:rsidR="001A53BC">
        <w:rPr>
          <w:b w:val="0"/>
          <w:bCs w:val="0"/>
          <w:color w:val="auto"/>
          <w:szCs w:val="20"/>
        </w:rPr>
        <w:t>erroneous code generation</w:t>
      </w:r>
    </w:p>
    <w:p w14:paraId="6D3BBC3A" w14:textId="77777777" w:rsidR="001A53BC" w:rsidRPr="001A53BC" w:rsidRDefault="001A53BC" w:rsidP="001A53BC">
      <w:pPr>
        <w:jc w:val="both"/>
        <w:rPr>
          <w:b w:val="0"/>
          <w:bCs w:val="0"/>
          <w:color w:val="auto"/>
        </w:rPr>
      </w:pPr>
    </w:p>
    <w:p w14:paraId="7F798962" w14:textId="77777777" w:rsidR="008E715C" w:rsidRPr="00AC4345" w:rsidRDefault="0092477E" w:rsidP="0092477E">
      <w:pPr>
        <w:pStyle w:val="ListParagraph"/>
        <w:ind w:left="1440"/>
        <w:jc w:val="both"/>
        <w:rPr>
          <w:b w:val="0"/>
          <w:bCs w:val="0"/>
          <w:color w:val="auto"/>
          <w:szCs w:val="20"/>
        </w:rPr>
      </w:pPr>
      <w:r>
        <w:rPr>
          <w:b w:val="0"/>
          <w:bCs w:val="0"/>
          <w:color w:val="auto"/>
          <w:szCs w:val="20"/>
        </w:rPr>
        <w:t>(</w:t>
      </w:r>
      <w:r w:rsidR="004D0661" w:rsidRPr="00AC4345">
        <w:rPr>
          <w:b w:val="0"/>
          <w:bCs w:val="0"/>
          <w:color w:val="auto"/>
          <w:szCs w:val="20"/>
        </w:rPr>
        <w:t>Instead of holding the previous value of the 1</w:t>
      </w:r>
      <w:r w:rsidR="004D0661" w:rsidRPr="00AC4345">
        <w:rPr>
          <w:b w:val="0"/>
          <w:bCs w:val="0"/>
          <w:color w:val="auto"/>
          <w:szCs w:val="20"/>
          <w:vertAlign w:val="superscript"/>
        </w:rPr>
        <w:t>st</w:t>
      </w:r>
      <w:r w:rsidR="004D0661" w:rsidRPr="00AC4345">
        <w:rPr>
          <w:b w:val="0"/>
          <w:bCs w:val="0"/>
          <w:color w:val="auto"/>
          <w:szCs w:val="20"/>
        </w:rPr>
        <w:t xml:space="preserve"> array element for next iteration the code generated such that last array element processed in the last iteration will be taken as the previous value of the 1</w:t>
      </w:r>
      <w:r w:rsidR="004D0661" w:rsidRPr="00AC4345">
        <w:rPr>
          <w:b w:val="0"/>
          <w:bCs w:val="0"/>
          <w:color w:val="auto"/>
          <w:szCs w:val="20"/>
          <w:vertAlign w:val="superscript"/>
        </w:rPr>
        <w:t>st</w:t>
      </w:r>
      <w:r>
        <w:rPr>
          <w:b w:val="0"/>
          <w:bCs w:val="0"/>
          <w:color w:val="auto"/>
          <w:szCs w:val="20"/>
        </w:rPr>
        <w:t xml:space="preserve"> array element)</w:t>
      </w:r>
    </w:p>
    <w:p w14:paraId="7F798963" w14:textId="77777777" w:rsidR="00D2428D" w:rsidRPr="00AC4345" w:rsidRDefault="00D2428D" w:rsidP="00943481">
      <w:pPr>
        <w:pStyle w:val="ListParagraph"/>
        <w:jc w:val="both"/>
        <w:rPr>
          <w:b w:val="0"/>
          <w:bCs w:val="0"/>
          <w:color w:val="auto"/>
          <w:szCs w:val="20"/>
        </w:rPr>
      </w:pPr>
    </w:p>
    <w:p w14:paraId="6BA9A8F3" w14:textId="1D8B1F10" w:rsidR="00B651DF" w:rsidRDefault="00B651DF" w:rsidP="00943481">
      <w:pPr>
        <w:pStyle w:val="ListParagraph"/>
        <w:numPr>
          <w:ilvl w:val="0"/>
          <w:numId w:val="16"/>
        </w:numPr>
        <w:jc w:val="both"/>
        <w:rPr>
          <w:b w:val="0"/>
          <w:bCs w:val="0"/>
          <w:color w:val="auto"/>
          <w:szCs w:val="20"/>
        </w:rPr>
      </w:pPr>
      <w:r w:rsidRPr="00817900">
        <w:rPr>
          <w:bCs w:val="0"/>
          <w:color w:val="auto"/>
          <w:szCs w:val="20"/>
        </w:rPr>
        <w:t>Measurement variables</w:t>
      </w:r>
      <w:r>
        <w:rPr>
          <w:b w:val="0"/>
          <w:bCs w:val="0"/>
          <w:color w:val="auto"/>
          <w:szCs w:val="20"/>
        </w:rPr>
        <w:t xml:space="preserve"> which are not output of the for-subsystems shall be handled </w:t>
      </w:r>
      <w:r w:rsidR="0077547A">
        <w:rPr>
          <w:b w:val="0"/>
          <w:bCs w:val="0"/>
          <w:color w:val="auto"/>
          <w:szCs w:val="20"/>
        </w:rPr>
        <w:t>with caution</w:t>
      </w:r>
      <w:r>
        <w:rPr>
          <w:b w:val="0"/>
          <w:bCs w:val="0"/>
          <w:color w:val="auto"/>
          <w:szCs w:val="20"/>
        </w:rPr>
        <w:t xml:space="preserve"> because overwriting of elements of happens similar to </w:t>
      </w:r>
      <w:r w:rsidR="0077547A">
        <w:rPr>
          <w:b w:val="0"/>
          <w:bCs w:val="0"/>
          <w:color w:val="auto"/>
          <w:szCs w:val="20"/>
        </w:rPr>
        <w:t xml:space="preserve">unit </w:t>
      </w:r>
      <w:r>
        <w:rPr>
          <w:b w:val="0"/>
          <w:bCs w:val="0"/>
          <w:color w:val="auto"/>
          <w:szCs w:val="20"/>
        </w:rPr>
        <w:t>delay blocks.</w:t>
      </w:r>
    </w:p>
    <w:p w14:paraId="3B5C03F5" w14:textId="681BD9A0" w:rsidR="00FD0AD0" w:rsidRDefault="00FD0AD0" w:rsidP="00FD0AD0">
      <w:pPr>
        <w:pStyle w:val="ListParagraph"/>
        <w:ind w:left="1440"/>
        <w:jc w:val="both"/>
        <w:rPr>
          <w:b w:val="0"/>
          <w:bCs w:val="0"/>
          <w:color w:val="auto"/>
          <w:szCs w:val="20"/>
        </w:rPr>
      </w:pPr>
    </w:p>
    <w:p w14:paraId="68FABF88" w14:textId="0E61D069" w:rsidR="00FD0AD0" w:rsidRDefault="00FD0AD0" w:rsidP="00943481">
      <w:pPr>
        <w:pStyle w:val="ListParagraph"/>
        <w:numPr>
          <w:ilvl w:val="0"/>
          <w:numId w:val="16"/>
        </w:numPr>
        <w:jc w:val="both"/>
        <w:rPr>
          <w:b w:val="0"/>
          <w:bCs w:val="0"/>
          <w:color w:val="auto"/>
          <w:szCs w:val="20"/>
        </w:rPr>
      </w:pPr>
      <w:r w:rsidRPr="00817900">
        <w:rPr>
          <w:bCs w:val="0"/>
          <w:color w:val="auto"/>
          <w:szCs w:val="20"/>
        </w:rPr>
        <w:lastRenderedPageBreak/>
        <w:t>Enable</w:t>
      </w:r>
      <w:r w:rsidR="002A7A1A">
        <w:rPr>
          <w:bCs w:val="0"/>
          <w:color w:val="auto"/>
          <w:szCs w:val="20"/>
        </w:rPr>
        <w:t>/Triggered</w:t>
      </w:r>
      <w:r w:rsidRPr="00817900">
        <w:rPr>
          <w:bCs w:val="0"/>
          <w:color w:val="auto"/>
          <w:szCs w:val="20"/>
        </w:rPr>
        <w:t xml:space="preserve"> </w:t>
      </w:r>
      <w:r w:rsidRPr="002A7A1A">
        <w:rPr>
          <w:b w:val="0"/>
          <w:bCs w:val="0"/>
          <w:color w:val="auto"/>
          <w:szCs w:val="20"/>
        </w:rPr>
        <w:t>subsystems</w:t>
      </w:r>
      <w:r>
        <w:rPr>
          <w:b w:val="0"/>
          <w:bCs w:val="0"/>
          <w:color w:val="auto"/>
          <w:szCs w:val="20"/>
        </w:rPr>
        <w:t xml:space="preserve"> are not allowed inside for- subsystems since the outputs are created as static variables, there is possibility of </w:t>
      </w:r>
      <w:r w:rsidR="00237822">
        <w:rPr>
          <w:b w:val="0"/>
          <w:bCs w:val="0"/>
          <w:color w:val="auto"/>
          <w:szCs w:val="20"/>
        </w:rPr>
        <w:t>overwriting values in the next iteration</w:t>
      </w:r>
      <w:r w:rsidR="00801E0D">
        <w:rPr>
          <w:b w:val="0"/>
          <w:bCs w:val="0"/>
          <w:color w:val="auto"/>
          <w:szCs w:val="20"/>
        </w:rPr>
        <w:t xml:space="preserve"> similar to unit delay blocks.</w:t>
      </w:r>
    </w:p>
    <w:p w14:paraId="188ED9FB" w14:textId="77777777" w:rsidR="003E002B" w:rsidRPr="003E002B" w:rsidRDefault="003E002B" w:rsidP="003E002B">
      <w:pPr>
        <w:pStyle w:val="ListParagraph"/>
        <w:rPr>
          <w:b w:val="0"/>
          <w:bCs w:val="0"/>
          <w:color w:val="auto"/>
          <w:szCs w:val="20"/>
        </w:rPr>
      </w:pPr>
    </w:p>
    <w:p w14:paraId="10EABE2F" w14:textId="4F2FB6E5" w:rsidR="003E002B" w:rsidRDefault="003E002B" w:rsidP="00943481">
      <w:pPr>
        <w:pStyle w:val="ListParagraph"/>
        <w:numPr>
          <w:ilvl w:val="0"/>
          <w:numId w:val="16"/>
        </w:numPr>
        <w:jc w:val="both"/>
        <w:rPr>
          <w:b w:val="0"/>
          <w:bCs w:val="0"/>
          <w:color w:val="auto"/>
          <w:szCs w:val="20"/>
        </w:rPr>
      </w:pPr>
      <w:r>
        <w:rPr>
          <w:b w:val="0"/>
          <w:bCs w:val="0"/>
          <w:color w:val="auto"/>
          <w:szCs w:val="20"/>
        </w:rPr>
        <w:t>During code generation TL will generate static variables for output assignment blocks in case the for-subsystem is residing inside a ICG (Incremental code generation) enabled module/sub-module.</w:t>
      </w:r>
    </w:p>
    <w:p w14:paraId="366E5EC2" w14:textId="2458C448" w:rsidR="00076EAA" w:rsidRDefault="00076EAA" w:rsidP="00076EAA">
      <w:pPr>
        <w:jc w:val="center"/>
        <w:rPr>
          <w:b w:val="0"/>
          <w:bCs w:val="0"/>
          <w:color w:val="auto"/>
        </w:rPr>
      </w:pPr>
    </w:p>
    <w:p w14:paraId="7FA7111D" w14:textId="77777777" w:rsidR="00076EAA" w:rsidRDefault="00076EAA" w:rsidP="00076EAA">
      <w:pPr>
        <w:jc w:val="center"/>
        <w:rPr>
          <w:b w:val="0"/>
          <w:bCs w:val="0"/>
          <w:color w:val="auto"/>
        </w:rPr>
      </w:pPr>
    </w:p>
    <w:p w14:paraId="47488177" w14:textId="77777777" w:rsidR="00076EAA" w:rsidRDefault="00076EAA" w:rsidP="00076EAA">
      <w:pPr>
        <w:jc w:val="center"/>
        <w:rPr>
          <w:b w:val="0"/>
          <w:bCs w:val="0"/>
          <w:color w:val="auto"/>
        </w:rPr>
      </w:pPr>
    </w:p>
    <w:p w14:paraId="439B9CDB" w14:textId="77777777" w:rsidR="00076EAA" w:rsidRDefault="00076EAA" w:rsidP="00076EAA">
      <w:pPr>
        <w:jc w:val="center"/>
        <w:rPr>
          <w:b w:val="0"/>
          <w:bCs w:val="0"/>
          <w:color w:val="auto"/>
        </w:rPr>
      </w:pPr>
    </w:p>
    <w:p w14:paraId="7954F982" w14:textId="602209FC" w:rsidR="00B651DF" w:rsidRPr="00B651DF" w:rsidRDefault="00B651DF" w:rsidP="00B651DF">
      <w:pPr>
        <w:ind w:left="1440"/>
        <w:jc w:val="both"/>
        <w:rPr>
          <w:bCs w:val="0"/>
          <w:color w:val="auto"/>
          <w:u w:val="single"/>
        </w:rPr>
      </w:pPr>
      <w:r w:rsidRPr="00B651DF">
        <w:rPr>
          <w:bCs w:val="0"/>
          <w:color w:val="auto"/>
          <w:u w:val="single"/>
        </w:rPr>
        <w:t>Workaround for Unit delays</w:t>
      </w:r>
      <w:r w:rsidR="006B554F">
        <w:rPr>
          <w:bCs w:val="0"/>
          <w:color w:val="auto"/>
          <w:u w:val="single"/>
        </w:rPr>
        <w:t>, enabled subsystems</w:t>
      </w:r>
      <w:r w:rsidRPr="00B651DF">
        <w:rPr>
          <w:bCs w:val="0"/>
          <w:color w:val="auto"/>
          <w:u w:val="single"/>
        </w:rPr>
        <w:t xml:space="preserve"> &amp; measurement variable</w:t>
      </w:r>
      <w:r w:rsidR="00E1493D">
        <w:rPr>
          <w:bCs w:val="0"/>
          <w:color w:val="auto"/>
          <w:u w:val="single"/>
        </w:rPr>
        <w:t xml:space="preserve"> inside for-subsystem</w:t>
      </w:r>
    </w:p>
    <w:p w14:paraId="70038D59" w14:textId="77777777" w:rsidR="00B651DF" w:rsidRDefault="00B651DF" w:rsidP="00B651DF">
      <w:pPr>
        <w:pStyle w:val="ListParagraph"/>
        <w:ind w:left="1440"/>
        <w:jc w:val="both"/>
        <w:rPr>
          <w:b w:val="0"/>
          <w:bCs w:val="0"/>
          <w:color w:val="auto"/>
          <w:szCs w:val="20"/>
        </w:rPr>
      </w:pPr>
    </w:p>
    <w:p w14:paraId="7F798964" w14:textId="19A32484" w:rsidR="00D2428D" w:rsidRPr="00FD0AD0" w:rsidRDefault="00D2428D" w:rsidP="00943481">
      <w:pPr>
        <w:pStyle w:val="ListParagraph"/>
        <w:numPr>
          <w:ilvl w:val="0"/>
          <w:numId w:val="16"/>
        </w:numPr>
        <w:jc w:val="both"/>
        <w:rPr>
          <w:b w:val="0"/>
          <w:bCs w:val="0"/>
          <w:color w:val="auto"/>
          <w:szCs w:val="20"/>
        </w:rPr>
      </w:pPr>
      <w:r w:rsidRPr="00AC4345">
        <w:rPr>
          <w:b w:val="0"/>
          <w:bCs w:val="0"/>
          <w:color w:val="auto"/>
          <w:szCs w:val="20"/>
        </w:rPr>
        <w:t xml:space="preserve">A possible workaround </w:t>
      </w:r>
      <w:r w:rsidR="00B651DF">
        <w:rPr>
          <w:b w:val="0"/>
          <w:bCs w:val="0"/>
          <w:color w:val="auto"/>
          <w:szCs w:val="20"/>
        </w:rPr>
        <w:t xml:space="preserve">for using Unit delay blocks </w:t>
      </w:r>
      <w:r w:rsidRPr="00AC4345">
        <w:rPr>
          <w:b w:val="0"/>
          <w:bCs w:val="0"/>
          <w:color w:val="auto"/>
          <w:szCs w:val="20"/>
        </w:rPr>
        <w:t xml:space="preserve">is to move the delay blocks outside the </w:t>
      </w:r>
      <w:r w:rsidR="0092477E" w:rsidRPr="00AC4345">
        <w:rPr>
          <w:bCs w:val="0"/>
          <w:color w:val="auto"/>
          <w:szCs w:val="20"/>
        </w:rPr>
        <w:t>for</w:t>
      </w:r>
      <w:r w:rsidR="0092477E">
        <w:rPr>
          <w:b w:val="0"/>
          <w:bCs w:val="0"/>
          <w:color w:val="auto"/>
          <w:szCs w:val="20"/>
        </w:rPr>
        <w:t>-</w:t>
      </w:r>
      <w:r w:rsidR="0092477E" w:rsidRPr="0092477E">
        <w:rPr>
          <w:bCs w:val="0"/>
          <w:color w:val="auto"/>
          <w:szCs w:val="20"/>
        </w:rPr>
        <w:t>subsystems</w:t>
      </w:r>
      <w:r w:rsidR="0092477E">
        <w:rPr>
          <w:bCs w:val="0"/>
          <w:color w:val="auto"/>
          <w:szCs w:val="20"/>
        </w:rPr>
        <w:t>.</w:t>
      </w:r>
    </w:p>
    <w:p w14:paraId="3A0E5974" w14:textId="77777777" w:rsidR="00FD0AD0" w:rsidRPr="00FD0AD0" w:rsidRDefault="00FD0AD0" w:rsidP="00FD0AD0">
      <w:pPr>
        <w:pStyle w:val="ListParagraph"/>
        <w:ind w:left="1440"/>
        <w:jc w:val="both"/>
        <w:rPr>
          <w:b w:val="0"/>
          <w:bCs w:val="0"/>
          <w:color w:val="auto"/>
          <w:szCs w:val="20"/>
        </w:rPr>
      </w:pPr>
    </w:p>
    <w:p w14:paraId="1766AECA" w14:textId="5984F32E" w:rsidR="00FD0AD0" w:rsidRPr="00B74F58" w:rsidRDefault="000B6767" w:rsidP="00943481">
      <w:pPr>
        <w:pStyle w:val="ListParagraph"/>
        <w:numPr>
          <w:ilvl w:val="0"/>
          <w:numId w:val="16"/>
        </w:numPr>
        <w:jc w:val="both"/>
        <w:rPr>
          <w:b w:val="0"/>
          <w:bCs w:val="0"/>
          <w:color w:val="auto"/>
          <w:szCs w:val="20"/>
        </w:rPr>
      </w:pPr>
      <w:r w:rsidRPr="002A7A1A">
        <w:rPr>
          <w:bCs w:val="0"/>
          <w:color w:val="auto"/>
          <w:szCs w:val="20"/>
        </w:rPr>
        <w:t>Enable</w:t>
      </w:r>
      <w:r w:rsidR="002A7A1A" w:rsidRPr="002A7A1A">
        <w:rPr>
          <w:bCs w:val="0"/>
          <w:color w:val="auto"/>
          <w:szCs w:val="20"/>
        </w:rPr>
        <w:t>d</w:t>
      </w:r>
      <w:r>
        <w:rPr>
          <w:b w:val="0"/>
          <w:bCs w:val="0"/>
          <w:color w:val="auto"/>
          <w:szCs w:val="20"/>
        </w:rPr>
        <w:t xml:space="preserve"> subsystems </w:t>
      </w:r>
      <w:r w:rsidR="00664F40">
        <w:rPr>
          <w:b w:val="0"/>
          <w:bCs w:val="0"/>
          <w:color w:val="auto"/>
          <w:szCs w:val="20"/>
        </w:rPr>
        <w:t>with outports property ‘</w:t>
      </w:r>
      <w:r w:rsidR="00664F40" w:rsidRPr="00664F40">
        <w:rPr>
          <w:bCs w:val="0"/>
          <w:color w:val="auto"/>
          <w:szCs w:val="20"/>
        </w:rPr>
        <w:t>Output when disabled</w:t>
      </w:r>
      <w:r w:rsidR="00664F40">
        <w:rPr>
          <w:b w:val="0"/>
          <w:bCs w:val="0"/>
          <w:color w:val="auto"/>
          <w:szCs w:val="20"/>
        </w:rPr>
        <w:t>’ is set to “</w:t>
      </w:r>
      <w:r w:rsidR="00664F40" w:rsidRPr="00664F40">
        <w:rPr>
          <w:bCs w:val="0"/>
          <w:color w:val="auto"/>
          <w:szCs w:val="20"/>
        </w:rPr>
        <w:t>reset</w:t>
      </w:r>
      <w:r w:rsidR="00664F40">
        <w:rPr>
          <w:b w:val="0"/>
          <w:bCs w:val="0"/>
          <w:color w:val="auto"/>
          <w:szCs w:val="20"/>
        </w:rPr>
        <w:t xml:space="preserve">” </w:t>
      </w:r>
      <w:r>
        <w:rPr>
          <w:b w:val="0"/>
          <w:bCs w:val="0"/>
          <w:color w:val="auto"/>
          <w:szCs w:val="20"/>
        </w:rPr>
        <w:t xml:space="preserve">shall be changed in to </w:t>
      </w:r>
      <w:r w:rsidRPr="000B6767">
        <w:rPr>
          <w:bCs w:val="0"/>
          <w:color w:val="auto"/>
          <w:szCs w:val="20"/>
        </w:rPr>
        <w:t>IF-</w:t>
      </w:r>
      <w:r w:rsidR="007708E3">
        <w:rPr>
          <w:bCs w:val="0"/>
          <w:color w:val="auto"/>
          <w:szCs w:val="20"/>
        </w:rPr>
        <w:t xml:space="preserve">ELSE </w:t>
      </w:r>
      <w:r w:rsidRPr="000B6767">
        <w:rPr>
          <w:bCs w:val="0"/>
          <w:color w:val="auto"/>
          <w:szCs w:val="20"/>
        </w:rPr>
        <w:t xml:space="preserve">Action </w:t>
      </w:r>
      <w:r w:rsidRPr="002A7A1A">
        <w:rPr>
          <w:b w:val="0"/>
          <w:bCs w:val="0"/>
          <w:color w:val="auto"/>
          <w:szCs w:val="20"/>
        </w:rPr>
        <w:t>subsystem</w:t>
      </w:r>
      <w:r>
        <w:rPr>
          <w:b w:val="0"/>
          <w:bCs w:val="0"/>
          <w:color w:val="auto"/>
          <w:szCs w:val="20"/>
        </w:rPr>
        <w:t xml:space="preserve"> so that the output</w:t>
      </w:r>
      <w:r w:rsidR="00E51373">
        <w:rPr>
          <w:b w:val="0"/>
          <w:bCs w:val="0"/>
          <w:color w:val="auto"/>
          <w:szCs w:val="20"/>
        </w:rPr>
        <w:t xml:space="preserve"> variable</w:t>
      </w:r>
      <w:r>
        <w:rPr>
          <w:b w:val="0"/>
          <w:bCs w:val="0"/>
          <w:color w:val="auto"/>
          <w:szCs w:val="20"/>
        </w:rPr>
        <w:t xml:space="preserve"> </w:t>
      </w:r>
      <w:r w:rsidR="007708E3">
        <w:rPr>
          <w:b w:val="0"/>
          <w:bCs w:val="0"/>
          <w:color w:val="auto"/>
          <w:szCs w:val="20"/>
        </w:rPr>
        <w:t xml:space="preserve">is </w:t>
      </w:r>
      <w:r w:rsidR="006E3FDC">
        <w:rPr>
          <w:b w:val="0"/>
          <w:bCs w:val="0"/>
          <w:color w:val="auto"/>
          <w:szCs w:val="20"/>
        </w:rPr>
        <w:t>reset explicitly if the conditions are not true</w:t>
      </w:r>
      <w:r w:rsidR="00F34E36">
        <w:rPr>
          <w:b w:val="0"/>
          <w:bCs w:val="0"/>
          <w:color w:val="auto"/>
          <w:szCs w:val="20"/>
        </w:rPr>
        <w:t xml:space="preserve">. Only </w:t>
      </w:r>
      <w:r w:rsidR="00F34E36" w:rsidRPr="00F34E36">
        <w:rPr>
          <w:bCs w:val="0"/>
          <w:color w:val="auto"/>
          <w:szCs w:val="20"/>
        </w:rPr>
        <w:t>IF-A</w:t>
      </w:r>
      <w:r w:rsidR="00F34E36">
        <w:rPr>
          <w:bCs w:val="0"/>
          <w:color w:val="auto"/>
          <w:szCs w:val="20"/>
        </w:rPr>
        <w:t xml:space="preserve">ction </w:t>
      </w:r>
      <w:r w:rsidR="00F34E36" w:rsidRPr="002A7A1A">
        <w:rPr>
          <w:b w:val="0"/>
          <w:bCs w:val="0"/>
          <w:color w:val="auto"/>
          <w:szCs w:val="20"/>
        </w:rPr>
        <w:t>subsystem</w:t>
      </w:r>
      <w:r w:rsidR="00F34E36">
        <w:rPr>
          <w:bCs w:val="0"/>
          <w:color w:val="auto"/>
          <w:szCs w:val="20"/>
        </w:rPr>
        <w:t xml:space="preserve"> </w:t>
      </w:r>
      <w:r w:rsidR="00F34E36">
        <w:rPr>
          <w:b w:val="0"/>
          <w:bCs w:val="0"/>
          <w:color w:val="auto"/>
          <w:szCs w:val="20"/>
        </w:rPr>
        <w:t>shall not be use</w:t>
      </w:r>
      <w:r w:rsidR="006E3FDC">
        <w:rPr>
          <w:b w:val="0"/>
          <w:bCs w:val="0"/>
          <w:color w:val="auto"/>
          <w:szCs w:val="20"/>
        </w:rPr>
        <w:t>d because th</w:t>
      </w:r>
      <w:r w:rsidR="00550821">
        <w:rPr>
          <w:b w:val="0"/>
          <w:bCs w:val="0"/>
          <w:color w:val="auto"/>
          <w:szCs w:val="20"/>
        </w:rPr>
        <w:t xml:space="preserve">is will create static variables similar to </w:t>
      </w:r>
      <w:r w:rsidR="00550821" w:rsidRPr="00550821">
        <w:rPr>
          <w:bCs w:val="0"/>
          <w:color w:val="auto"/>
          <w:szCs w:val="20"/>
        </w:rPr>
        <w:t xml:space="preserve">Enable </w:t>
      </w:r>
      <w:r w:rsidR="00550821" w:rsidRPr="002A7A1A">
        <w:rPr>
          <w:b w:val="0"/>
          <w:bCs w:val="0"/>
          <w:color w:val="auto"/>
          <w:szCs w:val="20"/>
        </w:rPr>
        <w:t>subsystems</w:t>
      </w:r>
    </w:p>
    <w:p w14:paraId="7F798965" w14:textId="77777777" w:rsidR="00B74F58" w:rsidRPr="0092477E" w:rsidRDefault="00B74F58" w:rsidP="00B74F58">
      <w:pPr>
        <w:pStyle w:val="ListParagraph"/>
        <w:ind w:left="1440"/>
        <w:jc w:val="both"/>
        <w:rPr>
          <w:b w:val="0"/>
          <w:bCs w:val="0"/>
          <w:color w:val="auto"/>
          <w:szCs w:val="20"/>
        </w:rPr>
      </w:pPr>
    </w:p>
    <w:p w14:paraId="2A2D13D6" w14:textId="690C41CD" w:rsidR="00076EAA" w:rsidRDefault="00076EAA" w:rsidP="00076EAA">
      <w:pPr>
        <w:pStyle w:val="ListParagraph"/>
        <w:numPr>
          <w:ilvl w:val="0"/>
          <w:numId w:val="16"/>
        </w:numPr>
        <w:jc w:val="both"/>
        <w:rPr>
          <w:b w:val="0"/>
          <w:bCs w:val="0"/>
          <w:color w:val="auto"/>
          <w:szCs w:val="20"/>
        </w:rPr>
      </w:pPr>
      <w:r>
        <w:rPr>
          <w:b w:val="0"/>
          <w:bCs w:val="0"/>
          <w:color w:val="auto"/>
          <w:szCs w:val="20"/>
        </w:rPr>
        <w:t>For Unit delay</w:t>
      </w:r>
      <w:r w:rsidR="00DA2700">
        <w:rPr>
          <w:b w:val="0"/>
          <w:bCs w:val="0"/>
          <w:color w:val="auto"/>
          <w:szCs w:val="20"/>
        </w:rPr>
        <w:t xml:space="preserve"> blocks</w:t>
      </w:r>
      <w:r>
        <w:rPr>
          <w:b w:val="0"/>
          <w:bCs w:val="0"/>
          <w:color w:val="auto"/>
          <w:szCs w:val="20"/>
        </w:rPr>
        <w:t xml:space="preserve"> inside a </w:t>
      </w:r>
      <w:r w:rsidRPr="006632AE">
        <w:rPr>
          <w:bCs w:val="0"/>
          <w:color w:val="auto"/>
          <w:szCs w:val="20"/>
        </w:rPr>
        <w:t>for-subsystem</w:t>
      </w:r>
      <w:r>
        <w:rPr>
          <w:b w:val="0"/>
          <w:bCs w:val="0"/>
          <w:color w:val="auto"/>
          <w:szCs w:val="20"/>
        </w:rPr>
        <w:t xml:space="preserve"> the below implementation shall be used.</w:t>
      </w:r>
    </w:p>
    <w:p w14:paraId="31A2AAC6" w14:textId="77777777" w:rsidR="00076EAA" w:rsidRPr="00076EAA" w:rsidRDefault="00076EAA" w:rsidP="00076EAA">
      <w:pPr>
        <w:pStyle w:val="ListParagraph"/>
        <w:rPr>
          <w:b w:val="0"/>
          <w:bCs w:val="0"/>
          <w:color w:val="auto"/>
          <w:szCs w:val="20"/>
        </w:rPr>
      </w:pPr>
    </w:p>
    <w:p w14:paraId="5B44297A" w14:textId="77777777" w:rsidR="0019178F" w:rsidRDefault="00076EAA" w:rsidP="0019178F">
      <w:pPr>
        <w:pStyle w:val="ListParagraph"/>
        <w:ind w:left="1440"/>
        <w:jc w:val="both"/>
        <w:rPr>
          <w:b w:val="0"/>
          <w:bCs w:val="0"/>
          <w:color w:val="auto"/>
          <w:szCs w:val="20"/>
        </w:rPr>
      </w:pPr>
      <w:r w:rsidRPr="00076EAA">
        <w:rPr>
          <w:b w:val="0"/>
          <w:bCs w:val="0"/>
          <w:noProof/>
          <w:color w:val="auto"/>
          <w:szCs w:val="20"/>
          <w:lang w:bidi="ar-SA"/>
        </w:rPr>
        <w:drawing>
          <wp:inline distT="0" distB="0" distL="0" distR="0" wp14:anchorId="5D0421AC" wp14:editId="1F4954BA">
            <wp:extent cx="5486400" cy="3216812"/>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91074" cy="3219552"/>
                    </a:xfrm>
                    <a:prstGeom prst="rect">
                      <a:avLst/>
                    </a:prstGeom>
                  </pic:spPr>
                </pic:pic>
              </a:graphicData>
            </a:graphic>
          </wp:inline>
        </w:drawing>
      </w:r>
      <w:r w:rsidRPr="00076EAA">
        <w:rPr>
          <w:b w:val="0"/>
          <w:bCs w:val="0"/>
          <w:color w:val="auto"/>
          <w:szCs w:val="20"/>
        </w:rPr>
        <w:t xml:space="preserve"> </w:t>
      </w:r>
    </w:p>
    <w:p w14:paraId="54A90914" w14:textId="77777777" w:rsidR="00126E27" w:rsidRDefault="00126E27" w:rsidP="0019178F">
      <w:pPr>
        <w:pStyle w:val="ListParagraph"/>
        <w:ind w:left="1440"/>
        <w:jc w:val="both"/>
        <w:rPr>
          <w:b w:val="0"/>
          <w:bCs w:val="0"/>
          <w:color w:val="auto"/>
          <w:szCs w:val="20"/>
        </w:rPr>
      </w:pPr>
    </w:p>
    <w:p w14:paraId="73CE28AB" w14:textId="77777777" w:rsidR="00126E27" w:rsidRDefault="00126E27" w:rsidP="0019178F">
      <w:pPr>
        <w:pStyle w:val="ListParagraph"/>
        <w:ind w:left="1440"/>
        <w:jc w:val="both"/>
        <w:rPr>
          <w:b w:val="0"/>
          <w:bCs w:val="0"/>
          <w:color w:val="auto"/>
          <w:szCs w:val="20"/>
        </w:rPr>
      </w:pPr>
    </w:p>
    <w:p w14:paraId="46FB113F" w14:textId="77777777" w:rsidR="00126E27" w:rsidRDefault="00126E27" w:rsidP="0019178F">
      <w:pPr>
        <w:pStyle w:val="ListParagraph"/>
        <w:ind w:left="1440"/>
        <w:jc w:val="both"/>
        <w:rPr>
          <w:b w:val="0"/>
          <w:bCs w:val="0"/>
          <w:color w:val="auto"/>
          <w:szCs w:val="20"/>
        </w:rPr>
      </w:pPr>
    </w:p>
    <w:p w14:paraId="28D171BC" w14:textId="77777777" w:rsidR="00126E27" w:rsidRDefault="00126E27" w:rsidP="0019178F">
      <w:pPr>
        <w:pStyle w:val="ListParagraph"/>
        <w:ind w:left="1440"/>
        <w:jc w:val="both"/>
        <w:rPr>
          <w:b w:val="0"/>
          <w:bCs w:val="0"/>
          <w:color w:val="auto"/>
          <w:szCs w:val="20"/>
        </w:rPr>
      </w:pPr>
    </w:p>
    <w:p w14:paraId="0604F698" w14:textId="77777777" w:rsidR="00126E27" w:rsidRDefault="00126E27" w:rsidP="0019178F">
      <w:pPr>
        <w:pStyle w:val="ListParagraph"/>
        <w:ind w:left="1440"/>
        <w:jc w:val="both"/>
        <w:rPr>
          <w:b w:val="0"/>
          <w:bCs w:val="0"/>
          <w:color w:val="auto"/>
          <w:szCs w:val="20"/>
        </w:rPr>
      </w:pPr>
    </w:p>
    <w:p w14:paraId="0774C8AA" w14:textId="77777777" w:rsidR="00126E27" w:rsidRDefault="00126E27" w:rsidP="0019178F">
      <w:pPr>
        <w:pStyle w:val="ListParagraph"/>
        <w:ind w:left="1440"/>
        <w:jc w:val="both"/>
        <w:rPr>
          <w:b w:val="0"/>
          <w:bCs w:val="0"/>
          <w:color w:val="auto"/>
          <w:szCs w:val="20"/>
        </w:rPr>
      </w:pPr>
    </w:p>
    <w:p w14:paraId="2642D203" w14:textId="77777777" w:rsidR="00126E27" w:rsidRDefault="00126E27" w:rsidP="0019178F">
      <w:pPr>
        <w:pStyle w:val="ListParagraph"/>
        <w:ind w:left="1440"/>
        <w:jc w:val="both"/>
        <w:rPr>
          <w:b w:val="0"/>
          <w:bCs w:val="0"/>
          <w:color w:val="auto"/>
          <w:szCs w:val="20"/>
        </w:rPr>
      </w:pPr>
    </w:p>
    <w:p w14:paraId="6C7F9607" w14:textId="77777777" w:rsidR="00126E27" w:rsidRDefault="00126E27" w:rsidP="0019178F">
      <w:pPr>
        <w:pStyle w:val="ListParagraph"/>
        <w:ind w:left="1440"/>
        <w:jc w:val="both"/>
        <w:rPr>
          <w:b w:val="0"/>
          <w:bCs w:val="0"/>
          <w:color w:val="auto"/>
          <w:szCs w:val="20"/>
        </w:rPr>
      </w:pPr>
    </w:p>
    <w:p w14:paraId="75AB7BAF" w14:textId="77777777" w:rsidR="00126E27" w:rsidRDefault="00126E27" w:rsidP="0019178F">
      <w:pPr>
        <w:pStyle w:val="ListParagraph"/>
        <w:ind w:left="1440"/>
        <w:jc w:val="both"/>
        <w:rPr>
          <w:b w:val="0"/>
          <w:bCs w:val="0"/>
          <w:color w:val="auto"/>
          <w:szCs w:val="20"/>
        </w:rPr>
      </w:pPr>
    </w:p>
    <w:p w14:paraId="4EB4CD34" w14:textId="77777777" w:rsidR="00126E27" w:rsidRDefault="00126E27" w:rsidP="0019178F">
      <w:pPr>
        <w:pStyle w:val="ListParagraph"/>
        <w:ind w:left="1440"/>
        <w:jc w:val="both"/>
        <w:rPr>
          <w:b w:val="0"/>
          <w:bCs w:val="0"/>
          <w:color w:val="auto"/>
          <w:szCs w:val="20"/>
        </w:rPr>
      </w:pPr>
    </w:p>
    <w:p w14:paraId="09311BA3" w14:textId="77777777" w:rsidR="00126E27" w:rsidRDefault="00126E27" w:rsidP="0019178F">
      <w:pPr>
        <w:pStyle w:val="ListParagraph"/>
        <w:ind w:left="1440"/>
        <w:jc w:val="both"/>
        <w:rPr>
          <w:b w:val="0"/>
          <w:bCs w:val="0"/>
          <w:color w:val="auto"/>
          <w:szCs w:val="20"/>
        </w:rPr>
      </w:pPr>
    </w:p>
    <w:p w14:paraId="3BFDE43A" w14:textId="77777777" w:rsidR="00126E27" w:rsidRDefault="00126E27" w:rsidP="0019178F">
      <w:pPr>
        <w:pStyle w:val="ListParagraph"/>
        <w:ind w:left="1440"/>
        <w:jc w:val="both"/>
        <w:rPr>
          <w:b w:val="0"/>
          <w:bCs w:val="0"/>
          <w:color w:val="auto"/>
          <w:szCs w:val="20"/>
        </w:rPr>
      </w:pPr>
    </w:p>
    <w:p w14:paraId="16295EC3" w14:textId="77777777" w:rsidR="00126E27" w:rsidRDefault="00126E27" w:rsidP="0019178F">
      <w:pPr>
        <w:pStyle w:val="ListParagraph"/>
        <w:ind w:left="1440"/>
        <w:jc w:val="both"/>
        <w:rPr>
          <w:b w:val="0"/>
          <w:bCs w:val="0"/>
          <w:color w:val="auto"/>
          <w:szCs w:val="20"/>
        </w:rPr>
      </w:pPr>
    </w:p>
    <w:p w14:paraId="4C252293" w14:textId="77777777" w:rsidR="00126E27" w:rsidRDefault="00126E27" w:rsidP="0019178F">
      <w:pPr>
        <w:pStyle w:val="ListParagraph"/>
        <w:ind w:left="1440"/>
        <w:jc w:val="both"/>
        <w:rPr>
          <w:b w:val="0"/>
          <w:bCs w:val="0"/>
          <w:color w:val="auto"/>
          <w:szCs w:val="20"/>
        </w:rPr>
      </w:pPr>
    </w:p>
    <w:p w14:paraId="47AC4309" w14:textId="77777777" w:rsidR="00126E27" w:rsidRDefault="00126E27" w:rsidP="0019178F">
      <w:pPr>
        <w:pStyle w:val="ListParagraph"/>
        <w:ind w:left="1440"/>
        <w:jc w:val="both"/>
        <w:rPr>
          <w:b w:val="0"/>
          <w:bCs w:val="0"/>
          <w:color w:val="auto"/>
          <w:szCs w:val="20"/>
        </w:rPr>
      </w:pPr>
    </w:p>
    <w:p w14:paraId="36947DBF" w14:textId="77777777" w:rsidR="00126E27" w:rsidRDefault="00126E27" w:rsidP="0019178F">
      <w:pPr>
        <w:pStyle w:val="ListParagraph"/>
        <w:ind w:left="1440"/>
        <w:jc w:val="both"/>
        <w:rPr>
          <w:b w:val="0"/>
          <w:bCs w:val="0"/>
          <w:color w:val="auto"/>
          <w:szCs w:val="20"/>
        </w:rPr>
      </w:pPr>
    </w:p>
    <w:p w14:paraId="79A8DB2E" w14:textId="77777777" w:rsidR="00126E27" w:rsidRDefault="00126E27" w:rsidP="0019178F">
      <w:pPr>
        <w:pStyle w:val="ListParagraph"/>
        <w:ind w:left="1440"/>
        <w:jc w:val="both"/>
        <w:rPr>
          <w:b w:val="0"/>
          <w:bCs w:val="0"/>
          <w:color w:val="auto"/>
          <w:szCs w:val="20"/>
        </w:rPr>
      </w:pPr>
    </w:p>
    <w:p w14:paraId="5DED68E6" w14:textId="77777777" w:rsidR="00126E27" w:rsidRDefault="00126E27" w:rsidP="0019178F">
      <w:pPr>
        <w:pStyle w:val="ListParagraph"/>
        <w:ind w:left="1440"/>
        <w:jc w:val="both"/>
        <w:rPr>
          <w:b w:val="0"/>
          <w:bCs w:val="0"/>
          <w:color w:val="auto"/>
          <w:szCs w:val="20"/>
        </w:rPr>
      </w:pPr>
    </w:p>
    <w:p w14:paraId="77DE1CB0" w14:textId="77777777" w:rsidR="00126E27" w:rsidRDefault="00126E27" w:rsidP="0019178F">
      <w:pPr>
        <w:pStyle w:val="ListParagraph"/>
        <w:ind w:left="1440"/>
        <w:jc w:val="both"/>
        <w:rPr>
          <w:b w:val="0"/>
          <w:bCs w:val="0"/>
          <w:color w:val="auto"/>
          <w:szCs w:val="20"/>
        </w:rPr>
      </w:pPr>
    </w:p>
    <w:p w14:paraId="1EFF83AD" w14:textId="77777777" w:rsidR="00126E27" w:rsidRDefault="00126E27" w:rsidP="0019178F">
      <w:pPr>
        <w:pStyle w:val="ListParagraph"/>
        <w:ind w:left="1440"/>
        <w:jc w:val="both"/>
        <w:rPr>
          <w:b w:val="0"/>
          <w:bCs w:val="0"/>
          <w:color w:val="auto"/>
          <w:szCs w:val="20"/>
        </w:rPr>
      </w:pPr>
    </w:p>
    <w:p w14:paraId="4B6B4183" w14:textId="77777777" w:rsidR="00126E27" w:rsidRDefault="00126E27" w:rsidP="0019178F">
      <w:pPr>
        <w:pStyle w:val="ListParagraph"/>
        <w:ind w:left="1440"/>
        <w:jc w:val="both"/>
        <w:rPr>
          <w:b w:val="0"/>
          <w:bCs w:val="0"/>
          <w:color w:val="auto"/>
          <w:szCs w:val="20"/>
        </w:rPr>
      </w:pPr>
    </w:p>
    <w:p w14:paraId="7C6EBF57" w14:textId="7F4BC8AF" w:rsidR="00076EAA" w:rsidRDefault="00076EAA" w:rsidP="00801E0D">
      <w:pPr>
        <w:pStyle w:val="ListParagraph"/>
        <w:numPr>
          <w:ilvl w:val="0"/>
          <w:numId w:val="16"/>
        </w:numPr>
        <w:jc w:val="both"/>
        <w:rPr>
          <w:b w:val="0"/>
          <w:bCs w:val="0"/>
          <w:color w:val="auto"/>
          <w:szCs w:val="20"/>
        </w:rPr>
      </w:pPr>
      <w:r>
        <w:rPr>
          <w:b w:val="0"/>
          <w:bCs w:val="0"/>
          <w:color w:val="auto"/>
          <w:szCs w:val="20"/>
        </w:rPr>
        <w:t xml:space="preserve">For measurement variables inside </w:t>
      </w:r>
      <w:r w:rsidRPr="006632AE">
        <w:rPr>
          <w:bCs w:val="0"/>
          <w:color w:val="auto"/>
          <w:szCs w:val="20"/>
        </w:rPr>
        <w:t>for-subsystems</w:t>
      </w:r>
      <w:r>
        <w:rPr>
          <w:b w:val="0"/>
          <w:bCs w:val="0"/>
          <w:color w:val="auto"/>
          <w:szCs w:val="20"/>
        </w:rPr>
        <w:t xml:space="preserve"> the followi</w:t>
      </w:r>
      <w:r w:rsidR="005F6D97">
        <w:rPr>
          <w:b w:val="0"/>
          <w:bCs w:val="0"/>
          <w:color w:val="auto"/>
          <w:szCs w:val="20"/>
        </w:rPr>
        <w:t>ng implementation shall be used.</w:t>
      </w:r>
    </w:p>
    <w:p w14:paraId="632FFBF6" w14:textId="0FF62E21" w:rsidR="00076EAA" w:rsidRDefault="00076EAA" w:rsidP="00076EAA">
      <w:pPr>
        <w:jc w:val="right"/>
        <w:rPr>
          <w:b w:val="0"/>
          <w:bCs w:val="0"/>
          <w:color w:val="auto"/>
        </w:rPr>
      </w:pPr>
      <w:r w:rsidRPr="00076EAA">
        <w:rPr>
          <w:b w:val="0"/>
          <w:bCs w:val="0"/>
          <w:noProof/>
          <w:color w:val="auto"/>
          <w:lang w:bidi="ar-SA"/>
        </w:rPr>
        <w:drawing>
          <wp:inline distT="0" distB="0" distL="0" distR="0" wp14:anchorId="7254746A" wp14:editId="181AA7F5">
            <wp:extent cx="5758865" cy="30875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73823" cy="3095611"/>
                    </a:xfrm>
                    <a:prstGeom prst="rect">
                      <a:avLst/>
                    </a:prstGeom>
                  </pic:spPr>
                </pic:pic>
              </a:graphicData>
            </a:graphic>
          </wp:inline>
        </w:drawing>
      </w:r>
    </w:p>
    <w:p w14:paraId="195EE65A" w14:textId="77777777" w:rsidR="005F6D97" w:rsidRDefault="005F6D97" w:rsidP="00076EAA">
      <w:pPr>
        <w:jc w:val="right"/>
        <w:rPr>
          <w:b w:val="0"/>
          <w:bCs w:val="0"/>
          <w:color w:val="auto"/>
        </w:rPr>
      </w:pPr>
    </w:p>
    <w:p w14:paraId="464F3DA7" w14:textId="2B484F21" w:rsidR="00542AE8" w:rsidRDefault="005F6D97" w:rsidP="005F6D97">
      <w:pPr>
        <w:ind w:left="1440"/>
        <w:rPr>
          <w:b w:val="0"/>
          <w:bCs w:val="0"/>
          <w:color w:val="auto"/>
        </w:rPr>
      </w:pPr>
      <w:r>
        <w:rPr>
          <w:b w:val="0"/>
          <w:bCs w:val="0"/>
          <w:color w:val="auto"/>
        </w:rPr>
        <w:t>If the above workaround is used in sub-module/module</w:t>
      </w:r>
      <w:r w:rsidR="00B96B96">
        <w:rPr>
          <w:b w:val="0"/>
          <w:bCs w:val="0"/>
          <w:color w:val="auto"/>
        </w:rPr>
        <w:t>s</w:t>
      </w:r>
      <w:r>
        <w:rPr>
          <w:b w:val="0"/>
          <w:bCs w:val="0"/>
          <w:color w:val="auto"/>
        </w:rPr>
        <w:t xml:space="preserve"> which doesn’t have any for-iterator block in the higher levels of the subsystem</w:t>
      </w:r>
      <w:r w:rsidR="009C572D">
        <w:rPr>
          <w:b w:val="0"/>
          <w:bCs w:val="0"/>
          <w:color w:val="auto"/>
        </w:rPr>
        <w:t xml:space="preserve"> (within a TL function subsystem)</w:t>
      </w:r>
      <w:r>
        <w:rPr>
          <w:b w:val="0"/>
          <w:bCs w:val="0"/>
          <w:color w:val="auto"/>
        </w:rPr>
        <w:t xml:space="preserve">, then the below additional workaround needs to be done. </w:t>
      </w:r>
    </w:p>
    <w:p w14:paraId="0D18A9F4" w14:textId="6268AD80" w:rsidR="00542AE8" w:rsidRDefault="005F6D97" w:rsidP="00542AE8">
      <w:pPr>
        <w:ind w:left="1440"/>
        <w:rPr>
          <w:b w:val="0"/>
          <w:bCs w:val="0"/>
          <w:color w:val="auto"/>
        </w:rPr>
      </w:pPr>
      <w:r>
        <w:rPr>
          <w:b w:val="0"/>
          <w:bCs w:val="0"/>
          <w:color w:val="auto"/>
        </w:rPr>
        <w:t>This is to avoid re-initialization of the measurement variable</w:t>
      </w:r>
      <w:r w:rsidR="00B96B96">
        <w:rPr>
          <w:b w:val="0"/>
          <w:bCs w:val="0"/>
          <w:color w:val="auto"/>
        </w:rPr>
        <w:t>s</w:t>
      </w:r>
      <w:r>
        <w:rPr>
          <w:b w:val="0"/>
          <w:bCs w:val="0"/>
          <w:color w:val="auto"/>
        </w:rPr>
        <w:t xml:space="preserve"> during every iteration of the for-loop at the higher level.</w:t>
      </w:r>
    </w:p>
    <w:p w14:paraId="60225637" w14:textId="77777777" w:rsidR="00542AE8" w:rsidRDefault="00542AE8" w:rsidP="00542AE8">
      <w:pPr>
        <w:ind w:left="1440"/>
        <w:rPr>
          <w:b w:val="0"/>
          <w:bCs w:val="0"/>
          <w:color w:val="auto"/>
        </w:rPr>
      </w:pPr>
    </w:p>
    <w:p w14:paraId="5D103C71" w14:textId="19D327C2" w:rsidR="003E002B" w:rsidRDefault="00542AE8" w:rsidP="00542AE8">
      <w:pPr>
        <w:ind w:left="1440"/>
        <w:rPr>
          <w:b w:val="0"/>
          <w:bCs w:val="0"/>
          <w:color w:val="auto"/>
        </w:rPr>
      </w:pPr>
      <w:r>
        <w:rPr>
          <w:b w:val="0"/>
          <w:bCs w:val="0"/>
          <w:color w:val="auto"/>
        </w:rPr>
        <w:lastRenderedPageBreak/>
        <w:t xml:space="preserve">The For-Iterator should have </w:t>
      </w:r>
      <w:r w:rsidR="00126E27">
        <w:rPr>
          <w:b w:val="0"/>
          <w:bCs w:val="0"/>
          <w:color w:val="auto"/>
        </w:rPr>
        <w:t xml:space="preserve">an </w:t>
      </w:r>
      <w:r>
        <w:rPr>
          <w:b w:val="0"/>
          <w:bCs w:val="0"/>
          <w:color w:val="auto"/>
        </w:rPr>
        <w:t>iteration limit set to 1</w:t>
      </w:r>
      <w:r w:rsidRPr="00542AE8">
        <w:rPr>
          <w:noProof/>
          <w:lang w:bidi="ar-SA"/>
        </w:rPr>
        <w:t xml:space="preserve"> </w:t>
      </w:r>
      <w:r w:rsidRPr="00542AE8">
        <w:rPr>
          <w:noProof/>
          <w:color w:val="auto"/>
          <w:lang w:bidi="ar-SA"/>
        </w:rPr>
        <w:drawing>
          <wp:inline distT="0" distB="0" distL="0" distR="0" wp14:anchorId="643D630A" wp14:editId="220D5B7D">
            <wp:extent cx="5943600" cy="310959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a:extLst/>
                  </pic:spPr>
                </pic:pic>
              </a:graphicData>
            </a:graphic>
          </wp:inline>
        </w:drawing>
      </w:r>
    </w:p>
    <w:p w14:paraId="4BFD2BED" w14:textId="5FC33DAD" w:rsidR="003E002B" w:rsidRDefault="005F6D97" w:rsidP="003E002B">
      <w:pPr>
        <w:pStyle w:val="ListParagraph"/>
        <w:numPr>
          <w:ilvl w:val="0"/>
          <w:numId w:val="16"/>
        </w:numPr>
        <w:jc w:val="both"/>
        <w:rPr>
          <w:b w:val="0"/>
          <w:bCs w:val="0"/>
          <w:color w:val="auto"/>
          <w:szCs w:val="20"/>
        </w:rPr>
      </w:pPr>
      <w:r>
        <w:rPr>
          <w:b w:val="0"/>
          <w:bCs w:val="0"/>
          <w:color w:val="auto"/>
          <w:szCs w:val="20"/>
        </w:rPr>
        <w:t>In case the for-iteration is performed only for selected indices, t</w:t>
      </w:r>
      <w:r w:rsidR="003E002B" w:rsidRPr="003E002B">
        <w:rPr>
          <w:b w:val="0"/>
          <w:bCs w:val="0"/>
          <w:color w:val="auto"/>
          <w:szCs w:val="20"/>
        </w:rPr>
        <w:t>o avoid static variable generation</w:t>
      </w:r>
      <w:r w:rsidR="00D913FB">
        <w:rPr>
          <w:b w:val="0"/>
          <w:bCs w:val="0"/>
          <w:color w:val="auto"/>
          <w:szCs w:val="20"/>
        </w:rPr>
        <w:t xml:space="preserve"> in the code</w:t>
      </w:r>
      <w:r w:rsidR="003E002B" w:rsidRPr="003E002B">
        <w:rPr>
          <w:b w:val="0"/>
          <w:bCs w:val="0"/>
          <w:color w:val="auto"/>
          <w:szCs w:val="20"/>
        </w:rPr>
        <w:t xml:space="preserve"> for output assignment blocks refer the workaround mentioned in the below link.</w:t>
      </w:r>
      <w:r w:rsidR="003E002B">
        <w:rPr>
          <w:b w:val="0"/>
          <w:bCs w:val="0"/>
          <w:color w:val="auto"/>
          <w:szCs w:val="20"/>
        </w:rPr>
        <w:t xml:space="preserve"> </w:t>
      </w:r>
    </w:p>
    <w:p w14:paraId="53B4056A" w14:textId="42A1359B" w:rsidR="003E002B" w:rsidRDefault="002956AD" w:rsidP="003E002B">
      <w:pPr>
        <w:pStyle w:val="ListParagraph"/>
        <w:ind w:left="1440"/>
        <w:jc w:val="both"/>
        <w:rPr>
          <w:b w:val="0"/>
          <w:bCs w:val="0"/>
          <w:color w:val="auto"/>
          <w:szCs w:val="20"/>
        </w:rPr>
      </w:pPr>
      <w:hyperlink r:id="rId78" w:history="1">
        <w:r w:rsidR="003E002B" w:rsidRPr="00EE4D3A">
          <w:rPr>
            <w:rStyle w:val="Hyperlink"/>
            <w:b w:val="0"/>
            <w:bCs w:val="0"/>
            <w:szCs w:val="20"/>
          </w:rPr>
          <w:t>http://wabco-pe/Method_Tools/targetlink/MbSWDDocuments/Guidelines/ForLoopsAndAssignments.docx</w:t>
        </w:r>
      </w:hyperlink>
    </w:p>
    <w:p w14:paraId="7F798968" w14:textId="77777777" w:rsidR="00717B0F" w:rsidRPr="00A537DD" w:rsidRDefault="003A30AF" w:rsidP="00717B0F">
      <w:pPr>
        <w:pStyle w:val="Heading1"/>
        <w:numPr>
          <w:ilvl w:val="3"/>
          <w:numId w:val="1"/>
        </w:numPr>
        <w:ind w:right="-91"/>
        <w:jc w:val="both"/>
        <w:rPr>
          <w:color w:val="auto"/>
          <w:sz w:val="22"/>
          <w:szCs w:val="20"/>
        </w:rPr>
      </w:pPr>
      <w:bookmarkStart w:id="57" w:name="_Toc484791139"/>
      <w:r w:rsidRPr="00A537DD">
        <w:rPr>
          <w:color w:val="auto"/>
          <w:sz w:val="22"/>
          <w:szCs w:val="20"/>
        </w:rPr>
        <w:t>Explicit d</w:t>
      </w:r>
      <w:r w:rsidR="00717B0F" w:rsidRPr="00A537DD">
        <w:rPr>
          <w:color w:val="auto"/>
          <w:sz w:val="22"/>
          <w:szCs w:val="20"/>
        </w:rPr>
        <w:t>ivision by zero protection</w:t>
      </w:r>
      <w:bookmarkEnd w:id="57"/>
    </w:p>
    <w:p w14:paraId="7F798969" w14:textId="77777777" w:rsidR="003A30AF" w:rsidRPr="00AC4345" w:rsidRDefault="003A30AF" w:rsidP="003A30AF"/>
    <w:p w14:paraId="7F79896A" w14:textId="77777777" w:rsidR="003A30AF" w:rsidRPr="00AC4345" w:rsidRDefault="003A30AF" w:rsidP="003A30AF">
      <w:pPr>
        <w:pStyle w:val="ListParagraph"/>
        <w:numPr>
          <w:ilvl w:val="0"/>
          <w:numId w:val="16"/>
        </w:numPr>
        <w:jc w:val="both"/>
        <w:rPr>
          <w:b w:val="0"/>
          <w:bCs w:val="0"/>
          <w:color w:val="auto"/>
          <w:szCs w:val="20"/>
        </w:rPr>
      </w:pPr>
      <w:r w:rsidRPr="00AC4345">
        <w:rPr>
          <w:b w:val="0"/>
          <w:bCs w:val="0"/>
          <w:color w:val="auto"/>
          <w:szCs w:val="20"/>
        </w:rPr>
        <w:t>Whenever a division block is used the divisor should always be non-zero</w:t>
      </w:r>
    </w:p>
    <w:p w14:paraId="7F79896B" w14:textId="77777777" w:rsidR="003A30AF" w:rsidRPr="00AC4345" w:rsidRDefault="003A30AF" w:rsidP="003A30AF">
      <w:pPr>
        <w:pStyle w:val="ListParagraph"/>
        <w:ind w:left="1440"/>
        <w:jc w:val="both"/>
        <w:rPr>
          <w:b w:val="0"/>
          <w:bCs w:val="0"/>
          <w:color w:val="auto"/>
          <w:szCs w:val="20"/>
        </w:rPr>
      </w:pPr>
    </w:p>
    <w:p w14:paraId="6D4C336D" w14:textId="77777777" w:rsidR="007F5783" w:rsidRDefault="003A30AF" w:rsidP="003A30AF">
      <w:pPr>
        <w:pStyle w:val="ListParagraph"/>
        <w:numPr>
          <w:ilvl w:val="0"/>
          <w:numId w:val="16"/>
        </w:numPr>
        <w:jc w:val="both"/>
        <w:rPr>
          <w:b w:val="0"/>
          <w:bCs w:val="0"/>
          <w:color w:val="auto"/>
          <w:szCs w:val="20"/>
        </w:rPr>
      </w:pPr>
      <w:r w:rsidRPr="00AC4345">
        <w:rPr>
          <w:b w:val="0"/>
          <w:bCs w:val="0"/>
          <w:color w:val="auto"/>
          <w:szCs w:val="20"/>
        </w:rPr>
        <w:t>Separate implementation to achieve non-zero divisor needs to be done</w:t>
      </w:r>
      <w:r w:rsidR="007F5783">
        <w:rPr>
          <w:b w:val="0"/>
          <w:bCs w:val="0"/>
          <w:color w:val="auto"/>
          <w:szCs w:val="20"/>
        </w:rPr>
        <w:t>.</w:t>
      </w:r>
    </w:p>
    <w:p w14:paraId="6F345E73" w14:textId="77777777" w:rsidR="007F5783" w:rsidRPr="007F5783" w:rsidRDefault="007F5783" w:rsidP="007F5783">
      <w:pPr>
        <w:pStyle w:val="ListParagraph"/>
        <w:rPr>
          <w:b w:val="0"/>
          <w:bCs w:val="0"/>
          <w:color w:val="auto"/>
          <w:szCs w:val="20"/>
        </w:rPr>
      </w:pPr>
    </w:p>
    <w:p w14:paraId="7F79896C" w14:textId="0C6ED9D9" w:rsidR="003A30AF" w:rsidRDefault="007F5783" w:rsidP="007F5783">
      <w:pPr>
        <w:pStyle w:val="ListParagraph"/>
        <w:ind w:left="1440"/>
        <w:jc w:val="both"/>
        <w:rPr>
          <w:b w:val="0"/>
          <w:bCs w:val="0"/>
          <w:color w:val="auto"/>
          <w:szCs w:val="20"/>
        </w:rPr>
      </w:pPr>
      <w:r>
        <w:rPr>
          <w:b w:val="0"/>
          <w:bCs w:val="0"/>
          <w:color w:val="auto"/>
          <w:szCs w:val="20"/>
        </w:rPr>
        <w:t>An example implementation for safe division. This is available as a common library in mBSP project (</w:t>
      </w:r>
      <w:r w:rsidRPr="007F5783">
        <w:rPr>
          <w:b w:val="0"/>
          <w:bCs w:val="0"/>
          <w:color w:val="auto"/>
          <w:szCs w:val="20"/>
        </w:rPr>
        <w:t>http://170.205.207.224:7001/si/viewrevision?projectName=d:/MKS_proj/MBSP_SW_Components/D07_Design/Simulink_models/CmnFcts/SafeDivision/Lib/Lib.pj&amp;projectRevision=1.13&amp;revision=1.7&amp;selection=lib_SafeDivision.mdl</w:t>
      </w:r>
      <w:r>
        <w:rPr>
          <w:b w:val="0"/>
          <w:bCs w:val="0"/>
          <w:color w:val="auto"/>
          <w:szCs w:val="20"/>
        </w:rPr>
        <w:t>)</w:t>
      </w:r>
    </w:p>
    <w:p w14:paraId="3560122B" w14:textId="77777777" w:rsidR="005C75B7" w:rsidRPr="005C75B7" w:rsidRDefault="005C75B7" w:rsidP="005C75B7">
      <w:pPr>
        <w:pStyle w:val="ListParagraph"/>
        <w:rPr>
          <w:b w:val="0"/>
          <w:bCs w:val="0"/>
          <w:color w:val="auto"/>
          <w:szCs w:val="20"/>
        </w:rPr>
      </w:pPr>
    </w:p>
    <w:p w14:paraId="4CB420ED" w14:textId="3E3CFBA3" w:rsidR="005C75B7" w:rsidRDefault="005C75B7" w:rsidP="005C75B7">
      <w:pPr>
        <w:pStyle w:val="ListParagraph"/>
        <w:ind w:left="1440"/>
        <w:jc w:val="both"/>
        <w:rPr>
          <w:b w:val="0"/>
          <w:bCs w:val="0"/>
          <w:color w:val="auto"/>
          <w:szCs w:val="20"/>
        </w:rPr>
      </w:pPr>
      <w:r w:rsidRPr="005C75B7">
        <w:rPr>
          <w:b w:val="0"/>
          <w:bCs w:val="0"/>
          <w:noProof/>
          <w:color w:val="auto"/>
          <w:szCs w:val="20"/>
          <w:lang w:bidi="ar-SA"/>
        </w:rPr>
        <w:lastRenderedPageBreak/>
        <w:drawing>
          <wp:inline distT="0" distB="0" distL="0" distR="0" wp14:anchorId="448E61C0" wp14:editId="2548CBCF">
            <wp:extent cx="5943600" cy="2645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645410"/>
                    </a:xfrm>
                    <a:prstGeom prst="rect">
                      <a:avLst/>
                    </a:prstGeom>
                  </pic:spPr>
                </pic:pic>
              </a:graphicData>
            </a:graphic>
          </wp:inline>
        </w:drawing>
      </w:r>
    </w:p>
    <w:p w14:paraId="7A7CF41E" w14:textId="77777777" w:rsidR="007338F7" w:rsidRDefault="007338F7" w:rsidP="005C75B7">
      <w:pPr>
        <w:pStyle w:val="ListParagraph"/>
        <w:ind w:left="1440"/>
        <w:jc w:val="both"/>
        <w:rPr>
          <w:b w:val="0"/>
          <w:bCs w:val="0"/>
          <w:color w:val="auto"/>
          <w:szCs w:val="20"/>
        </w:rPr>
      </w:pPr>
    </w:p>
    <w:p w14:paraId="7F79896D" w14:textId="449740BB" w:rsidR="003A30AF" w:rsidRDefault="007338F7" w:rsidP="007338F7">
      <w:pPr>
        <w:pStyle w:val="ListParagraph"/>
        <w:numPr>
          <w:ilvl w:val="0"/>
          <w:numId w:val="16"/>
        </w:numPr>
        <w:jc w:val="both"/>
        <w:rPr>
          <w:b w:val="0"/>
          <w:bCs w:val="0"/>
          <w:color w:val="auto"/>
          <w:szCs w:val="20"/>
        </w:rPr>
      </w:pPr>
      <w:r>
        <w:rPr>
          <w:b w:val="0"/>
          <w:bCs w:val="0"/>
          <w:color w:val="auto"/>
          <w:szCs w:val="20"/>
        </w:rPr>
        <w:t>Make sure the “Protection against division-by-zero” is unchecked in the TL divide block properties if it is handled explicitly. This is avoid generation additional code by TargetLink.</w:t>
      </w:r>
    </w:p>
    <w:p w14:paraId="60710B5B" w14:textId="77777777" w:rsidR="007338F7" w:rsidRPr="007338F7" w:rsidRDefault="007338F7" w:rsidP="007338F7">
      <w:pPr>
        <w:pStyle w:val="ListParagraph"/>
        <w:numPr>
          <w:ilvl w:val="0"/>
          <w:numId w:val="16"/>
        </w:numPr>
        <w:jc w:val="both"/>
        <w:rPr>
          <w:b w:val="0"/>
          <w:bCs w:val="0"/>
          <w:color w:val="auto"/>
          <w:szCs w:val="20"/>
        </w:rPr>
      </w:pPr>
    </w:p>
    <w:p w14:paraId="7F79896E" w14:textId="77777777" w:rsidR="003A30AF" w:rsidRPr="00AC4345" w:rsidRDefault="003A30AF" w:rsidP="003A30AF">
      <w:pPr>
        <w:pStyle w:val="ListParagraph"/>
        <w:ind w:left="1440"/>
        <w:jc w:val="both"/>
        <w:rPr>
          <w:b w:val="0"/>
          <w:bCs w:val="0"/>
          <w:color w:val="auto"/>
          <w:szCs w:val="20"/>
        </w:rPr>
      </w:pPr>
      <w:r w:rsidRPr="00AC4345">
        <w:rPr>
          <w:b w:val="0"/>
          <w:bCs w:val="0"/>
          <w:color w:val="auto"/>
          <w:szCs w:val="20"/>
        </w:rPr>
        <w:t>Refer the below link for more explanation:</w:t>
      </w:r>
    </w:p>
    <w:p w14:paraId="7F798970" w14:textId="05AD9A9B" w:rsidR="008E715C" w:rsidRDefault="002956AD" w:rsidP="0067776D">
      <w:pPr>
        <w:pStyle w:val="ListParagraph"/>
        <w:ind w:left="1440"/>
        <w:jc w:val="both"/>
        <w:rPr>
          <w:rStyle w:val="Hyperlink"/>
          <w:b w:val="0"/>
          <w:bCs w:val="0"/>
          <w:szCs w:val="20"/>
        </w:rPr>
      </w:pPr>
      <w:hyperlink r:id="rId80" w:anchor="division_by_zero" w:history="1">
        <w:r w:rsidR="003A30AF" w:rsidRPr="00AC4345">
          <w:rPr>
            <w:rStyle w:val="Hyperlink"/>
            <w:b w:val="0"/>
            <w:bCs w:val="0"/>
            <w:szCs w:val="20"/>
          </w:rPr>
          <w:t>http://wdesxwiki/dokuwiki/doku.php?id=process:mbe:sl_bestpractises#division_by_zero</w:t>
        </w:r>
      </w:hyperlink>
    </w:p>
    <w:p w14:paraId="2DAC87D1" w14:textId="77777777" w:rsidR="007338F7" w:rsidRDefault="007338F7" w:rsidP="0067776D">
      <w:pPr>
        <w:pStyle w:val="ListParagraph"/>
        <w:ind w:left="1440"/>
        <w:jc w:val="both"/>
        <w:rPr>
          <w:rStyle w:val="Hyperlink"/>
          <w:b w:val="0"/>
          <w:bCs w:val="0"/>
          <w:szCs w:val="20"/>
        </w:rPr>
      </w:pPr>
    </w:p>
    <w:p w14:paraId="482D497B" w14:textId="77777777" w:rsidR="007338F7" w:rsidRDefault="007338F7" w:rsidP="0067776D">
      <w:pPr>
        <w:pStyle w:val="ListParagraph"/>
        <w:ind w:left="1440"/>
        <w:jc w:val="both"/>
        <w:rPr>
          <w:rStyle w:val="Hyperlink"/>
          <w:b w:val="0"/>
          <w:bCs w:val="0"/>
          <w:szCs w:val="20"/>
        </w:rPr>
      </w:pPr>
    </w:p>
    <w:p w14:paraId="7010E94C" w14:textId="77777777" w:rsidR="0067776D" w:rsidRDefault="0067776D" w:rsidP="0067776D">
      <w:pPr>
        <w:pStyle w:val="ListParagraph"/>
        <w:ind w:left="1440"/>
        <w:jc w:val="both"/>
        <w:rPr>
          <w:rStyle w:val="Hyperlink"/>
          <w:b w:val="0"/>
          <w:bCs w:val="0"/>
          <w:szCs w:val="20"/>
        </w:rPr>
      </w:pPr>
    </w:p>
    <w:p w14:paraId="7F798971" w14:textId="77777777" w:rsidR="005762F7" w:rsidRDefault="005762F7" w:rsidP="005762F7">
      <w:pPr>
        <w:pStyle w:val="Heading1"/>
        <w:numPr>
          <w:ilvl w:val="3"/>
          <w:numId w:val="1"/>
        </w:numPr>
        <w:ind w:right="-91"/>
        <w:jc w:val="both"/>
        <w:rPr>
          <w:color w:val="auto"/>
          <w:sz w:val="22"/>
          <w:szCs w:val="20"/>
        </w:rPr>
      </w:pPr>
      <w:bookmarkStart w:id="58" w:name="_Toc459724399"/>
      <w:bookmarkStart w:id="59" w:name="_Toc460414329"/>
      <w:bookmarkStart w:id="60" w:name="_Toc484791140"/>
      <w:r>
        <w:rPr>
          <w:color w:val="auto"/>
          <w:sz w:val="22"/>
          <w:szCs w:val="20"/>
        </w:rPr>
        <w:t>Float Comparison</w:t>
      </w:r>
      <w:bookmarkEnd w:id="58"/>
      <w:bookmarkEnd w:id="59"/>
      <w:bookmarkEnd w:id="60"/>
    </w:p>
    <w:p w14:paraId="7F798972" w14:textId="77777777" w:rsidR="005762F7" w:rsidRPr="009923D0" w:rsidRDefault="005762F7" w:rsidP="005762F7"/>
    <w:p w14:paraId="7F798973" w14:textId="77777777" w:rsidR="005762F7" w:rsidRPr="00D54235" w:rsidRDefault="007D08B5" w:rsidP="005762F7">
      <w:pPr>
        <w:numPr>
          <w:ilvl w:val="0"/>
          <w:numId w:val="6"/>
        </w:numPr>
        <w:ind w:right="-91"/>
        <w:jc w:val="both"/>
        <w:rPr>
          <w:b w:val="0"/>
          <w:bCs w:val="0"/>
          <w:color w:val="auto"/>
        </w:rPr>
      </w:pPr>
      <w:r w:rsidRPr="00D54235">
        <w:rPr>
          <w:b w:val="0"/>
          <w:bCs w:val="0"/>
          <w:color w:val="auto"/>
        </w:rPr>
        <w:t>E</w:t>
      </w:r>
      <w:r w:rsidR="005762F7" w:rsidRPr="00D54235">
        <w:rPr>
          <w:b w:val="0"/>
          <w:bCs w:val="0"/>
          <w:color w:val="auto"/>
        </w:rPr>
        <w:t xml:space="preserve">quality and inequality comparison operators </w:t>
      </w:r>
      <w:r w:rsidRPr="00D54235">
        <w:rPr>
          <w:b w:val="0"/>
          <w:bCs w:val="0"/>
          <w:color w:val="auto"/>
        </w:rPr>
        <w:t xml:space="preserve">shall not be used </w:t>
      </w:r>
      <w:r w:rsidR="005762F7" w:rsidRPr="00D54235">
        <w:rPr>
          <w:b w:val="0"/>
          <w:bCs w:val="0"/>
          <w:color w:val="auto"/>
        </w:rPr>
        <w:t xml:space="preserve">for float signals. Since IEEE 754 32 bit floating point algorithm </w:t>
      </w:r>
      <w:r w:rsidR="00D54235" w:rsidRPr="00D54235">
        <w:rPr>
          <w:b w:val="0"/>
          <w:bCs w:val="0"/>
          <w:color w:val="auto"/>
        </w:rPr>
        <w:t xml:space="preserve">is used </w:t>
      </w:r>
      <w:r w:rsidR="005762F7" w:rsidRPr="00D54235">
        <w:rPr>
          <w:b w:val="0"/>
          <w:bCs w:val="0"/>
          <w:color w:val="auto"/>
        </w:rPr>
        <w:t>for storing the floating point numbers in software, some of the numbers(fractions, large whole numbers etc.) are not exactly representable, hence for floating point values the exact equali</w:t>
      </w:r>
      <w:r w:rsidR="00D54235" w:rsidRPr="00D54235">
        <w:rPr>
          <w:b w:val="0"/>
          <w:bCs w:val="0"/>
          <w:color w:val="auto"/>
        </w:rPr>
        <w:t>ty/inequality cannot be checked. I</w:t>
      </w:r>
      <w:r w:rsidR="005762F7" w:rsidRPr="00D54235">
        <w:rPr>
          <w:b w:val="0"/>
          <w:bCs w:val="0"/>
          <w:color w:val="auto"/>
        </w:rPr>
        <w:t xml:space="preserve">t will result in unpredictable comparison results. </w:t>
      </w:r>
    </w:p>
    <w:p w14:paraId="7F798974" w14:textId="77777777" w:rsidR="005762F7" w:rsidRDefault="005762F7" w:rsidP="005762F7">
      <w:pPr>
        <w:ind w:left="1440" w:right="-91"/>
        <w:jc w:val="both"/>
        <w:rPr>
          <w:b w:val="0"/>
          <w:bCs w:val="0"/>
          <w:color w:val="auto"/>
        </w:rPr>
      </w:pPr>
    </w:p>
    <w:p w14:paraId="7F798975" w14:textId="77777777" w:rsidR="005762F7" w:rsidRDefault="005762F7" w:rsidP="005762F7">
      <w:pPr>
        <w:numPr>
          <w:ilvl w:val="0"/>
          <w:numId w:val="6"/>
        </w:numPr>
        <w:ind w:right="-91"/>
        <w:jc w:val="both"/>
        <w:rPr>
          <w:b w:val="0"/>
          <w:bCs w:val="0"/>
          <w:color w:val="auto"/>
        </w:rPr>
      </w:pPr>
      <w:r>
        <w:rPr>
          <w:b w:val="0"/>
          <w:bCs w:val="0"/>
          <w:color w:val="auto"/>
        </w:rPr>
        <w:t>S</w:t>
      </w:r>
      <w:r w:rsidRPr="007F1A3A">
        <w:rPr>
          <w:b w:val="0"/>
          <w:bCs w:val="0"/>
          <w:color w:val="auto"/>
        </w:rPr>
        <w:t xml:space="preserve">tatic code analysis tool like </w:t>
      </w:r>
      <w:r w:rsidRPr="007E1CEA">
        <w:rPr>
          <w:bCs w:val="0"/>
          <w:color w:val="auto"/>
        </w:rPr>
        <w:t>QAC</w:t>
      </w:r>
      <w:r>
        <w:rPr>
          <w:b w:val="0"/>
          <w:bCs w:val="0"/>
          <w:color w:val="auto"/>
        </w:rPr>
        <w:t xml:space="preserve">, </w:t>
      </w:r>
      <w:r w:rsidRPr="007E1CEA">
        <w:rPr>
          <w:bCs w:val="0"/>
          <w:color w:val="auto"/>
        </w:rPr>
        <w:t>Polyspace</w:t>
      </w:r>
      <w:r w:rsidRPr="007F1A3A">
        <w:rPr>
          <w:b w:val="0"/>
          <w:bCs w:val="0"/>
          <w:color w:val="auto"/>
        </w:rPr>
        <w:t xml:space="preserve"> will report </w:t>
      </w:r>
      <w:r>
        <w:rPr>
          <w:b w:val="0"/>
          <w:bCs w:val="0"/>
          <w:color w:val="auto"/>
        </w:rPr>
        <w:t>warnings for the generated code for float equality/inequality comparisons.</w:t>
      </w:r>
    </w:p>
    <w:p w14:paraId="7F798976" w14:textId="77777777" w:rsidR="005762F7" w:rsidRDefault="005762F7" w:rsidP="005762F7">
      <w:pPr>
        <w:ind w:right="-91"/>
        <w:jc w:val="both"/>
        <w:rPr>
          <w:b w:val="0"/>
          <w:bCs w:val="0"/>
          <w:color w:val="auto"/>
        </w:rPr>
      </w:pPr>
    </w:p>
    <w:p w14:paraId="7F798977" w14:textId="77777777" w:rsidR="005762F7" w:rsidRPr="007F1A3A" w:rsidRDefault="005762F7" w:rsidP="005762F7">
      <w:pPr>
        <w:ind w:left="1440" w:right="-91"/>
        <w:jc w:val="both"/>
        <w:rPr>
          <w:b w:val="0"/>
          <w:bCs w:val="0"/>
          <w:color w:val="auto"/>
        </w:rPr>
      </w:pPr>
      <w:r>
        <w:rPr>
          <w:b w:val="0"/>
          <w:bCs w:val="0"/>
          <w:color w:val="auto"/>
        </w:rPr>
        <w:t xml:space="preserve">For example: Value 0.7 is not representable in 32-bit IEEE 754 floating point format. It will be stored in software as </w:t>
      </w:r>
      <w:r w:rsidRPr="007F1A3A">
        <w:rPr>
          <w:b w:val="0"/>
          <w:bCs w:val="0"/>
          <w:color w:val="auto"/>
        </w:rPr>
        <w:t>0.699999988079071</w:t>
      </w:r>
      <w:r>
        <w:rPr>
          <w:b w:val="0"/>
          <w:bCs w:val="0"/>
          <w:color w:val="auto"/>
        </w:rPr>
        <w:t xml:space="preserve">.Same is the case for large whole numbers i.e. the value </w:t>
      </w:r>
      <w:r w:rsidRPr="00806FAC">
        <w:rPr>
          <w:b w:val="0"/>
          <w:bCs w:val="0"/>
          <w:color w:val="auto"/>
        </w:rPr>
        <w:t>129999997</w:t>
      </w:r>
      <w:r>
        <w:rPr>
          <w:b w:val="0"/>
          <w:bCs w:val="0"/>
          <w:color w:val="auto"/>
        </w:rPr>
        <w:t xml:space="preserve"> will be stored as 130000000.</w:t>
      </w:r>
    </w:p>
    <w:p w14:paraId="7F798978" w14:textId="77777777" w:rsidR="005762F7" w:rsidRDefault="005762F7" w:rsidP="005762F7">
      <w:pPr>
        <w:ind w:right="-91"/>
        <w:jc w:val="both"/>
        <w:rPr>
          <w:b w:val="0"/>
          <w:bCs w:val="0"/>
          <w:color w:val="auto"/>
        </w:rPr>
      </w:pPr>
      <w:r>
        <w:rPr>
          <w:b w:val="0"/>
          <w:bCs w:val="0"/>
          <w:color w:val="auto"/>
        </w:rPr>
        <w:tab/>
      </w:r>
      <w:r>
        <w:rPr>
          <w:b w:val="0"/>
          <w:bCs w:val="0"/>
          <w:color w:val="auto"/>
        </w:rPr>
        <w:tab/>
      </w:r>
      <w:r>
        <w:rPr>
          <w:b w:val="0"/>
          <w:bCs w:val="0"/>
          <w:noProof/>
          <w:color w:val="auto"/>
          <w:lang w:bidi="ar-SA"/>
        </w:rPr>
        <w:drawing>
          <wp:inline distT="0" distB="0" distL="0" distR="0" wp14:anchorId="7F798C3B" wp14:editId="7F798C3C">
            <wp:extent cx="5074920" cy="1432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1432560"/>
                    </a:xfrm>
                    <a:prstGeom prst="rect">
                      <a:avLst/>
                    </a:prstGeom>
                    <a:noFill/>
                    <a:ln>
                      <a:noFill/>
                    </a:ln>
                  </pic:spPr>
                </pic:pic>
              </a:graphicData>
            </a:graphic>
          </wp:inline>
        </w:drawing>
      </w:r>
    </w:p>
    <w:p w14:paraId="7F798979" w14:textId="77777777" w:rsidR="005762F7" w:rsidRPr="007E1CEA" w:rsidRDefault="005762F7" w:rsidP="005762F7">
      <w:pPr>
        <w:ind w:right="-91"/>
        <w:jc w:val="both"/>
        <w:rPr>
          <w:bCs w:val="0"/>
          <w:color w:val="auto"/>
        </w:rPr>
      </w:pPr>
      <w:r>
        <w:rPr>
          <w:b w:val="0"/>
          <w:bCs w:val="0"/>
          <w:color w:val="auto"/>
        </w:rPr>
        <w:tab/>
      </w:r>
      <w:r>
        <w:rPr>
          <w:b w:val="0"/>
          <w:bCs w:val="0"/>
          <w:color w:val="auto"/>
        </w:rPr>
        <w:tab/>
      </w:r>
      <w:r w:rsidRPr="007E1CEA">
        <w:rPr>
          <w:bCs w:val="0"/>
          <w:color w:val="auto"/>
        </w:rPr>
        <w:t>Floating point equality can be checked as</w:t>
      </w:r>
      <w:r>
        <w:rPr>
          <w:bCs w:val="0"/>
          <w:color w:val="auto"/>
        </w:rPr>
        <w:t>:</w:t>
      </w:r>
    </w:p>
    <w:p w14:paraId="7F79897A" w14:textId="77777777" w:rsidR="005762F7" w:rsidRDefault="005762F7" w:rsidP="005762F7">
      <w:pPr>
        <w:ind w:right="-91"/>
        <w:jc w:val="both"/>
        <w:rPr>
          <w:b w:val="0"/>
          <w:bCs w:val="0"/>
          <w:color w:val="auto"/>
        </w:rPr>
      </w:pPr>
      <w:r>
        <w:rPr>
          <w:b w:val="0"/>
          <w:bCs w:val="0"/>
          <w:color w:val="auto"/>
        </w:rPr>
        <w:lastRenderedPageBreak/>
        <w:t xml:space="preserve">                     </w:t>
      </w:r>
      <w:r>
        <w:rPr>
          <w:b w:val="0"/>
          <w:bCs w:val="0"/>
          <w:color w:val="auto"/>
        </w:rPr>
        <w:tab/>
      </w:r>
      <w:r>
        <w:rPr>
          <w:b w:val="0"/>
          <w:bCs w:val="0"/>
          <w:color w:val="auto"/>
        </w:rPr>
        <w:tab/>
      </w:r>
      <w:r w:rsidRPr="004C34DC">
        <w:rPr>
          <w:b w:val="0"/>
          <w:bCs w:val="0"/>
          <w:noProof/>
          <w:color w:val="auto"/>
          <w:lang w:bidi="ar-SA"/>
        </w:rPr>
        <w:drawing>
          <wp:inline distT="0" distB="0" distL="0" distR="0" wp14:anchorId="7F798C3D" wp14:editId="7F798C3E">
            <wp:extent cx="3856054" cy="1348857"/>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56054" cy="1348857"/>
                    </a:xfrm>
                    <a:prstGeom prst="rect">
                      <a:avLst/>
                    </a:prstGeom>
                  </pic:spPr>
                </pic:pic>
              </a:graphicData>
            </a:graphic>
          </wp:inline>
        </w:drawing>
      </w:r>
    </w:p>
    <w:p w14:paraId="7F79897B" w14:textId="77777777" w:rsidR="005762F7" w:rsidRPr="007E1CEA" w:rsidRDefault="005762F7" w:rsidP="005762F7">
      <w:pPr>
        <w:ind w:left="720" w:right="-91" w:firstLine="720"/>
        <w:jc w:val="both"/>
        <w:rPr>
          <w:bCs w:val="0"/>
          <w:color w:val="auto"/>
        </w:rPr>
      </w:pPr>
      <w:r w:rsidRPr="007E1CEA">
        <w:rPr>
          <w:bCs w:val="0"/>
          <w:color w:val="auto"/>
        </w:rPr>
        <w:t>Floating point inequality can be checked as</w:t>
      </w:r>
      <w:r>
        <w:rPr>
          <w:bCs w:val="0"/>
          <w:color w:val="auto"/>
        </w:rPr>
        <w:t>:</w:t>
      </w:r>
    </w:p>
    <w:p w14:paraId="7F79897C" w14:textId="77777777" w:rsidR="005762F7" w:rsidRDefault="005762F7" w:rsidP="005762F7">
      <w:pPr>
        <w:ind w:right="-91"/>
        <w:jc w:val="both"/>
        <w:rPr>
          <w:b w:val="0"/>
          <w:bCs w:val="0"/>
          <w:color w:val="auto"/>
        </w:rPr>
      </w:pPr>
      <w:r>
        <w:rPr>
          <w:b w:val="0"/>
          <w:bCs w:val="0"/>
          <w:color w:val="auto"/>
        </w:rPr>
        <w:t xml:space="preserve">                                     </w:t>
      </w:r>
      <w:r w:rsidRPr="00824DB4">
        <w:rPr>
          <w:b w:val="0"/>
          <w:bCs w:val="0"/>
          <w:noProof/>
          <w:color w:val="auto"/>
          <w:lang w:bidi="ar-SA"/>
        </w:rPr>
        <w:drawing>
          <wp:inline distT="0" distB="0" distL="0" distR="0" wp14:anchorId="7F798C3F" wp14:editId="7F798C40">
            <wp:extent cx="3970364" cy="138696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970364" cy="1386960"/>
                    </a:xfrm>
                    <a:prstGeom prst="rect">
                      <a:avLst/>
                    </a:prstGeom>
                  </pic:spPr>
                </pic:pic>
              </a:graphicData>
            </a:graphic>
          </wp:inline>
        </w:drawing>
      </w:r>
    </w:p>
    <w:p w14:paraId="7F79897D" w14:textId="77777777" w:rsidR="00C25FEA" w:rsidRDefault="00D54235" w:rsidP="005762F7">
      <w:pPr>
        <w:pStyle w:val="ListParagraph"/>
        <w:ind w:left="1499" w:right="-91"/>
        <w:jc w:val="both"/>
        <w:rPr>
          <w:b w:val="0"/>
          <w:bCs w:val="0"/>
          <w:color w:val="auto"/>
        </w:rPr>
      </w:pPr>
      <w:r>
        <w:rPr>
          <w:b w:val="0"/>
          <w:bCs w:val="0"/>
          <w:color w:val="auto"/>
        </w:rPr>
        <w:t>For equality comparisons, c</w:t>
      </w:r>
      <w:r w:rsidR="005762F7" w:rsidRPr="00C25FEA">
        <w:rPr>
          <w:b w:val="0"/>
          <w:bCs w:val="0"/>
          <w:color w:val="auto"/>
        </w:rPr>
        <w:t>hoosing the constant value 0.00001 in the above model shall be based on the precisi</w:t>
      </w:r>
      <w:r>
        <w:rPr>
          <w:b w:val="0"/>
          <w:bCs w:val="0"/>
          <w:color w:val="auto"/>
        </w:rPr>
        <w:t>on required for the comparison.</w:t>
      </w:r>
    </w:p>
    <w:p w14:paraId="7F79897E" w14:textId="77777777" w:rsidR="005762F7" w:rsidRDefault="005762F7" w:rsidP="005762F7">
      <w:pPr>
        <w:pStyle w:val="ListParagraph"/>
        <w:ind w:left="1499" w:right="-91"/>
        <w:jc w:val="both"/>
        <w:rPr>
          <w:b w:val="0"/>
          <w:bCs w:val="0"/>
          <w:color w:val="auto"/>
          <w:szCs w:val="20"/>
        </w:rPr>
      </w:pPr>
      <w:r w:rsidRPr="00C25FEA">
        <w:rPr>
          <w:b w:val="0"/>
          <w:bCs w:val="0"/>
          <w:color w:val="auto"/>
          <w:szCs w:val="20"/>
        </w:rPr>
        <w:t xml:space="preserve">Some of the fractions can be exactly representable in float64 (SL type: double) but not in float32. Since in Simulink floating point numbers are represented using float64 (double) but in TargerLink floating point numbers are </w:t>
      </w:r>
      <w:r w:rsidR="00A041DC">
        <w:rPr>
          <w:b w:val="0"/>
          <w:bCs w:val="0"/>
          <w:color w:val="auto"/>
          <w:szCs w:val="20"/>
        </w:rPr>
        <w:t xml:space="preserve">generally </w:t>
      </w:r>
      <w:r w:rsidRPr="00C25FEA">
        <w:rPr>
          <w:b w:val="0"/>
          <w:bCs w:val="0"/>
          <w:color w:val="auto"/>
          <w:szCs w:val="20"/>
        </w:rPr>
        <w:t>repre</w:t>
      </w:r>
      <w:r w:rsidR="00A041DC">
        <w:rPr>
          <w:b w:val="0"/>
          <w:bCs w:val="0"/>
          <w:color w:val="auto"/>
          <w:szCs w:val="20"/>
        </w:rPr>
        <w:t>sented using float32, this may result in MI</w:t>
      </w:r>
      <w:r w:rsidRPr="00C25FEA">
        <w:rPr>
          <w:b w:val="0"/>
          <w:bCs w:val="0"/>
          <w:color w:val="auto"/>
          <w:szCs w:val="20"/>
        </w:rPr>
        <w:t>L/SI</w:t>
      </w:r>
      <w:r w:rsidR="00A041DC">
        <w:rPr>
          <w:b w:val="0"/>
          <w:bCs w:val="0"/>
          <w:color w:val="auto"/>
          <w:szCs w:val="20"/>
        </w:rPr>
        <w:t xml:space="preserve">L mismatch. To avoid failures in back-to-back tests </w:t>
      </w:r>
      <w:r w:rsidRPr="00C25FEA">
        <w:rPr>
          <w:b w:val="0"/>
          <w:bCs w:val="0"/>
          <w:color w:val="auto"/>
          <w:szCs w:val="20"/>
        </w:rPr>
        <w:t xml:space="preserve">always choose a fraction value </w:t>
      </w:r>
      <w:r w:rsidR="00A041DC">
        <w:rPr>
          <w:b w:val="0"/>
          <w:bCs w:val="0"/>
          <w:color w:val="auto"/>
          <w:szCs w:val="20"/>
        </w:rPr>
        <w:t>that</w:t>
      </w:r>
      <w:r w:rsidRPr="00C25FEA">
        <w:rPr>
          <w:b w:val="0"/>
          <w:bCs w:val="0"/>
          <w:color w:val="auto"/>
          <w:szCs w:val="20"/>
        </w:rPr>
        <w:t xml:space="preserve"> can be representable in both format, by adding a little offset (like 0.0000001) to the fractions.</w:t>
      </w:r>
    </w:p>
    <w:p w14:paraId="7F79897F" w14:textId="77777777" w:rsidR="00A5377A" w:rsidRDefault="00A5377A" w:rsidP="005762F7">
      <w:pPr>
        <w:pStyle w:val="ListParagraph"/>
        <w:ind w:left="1499" w:right="-91"/>
        <w:jc w:val="both"/>
        <w:rPr>
          <w:b w:val="0"/>
          <w:bCs w:val="0"/>
          <w:color w:val="auto"/>
          <w:szCs w:val="20"/>
        </w:rPr>
      </w:pPr>
    </w:p>
    <w:p w14:paraId="7F798980" w14:textId="77777777" w:rsidR="00A5377A" w:rsidRPr="00C25FEA" w:rsidRDefault="00A5377A" w:rsidP="005762F7">
      <w:pPr>
        <w:pStyle w:val="ListParagraph"/>
        <w:ind w:left="1499" w:right="-91"/>
        <w:jc w:val="both"/>
        <w:rPr>
          <w:b w:val="0"/>
          <w:bCs w:val="0"/>
          <w:color w:val="auto"/>
          <w:szCs w:val="20"/>
        </w:rPr>
      </w:pPr>
    </w:p>
    <w:p w14:paraId="7F798981" w14:textId="77777777" w:rsidR="00326D49" w:rsidRPr="00A537DD" w:rsidRDefault="00326D49" w:rsidP="00326D49">
      <w:pPr>
        <w:pStyle w:val="Heading1"/>
        <w:numPr>
          <w:ilvl w:val="3"/>
          <w:numId w:val="1"/>
        </w:numPr>
        <w:ind w:right="-91"/>
        <w:jc w:val="both"/>
        <w:rPr>
          <w:color w:val="auto"/>
          <w:sz w:val="22"/>
          <w:szCs w:val="20"/>
        </w:rPr>
      </w:pPr>
      <w:bookmarkStart w:id="61" w:name="_Toc484791141"/>
      <w:r w:rsidRPr="00A537DD">
        <w:rPr>
          <w:color w:val="auto"/>
          <w:sz w:val="22"/>
          <w:szCs w:val="20"/>
        </w:rPr>
        <w:t>Proper handling of counter overflows or underflows</w:t>
      </w:r>
      <w:bookmarkEnd w:id="61"/>
    </w:p>
    <w:p w14:paraId="7F798982" w14:textId="77777777" w:rsidR="00326D49" w:rsidRPr="00AC4345" w:rsidRDefault="00326D49" w:rsidP="00326D49">
      <w:pPr>
        <w:ind w:left="720"/>
      </w:pPr>
    </w:p>
    <w:p w14:paraId="7F798983" w14:textId="77777777" w:rsidR="00326D49" w:rsidRPr="007D08B5" w:rsidRDefault="00326D49" w:rsidP="00326D49">
      <w:pPr>
        <w:pStyle w:val="ListParagraph"/>
        <w:numPr>
          <w:ilvl w:val="0"/>
          <w:numId w:val="16"/>
        </w:numPr>
        <w:jc w:val="both"/>
        <w:rPr>
          <w:b w:val="0"/>
          <w:bCs w:val="0"/>
          <w:color w:val="auto"/>
          <w:szCs w:val="20"/>
        </w:rPr>
      </w:pPr>
      <w:r w:rsidRPr="007D08B5">
        <w:rPr>
          <w:b w:val="0"/>
          <w:bCs w:val="0"/>
          <w:color w:val="auto"/>
          <w:szCs w:val="20"/>
        </w:rPr>
        <w:t xml:space="preserve">Counters implemented in Simulink or </w:t>
      </w:r>
      <w:r w:rsidR="008E4FB0" w:rsidRPr="007D08B5">
        <w:rPr>
          <w:b w:val="0"/>
          <w:bCs w:val="0"/>
          <w:color w:val="auto"/>
          <w:szCs w:val="20"/>
        </w:rPr>
        <w:t>Stateflow</w:t>
      </w:r>
      <w:r w:rsidRPr="007D08B5">
        <w:rPr>
          <w:b w:val="0"/>
          <w:bCs w:val="0"/>
          <w:color w:val="auto"/>
          <w:szCs w:val="20"/>
        </w:rPr>
        <w:t xml:space="preserve"> shall be implemented with a</w:t>
      </w:r>
      <w:r w:rsidR="00D74815">
        <w:rPr>
          <w:b w:val="0"/>
          <w:bCs w:val="0"/>
          <w:color w:val="auto"/>
          <w:szCs w:val="20"/>
        </w:rPr>
        <w:t>n explicit</w:t>
      </w:r>
      <w:r w:rsidRPr="007D08B5">
        <w:rPr>
          <w:b w:val="0"/>
          <w:bCs w:val="0"/>
          <w:color w:val="auto"/>
          <w:szCs w:val="20"/>
        </w:rPr>
        <w:t xml:space="preserve"> logic to take care of overflows or underflows</w:t>
      </w:r>
    </w:p>
    <w:p w14:paraId="7F798984" w14:textId="77777777" w:rsidR="00326D49" w:rsidRPr="00AC4345" w:rsidRDefault="00326D49" w:rsidP="00943481">
      <w:pPr>
        <w:pStyle w:val="ListParagraph"/>
        <w:ind w:left="1440"/>
        <w:jc w:val="both"/>
        <w:rPr>
          <w:b w:val="0"/>
          <w:bCs w:val="0"/>
          <w:color w:val="auto"/>
          <w:szCs w:val="20"/>
        </w:rPr>
      </w:pPr>
    </w:p>
    <w:p w14:paraId="7F798985" w14:textId="77777777" w:rsidR="004455F6" w:rsidRPr="00A73660" w:rsidRDefault="004455F6" w:rsidP="00943481">
      <w:pPr>
        <w:pStyle w:val="Heading1"/>
        <w:numPr>
          <w:ilvl w:val="3"/>
          <w:numId w:val="1"/>
        </w:numPr>
        <w:ind w:right="-91"/>
        <w:jc w:val="both"/>
        <w:rPr>
          <w:color w:val="auto"/>
          <w:sz w:val="22"/>
          <w:szCs w:val="20"/>
        </w:rPr>
      </w:pPr>
      <w:bookmarkStart w:id="62" w:name="_Toc484791142"/>
      <w:r w:rsidRPr="00A73660">
        <w:rPr>
          <w:color w:val="auto"/>
          <w:sz w:val="22"/>
          <w:szCs w:val="20"/>
        </w:rPr>
        <w:t>Creation of module test environment</w:t>
      </w:r>
      <w:bookmarkEnd w:id="62"/>
    </w:p>
    <w:p w14:paraId="7F798986" w14:textId="77777777" w:rsidR="000F566B" w:rsidRPr="00AC4345" w:rsidRDefault="00A73660" w:rsidP="00943481">
      <w:pPr>
        <w:numPr>
          <w:ilvl w:val="0"/>
          <w:numId w:val="13"/>
        </w:numPr>
        <w:ind w:right="-91"/>
        <w:jc w:val="both"/>
        <w:rPr>
          <w:b w:val="0"/>
          <w:bCs w:val="0"/>
          <w:color w:val="auto"/>
        </w:rPr>
      </w:pPr>
      <w:r>
        <w:rPr>
          <w:b w:val="0"/>
          <w:bCs w:val="0"/>
          <w:color w:val="auto"/>
        </w:rPr>
        <w:t>A test environment shall be created f</w:t>
      </w:r>
      <w:r w:rsidR="000F566B" w:rsidRPr="00AC4345">
        <w:rPr>
          <w:b w:val="0"/>
          <w:bCs w:val="0"/>
          <w:color w:val="auto"/>
        </w:rPr>
        <w:t>or the module level library for compilation, testing of the module. The same test environment will be used until MIL-SIL testing.</w:t>
      </w:r>
    </w:p>
    <w:p w14:paraId="7F798987" w14:textId="77777777" w:rsidR="001F075E" w:rsidRPr="00AC4345" w:rsidRDefault="001F075E" w:rsidP="00943481">
      <w:pPr>
        <w:ind w:left="1440" w:right="-91"/>
        <w:jc w:val="both"/>
        <w:rPr>
          <w:b w:val="0"/>
          <w:bCs w:val="0"/>
          <w:color w:val="auto"/>
        </w:rPr>
      </w:pPr>
    </w:p>
    <w:p w14:paraId="7F798988" w14:textId="77777777" w:rsidR="001F075E" w:rsidRPr="00AC4345" w:rsidRDefault="001F075E" w:rsidP="00943481">
      <w:pPr>
        <w:numPr>
          <w:ilvl w:val="0"/>
          <w:numId w:val="13"/>
        </w:numPr>
        <w:ind w:right="-91"/>
        <w:jc w:val="both"/>
        <w:rPr>
          <w:b w:val="0"/>
          <w:bCs w:val="0"/>
          <w:color w:val="auto"/>
        </w:rPr>
      </w:pPr>
      <w:r w:rsidRPr="00AC4345">
        <w:rPr>
          <w:b w:val="0"/>
          <w:bCs w:val="0"/>
          <w:color w:val="auto"/>
        </w:rPr>
        <w:t>Scripts are available to generate test environment model from Library models</w:t>
      </w:r>
      <w:r w:rsidR="003477D7" w:rsidRPr="00AC4345">
        <w:rPr>
          <w:b w:val="0"/>
          <w:bCs w:val="0"/>
          <w:color w:val="auto"/>
        </w:rPr>
        <w:t>. Refer the below link for the scripts.</w:t>
      </w:r>
    </w:p>
    <w:p w14:paraId="7F798989" w14:textId="77777777" w:rsidR="001F075E" w:rsidRPr="00AC4345" w:rsidRDefault="001F075E" w:rsidP="00943481">
      <w:pPr>
        <w:ind w:right="-91"/>
        <w:jc w:val="both"/>
        <w:rPr>
          <w:rFonts w:cs="Mangal"/>
          <w:b w:val="0"/>
          <w:bCs w:val="0"/>
          <w:color w:val="002060"/>
        </w:rPr>
      </w:pPr>
    </w:p>
    <w:p w14:paraId="7F79898A" w14:textId="77777777" w:rsidR="00B94765" w:rsidRPr="00AC4345" w:rsidRDefault="00A13A9A" w:rsidP="00943481">
      <w:pPr>
        <w:ind w:left="1440" w:right="-91"/>
        <w:jc w:val="both"/>
        <w:rPr>
          <w:rStyle w:val="Hyperlink"/>
          <w:b w:val="0"/>
        </w:rPr>
      </w:pPr>
      <w:r w:rsidRPr="00AC4345">
        <w:rPr>
          <w:rStyle w:val="Hyperlink"/>
          <w:b w:val="0"/>
        </w:rPr>
        <w:t>d:/MKS_proj/MBSP_SW_Components/D07_Design/Simulink_models/T_Tools/Utility/TestEnvironment/project.pj</w:t>
      </w:r>
    </w:p>
    <w:p w14:paraId="7F79898B" w14:textId="77777777" w:rsidR="00A13A9A" w:rsidRPr="00AC4345" w:rsidRDefault="00A13A9A" w:rsidP="00943481">
      <w:pPr>
        <w:ind w:left="1080" w:right="-91"/>
        <w:jc w:val="both"/>
        <w:rPr>
          <w:b w:val="0"/>
          <w:bCs w:val="0"/>
          <w:color w:val="auto"/>
        </w:rPr>
      </w:pPr>
    </w:p>
    <w:p w14:paraId="7F79898C" w14:textId="77777777" w:rsidR="000F566B" w:rsidRPr="00AC4345" w:rsidRDefault="007942EA" w:rsidP="00A65C9E">
      <w:pPr>
        <w:ind w:left="1440" w:right="-91"/>
        <w:jc w:val="both"/>
        <w:rPr>
          <w:b w:val="0"/>
          <w:bCs w:val="0"/>
          <w:color w:val="auto"/>
        </w:rPr>
      </w:pPr>
      <w:r w:rsidRPr="007942EA">
        <w:rPr>
          <w:b w:val="0"/>
          <w:bCs w:val="0"/>
          <w:i/>
          <w:color w:val="auto"/>
        </w:rPr>
        <w:t xml:space="preserve">Note: </w:t>
      </w:r>
      <w:r w:rsidR="00EA4777" w:rsidRPr="007942EA">
        <w:rPr>
          <w:b w:val="0"/>
          <w:bCs w:val="0"/>
          <w:i/>
          <w:color w:val="auto"/>
        </w:rPr>
        <w:t xml:space="preserve">It’s a </w:t>
      </w:r>
      <w:r w:rsidR="00A73F65" w:rsidRPr="007942EA">
        <w:rPr>
          <w:b w:val="0"/>
          <w:bCs w:val="0"/>
          <w:i/>
          <w:color w:val="auto"/>
        </w:rPr>
        <w:t>good practice to compile the model frequently</w:t>
      </w:r>
      <w:r w:rsidR="00C73F68" w:rsidRPr="007942EA">
        <w:rPr>
          <w:b w:val="0"/>
          <w:bCs w:val="0"/>
          <w:i/>
          <w:color w:val="auto"/>
        </w:rPr>
        <w:t xml:space="preserve"> during implementation. This will save time in removing the compilation errors at the end of the model implemen</w:t>
      </w:r>
      <w:r w:rsidR="00EA4777" w:rsidRPr="007942EA">
        <w:rPr>
          <w:b w:val="0"/>
          <w:bCs w:val="0"/>
          <w:i/>
          <w:color w:val="auto"/>
        </w:rPr>
        <w:t>t</w:t>
      </w:r>
      <w:r w:rsidR="00C73F68" w:rsidRPr="007942EA">
        <w:rPr>
          <w:b w:val="0"/>
          <w:bCs w:val="0"/>
          <w:i/>
          <w:color w:val="auto"/>
        </w:rPr>
        <w:t>ation</w:t>
      </w:r>
      <w:r w:rsidR="00EA4777" w:rsidRPr="00AC4345">
        <w:rPr>
          <w:b w:val="0"/>
          <w:bCs w:val="0"/>
          <w:color w:val="auto"/>
        </w:rPr>
        <w:t>.</w:t>
      </w:r>
    </w:p>
    <w:p w14:paraId="7F79898D" w14:textId="77777777" w:rsidR="004455F6" w:rsidRPr="00AC4345" w:rsidRDefault="004455F6" w:rsidP="00943481">
      <w:pPr>
        <w:ind w:right="-91"/>
        <w:jc w:val="both"/>
      </w:pPr>
    </w:p>
    <w:p w14:paraId="7F79898E" w14:textId="77777777" w:rsidR="00781C0F" w:rsidRPr="00315076" w:rsidRDefault="00655EE5" w:rsidP="00943481">
      <w:pPr>
        <w:pStyle w:val="Heading1"/>
        <w:numPr>
          <w:ilvl w:val="3"/>
          <w:numId w:val="1"/>
        </w:numPr>
        <w:ind w:right="-91"/>
        <w:jc w:val="both"/>
        <w:rPr>
          <w:color w:val="auto"/>
          <w:sz w:val="22"/>
          <w:szCs w:val="20"/>
        </w:rPr>
      </w:pPr>
      <w:bookmarkStart w:id="63" w:name="_Toc484791143"/>
      <w:r w:rsidRPr="00315076">
        <w:rPr>
          <w:color w:val="auto"/>
          <w:sz w:val="22"/>
          <w:szCs w:val="20"/>
        </w:rPr>
        <w:t>Usage of blocks</w:t>
      </w:r>
      <w:bookmarkEnd w:id="63"/>
    </w:p>
    <w:p w14:paraId="7F79898F" w14:textId="77777777" w:rsidR="00461DAA" w:rsidRPr="00AC4345" w:rsidRDefault="00461DAA" w:rsidP="00943481">
      <w:pPr>
        <w:ind w:left="1440" w:right="-91"/>
        <w:jc w:val="both"/>
      </w:pPr>
    </w:p>
    <w:p w14:paraId="7F798990" w14:textId="77777777" w:rsidR="00A2143A" w:rsidRPr="007942EA" w:rsidRDefault="007942EA" w:rsidP="00315076">
      <w:pPr>
        <w:numPr>
          <w:ilvl w:val="0"/>
          <w:numId w:val="5"/>
        </w:numPr>
        <w:ind w:left="1200" w:right="-91" w:firstLine="240"/>
        <w:jc w:val="both"/>
        <w:rPr>
          <w:b w:val="0"/>
          <w:bCs w:val="0"/>
          <w:color w:val="auto"/>
        </w:rPr>
      </w:pPr>
      <w:r w:rsidRPr="007942EA">
        <w:rPr>
          <w:b w:val="0"/>
          <w:bCs w:val="0"/>
          <w:color w:val="auto"/>
        </w:rPr>
        <w:t>C</w:t>
      </w:r>
      <w:r w:rsidR="00F22723" w:rsidRPr="007942EA">
        <w:rPr>
          <w:b w:val="0"/>
          <w:bCs w:val="0"/>
          <w:color w:val="auto"/>
        </w:rPr>
        <w:t xml:space="preserve">ustom made libraries </w:t>
      </w:r>
      <w:r w:rsidRPr="007942EA">
        <w:rPr>
          <w:b w:val="0"/>
          <w:bCs w:val="0"/>
          <w:color w:val="auto"/>
        </w:rPr>
        <w:t xml:space="preserve">are </w:t>
      </w:r>
      <w:r w:rsidR="00F22723" w:rsidRPr="007942EA">
        <w:rPr>
          <w:b w:val="0"/>
          <w:bCs w:val="0"/>
          <w:color w:val="auto"/>
        </w:rPr>
        <w:t>available for basic functi</w:t>
      </w:r>
      <w:r w:rsidRPr="007942EA">
        <w:rPr>
          <w:b w:val="0"/>
          <w:bCs w:val="0"/>
          <w:color w:val="auto"/>
        </w:rPr>
        <w:t xml:space="preserve">ons like filters etc. These libraries shall be </w:t>
      </w:r>
      <w:r>
        <w:rPr>
          <w:b w:val="0"/>
          <w:bCs w:val="0"/>
          <w:color w:val="auto"/>
        </w:rPr>
        <w:t xml:space="preserve">used if applicable. </w:t>
      </w:r>
      <w:hyperlink r:id="rId84" w:anchor="mbsp_common_functions" w:history="1">
        <w:r w:rsidR="00A13A9A" w:rsidRPr="007942EA">
          <w:rPr>
            <w:rStyle w:val="Hyperlink"/>
            <w:b w:val="0"/>
            <w:bCs w:val="0"/>
          </w:rPr>
          <w:t>http://wdesxwiki/dokuwiki/doku.php?id=process:mbe:sl_bestpractises#mbsp_common_functions</w:t>
        </w:r>
      </w:hyperlink>
    </w:p>
    <w:p w14:paraId="7F798991" w14:textId="77777777" w:rsidR="00943B10" w:rsidRPr="00AC4345" w:rsidRDefault="00943B10" w:rsidP="00943481">
      <w:pPr>
        <w:ind w:left="1200" w:right="-91"/>
        <w:jc w:val="both"/>
        <w:rPr>
          <w:b w:val="0"/>
          <w:bCs w:val="0"/>
          <w:color w:val="auto"/>
        </w:rPr>
      </w:pPr>
    </w:p>
    <w:p w14:paraId="7F798992" w14:textId="77777777" w:rsidR="001E6D1F" w:rsidRPr="00AC4345" w:rsidRDefault="00BD6B42" w:rsidP="00943481">
      <w:pPr>
        <w:numPr>
          <w:ilvl w:val="0"/>
          <w:numId w:val="5"/>
        </w:numPr>
        <w:ind w:right="-91"/>
        <w:jc w:val="both"/>
        <w:rPr>
          <w:b w:val="0"/>
          <w:bCs w:val="0"/>
          <w:color w:val="auto"/>
        </w:rPr>
      </w:pPr>
      <w:r w:rsidRPr="00AC4345">
        <w:rPr>
          <w:b w:val="0"/>
          <w:bCs w:val="0"/>
          <w:color w:val="auto"/>
        </w:rPr>
        <w:t xml:space="preserve">For implementation of simple </w:t>
      </w:r>
      <w:r w:rsidRPr="00AC4345">
        <w:rPr>
          <w:bCs w:val="0"/>
          <w:color w:val="auto"/>
        </w:rPr>
        <w:t>IF-ELSE</w:t>
      </w:r>
      <w:r w:rsidRPr="00AC4345">
        <w:rPr>
          <w:b w:val="0"/>
          <w:bCs w:val="0"/>
          <w:color w:val="auto"/>
        </w:rPr>
        <w:t xml:space="preserve"> constru</w:t>
      </w:r>
      <w:r w:rsidR="003033A6" w:rsidRPr="00AC4345">
        <w:rPr>
          <w:b w:val="0"/>
          <w:bCs w:val="0"/>
          <w:color w:val="auto"/>
        </w:rPr>
        <w:t>cts with only one control input</w:t>
      </w:r>
      <w:r w:rsidRPr="00AC4345">
        <w:rPr>
          <w:b w:val="0"/>
          <w:bCs w:val="0"/>
          <w:color w:val="auto"/>
        </w:rPr>
        <w:t xml:space="preserve"> like: </w:t>
      </w:r>
    </w:p>
    <w:p w14:paraId="7F798993" w14:textId="77777777" w:rsidR="00BD6B42" w:rsidRPr="00AC4345" w:rsidRDefault="00BD6B42" w:rsidP="00315076">
      <w:pPr>
        <w:ind w:left="840" w:right="-91" w:firstLine="600"/>
        <w:jc w:val="both"/>
        <w:rPr>
          <w:b w:val="0"/>
          <w:bCs w:val="0"/>
          <w:color w:val="auto"/>
        </w:rPr>
      </w:pPr>
      <w:r w:rsidRPr="00AC4345">
        <w:rPr>
          <w:b w:val="0"/>
          <w:bCs w:val="0"/>
          <w:color w:val="auto"/>
        </w:rPr>
        <w:t>If (a&gt;0)</w:t>
      </w:r>
      <w:r w:rsidR="001E6D1F" w:rsidRPr="00AC4345">
        <w:rPr>
          <w:b w:val="0"/>
          <w:bCs w:val="0"/>
          <w:color w:val="auto"/>
        </w:rPr>
        <w:t xml:space="preserve"> </w:t>
      </w:r>
      <w:r w:rsidRPr="00AC4345">
        <w:rPr>
          <w:b w:val="0"/>
          <w:bCs w:val="0"/>
          <w:color w:val="auto"/>
        </w:rPr>
        <w:t>{b=1;}</w:t>
      </w:r>
      <w:r w:rsidR="001E6D1F" w:rsidRPr="00AC4345">
        <w:rPr>
          <w:b w:val="0"/>
          <w:bCs w:val="0"/>
          <w:color w:val="auto"/>
        </w:rPr>
        <w:t xml:space="preserve"> </w:t>
      </w:r>
      <w:r w:rsidRPr="00AC4345">
        <w:rPr>
          <w:b w:val="0"/>
          <w:bCs w:val="0"/>
          <w:color w:val="auto"/>
        </w:rPr>
        <w:t>Else {b=0 ;}, Switch blocks</w:t>
      </w:r>
      <w:r w:rsidR="007942EA">
        <w:rPr>
          <w:b w:val="0"/>
          <w:bCs w:val="0"/>
          <w:color w:val="auto"/>
        </w:rPr>
        <w:t xml:space="preserve"> in Simulink shall be used.</w:t>
      </w:r>
    </w:p>
    <w:p w14:paraId="7F798994" w14:textId="77777777" w:rsidR="00943B10" w:rsidRPr="00AC4345" w:rsidRDefault="00943B10" w:rsidP="00943481">
      <w:pPr>
        <w:ind w:left="1200" w:right="-91"/>
        <w:jc w:val="both"/>
        <w:rPr>
          <w:b w:val="0"/>
          <w:bCs w:val="0"/>
          <w:color w:val="auto"/>
        </w:rPr>
      </w:pPr>
    </w:p>
    <w:p w14:paraId="7F798995" w14:textId="77777777" w:rsidR="009C45F8" w:rsidRPr="00AC4345" w:rsidRDefault="009C45F8" w:rsidP="00943481">
      <w:pPr>
        <w:numPr>
          <w:ilvl w:val="0"/>
          <w:numId w:val="5"/>
        </w:numPr>
        <w:ind w:right="-91"/>
        <w:jc w:val="both"/>
        <w:rPr>
          <w:b w:val="0"/>
          <w:bCs w:val="0"/>
          <w:color w:val="auto"/>
        </w:rPr>
      </w:pPr>
      <w:r w:rsidRPr="00AC4345">
        <w:rPr>
          <w:b w:val="0"/>
          <w:bCs w:val="0"/>
          <w:color w:val="auto"/>
        </w:rPr>
        <w:t xml:space="preserve">For implementation of complex </w:t>
      </w:r>
      <w:r w:rsidRPr="00AC4345">
        <w:rPr>
          <w:bCs w:val="0"/>
          <w:color w:val="auto"/>
        </w:rPr>
        <w:t>IF-ELSE</w:t>
      </w:r>
      <w:r w:rsidR="007942EA">
        <w:rPr>
          <w:b w:val="0"/>
          <w:bCs w:val="0"/>
          <w:color w:val="auto"/>
        </w:rPr>
        <w:t xml:space="preserve"> construct, </w:t>
      </w:r>
      <w:r w:rsidR="008E4FB0" w:rsidRPr="00AC4345">
        <w:rPr>
          <w:b w:val="0"/>
          <w:bCs w:val="0"/>
          <w:color w:val="auto"/>
        </w:rPr>
        <w:t>State</w:t>
      </w:r>
      <w:r w:rsidR="007942EA">
        <w:rPr>
          <w:b w:val="0"/>
          <w:bCs w:val="0"/>
          <w:color w:val="auto"/>
        </w:rPr>
        <w:t xml:space="preserve"> </w:t>
      </w:r>
      <w:r w:rsidR="008E4FB0" w:rsidRPr="00AC4345">
        <w:rPr>
          <w:b w:val="0"/>
          <w:bCs w:val="0"/>
          <w:color w:val="auto"/>
        </w:rPr>
        <w:t>flow</w:t>
      </w:r>
      <w:r w:rsidRPr="00AC4345">
        <w:rPr>
          <w:b w:val="0"/>
          <w:bCs w:val="0"/>
          <w:color w:val="auto"/>
        </w:rPr>
        <w:t xml:space="preserve"> charts</w:t>
      </w:r>
      <w:r w:rsidR="007942EA">
        <w:rPr>
          <w:b w:val="0"/>
          <w:bCs w:val="0"/>
          <w:color w:val="auto"/>
        </w:rPr>
        <w:t xml:space="preserve"> shall be used</w:t>
      </w:r>
      <w:r w:rsidRPr="00AC4345">
        <w:rPr>
          <w:b w:val="0"/>
          <w:bCs w:val="0"/>
          <w:color w:val="auto"/>
        </w:rPr>
        <w:t xml:space="preserve"> (Refer </w:t>
      </w:r>
      <w:hyperlink r:id="rId85" w:anchor="replacements_for_simulink_if-else_block_construct" w:history="1">
        <w:r w:rsidRPr="00AC4345">
          <w:rPr>
            <w:rStyle w:val="Hyperlink"/>
            <w:b w:val="0"/>
            <w:bCs w:val="0"/>
          </w:rPr>
          <w:t>http://wdesxwiki/dokuwiki/doku.php?id=process:mbe:sl_bestpractises#replacements_for_simulink_if-else_block_construct</w:t>
        </w:r>
      </w:hyperlink>
      <w:r w:rsidR="008809D7" w:rsidRPr="00AC4345">
        <w:rPr>
          <w:b w:val="0"/>
          <w:bCs w:val="0"/>
          <w:color w:val="0000FF"/>
        </w:rPr>
        <w:t>)</w:t>
      </w:r>
    </w:p>
    <w:p w14:paraId="7F798996" w14:textId="77777777" w:rsidR="00AB67AA" w:rsidRPr="00AB67AA" w:rsidRDefault="00AB67AA" w:rsidP="00AB67AA">
      <w:pPr>
        <w:rPr>
          <w:b w:val="0"/>
          <w:bCs w:val="0"/>
          <w:color w:val="auto"/>
        </w:rPr>
      </w:pPr>
    </w:p>
    <w:p w14:paraId="7F798997" w14:textId="77777777" w:rsidR="00AB67AA" w:rsidRPr="00AB67AA" w:rsidRDefault="00AB67AA" w:rsidP="00943481">
      <w:pPr>
        <w:numPr>
          <w:ilvl w:val="0"/>
          <w:numId w:val="5"/>
        </w:numPr>
        <w:ind w:right="-91"/>
        <w:jc w:val="both"/>
        <w:rPr>
          <w:b w:val="0"/>
          <w:bCs w:val="0"/>
          <w:color w:val="auto"/>
        </w:rPr>
      </w:pPr>
      <w:r w:rsidRPr="00AB67AA">
        <w:rPr>
          <w:b w:val="0"/>
          <w:bCs w:val="0"/>
          <w:color w:val="auto"/>
        </w:rPr>
        <w:t>App</w:t>
      </w:r>
      <w:r>
        <w:rPr>
          <w:b w:val="0"/>
          <w:bCs w:val="0"/>
          <w:color w:val="auto"/>
        </w:rPr>
        <w:t xml:space="preserve">roximate </w:t>
      </w:r>
      <w:r w:rsidRPr="00AB67AA">
        <w:rPr>
          <w:bCs w:val="0"/>
          <w:color w:val="auto"/>
        </w:rPr>
        <w:t>math</w:t>
      </w:r>
      <w:r>
        <w:rPr>
          <w:b w:val="0"/>
          <w:bCs w:val="0"/>
          <w:color w:val="auto"/>
        </w:rPr>
        <w:t xml:space="preserve"> functions shall be used instead of actual functions. This will reduce the CPU execution time</w:t>
      </w:r>
    </w:p>
    <w:p w14:paraId="7F798998" w14:textId="77777777" w:rsidR="00472D75" w:rsidRPr="00AC4345" w:rsidRDefault="00AB67AA" w:rsidP="00AB67AA">
      <w:pPr>
        <w:pStyle w:val="ListParagraph"/>
        <w:ind w:left="1440"/>
        <w:rPr>
          <w:b w:val="0"/>
          <w:bCs w:val="0"/>
          <w:color w:val="auto"/>
        </w:rPr>
      </w:pPr>
      <w:r>
        <w:rPr>
          <w:b w:val="0"/>
          <w:bCs w:val="0"/>
          <w:color w:val="auto"/>
        </w:rPr>
        <w:t xml:space="preserve">For example: Trigonometric function shall be approximate as </w:t>
      </w:r>
      <w:r w:rsidR="00472D75" w:rsidRPr="00B27B10">
        <w:rPr>
          <w:b w:val="0"/>
          <w:bCs w:val="0"/>
          <w:i/>
          <w:color w:val="auto"/>
        </w:rPr>
        <w:t>tan(x) = x +</w:t>
      </w:r>
      <w:r w:rsidR="00B27B10" w:rsidRPr="00B27B10">
        <w:rPr>
          <w:b w:val="0"/>
          <w:bCs w:val="0"/>
          <w:i/>
          <w:color w:val="auto"/>
        </w:rPr>
        <w:t xml:space="preserve"> </w:t>
      </w:r>
      <w:r w:rsidR="00472D75" w:rsidRPr="00B27B10">
        <w:rPr>
          <w:b w:val="0"/>
          <w:bCs w:val="0"/>
          <w:i/>
          <w:color w:val="auto"/>
        </w:rPr>
        <w:t>(1/3)x3 + (2/15)x5 + (17/315) x7</w:t>
      </w:r>
      <w:r w:rsidR="00472D75" w:rsidRPr="00AB67AA">
        <w:rPr>
          <w:b w:val="0"/>
          <w:bCs w:val="0"/>
          <w:color w:val="auto"/>
        </w:rPr>
        <w:t xml:space="preserve"> </w:t>
      </w:r>
    </w:p>
    <w:p w14:paraId="7F798999" w14:textId="77777777" w:rsidR="00E518CE" w:rsidRPr="00AC4345" w:rsidRDefault="00E518CE" w:rsidP="00943481">
      <w:pPr>
        <w:pStyle w:val="ListParagraph"/>
        <w:jc w:val="both"/>
        <w:rPr>
          <w:b w:val="0"/>
          <w:bCs w:val="0"/>
          <w:color w:val="auto"/>
          <w:szCs w:val="20"/>
        </w:rPr>
      </w:pPr>
    </w:p>
    <w:p w14:paraId="7F79899A" w14:textId="77777777" w:rsidR="00E518CE" w:rsidRPr="00AB67AA" w:rsidRDefault="00642C3C" w:rsidP="00943481">
      <w:pPr>
        <w:numPr>
          <w:ilvl w:val="0"/>
          <w:numId w:val="5"/>
        </w:numPr>
        <w:ind w:right="-91"/>
        <w:jc w:val="both"/>
        <w:rPr>
          <w:b w:val="0"/>
          <w:bCs w:val="0"/>
          <w:color w:val="auto"/>
        </w:rPr>
      </w:pPr>
      <w:r w:rsidRPr="00AB67AA">
        <w:rPr>
          <w:b w:val="0"/>
          <w:bCs w:val="0"/>
          <w:color w:val="auto"/>
        </w:rPr>
        <w:t>For integers, u</w:t>
      </w:r>
      <w:r w:rsidR="002D5F6E" w:rsidRPr="00AB67AA">
        <w:rPr>
          <w:b w:val="0"/>
          <w:bCs w:val="0"/>
          <w:color w:val="auto"/>
        </w:rPr>
        <w:t>se of Sq</w:t>
      </w:r>
      <w:r w:rsidR="00E518CE" w:rsidRPr="00AB67AA">
        <w:rPr>
          <w:b w:val="0"/>
          <w:bCs w:val="0"/>
          <w:color w:val="auto"/>
        </w:rPr>
        <w:t>u</w:t>
      </w:r>
      <w:r w:rsidR="002D5F6E" w:rsidRPr="00AB67AA">
        <w:rPr>
          <w:b w:val="0"/>
          <w:bCs w:val="0"/>
          <w:color w:val="auto"/>
        </w:rPr>
        <w:t>a</w:t>
      </w:r>
      <w:r w:rsidR="00E518CE" w:rsidRPr="00AB67AA">
        <w:rPr>
          <w:b w:val="0"/>
          <w:bCs w:val="0"/>
          <w:color w:val="auto"/>
        </w:rPr>
        <w:t>re root block shall be avoided</w:t>
      </w:r>
      <w:r w:rsidR="00DE5153" w:rsidRPr="00AB67AA">
        <w:rPr>
          <w:b w:val="0"/>
          <w:bCs w:val="0"/>
          <w:color w:val="auto"/>
        </w:rPr>
        <w:t xml:space="preserve"> because the execution time of the generated code will consume more CPU time</w:t>
      </w:r>
      <w:r w:rsidR="007942EA">
        <w:rPr>
          <w:b w:val="0"/>
          <w:bCs w:val="0"/>
          <w:color w:val="auto"/>
        </w:rPr>
        <w:t>. This may be implemented</w:t>
      </w:r>
      <w:r w:rsidR="00D6689F" w:rsidRPr="00AB67AA">
        <w:rPr>
          <w:b w:val="0"/>
          <w:bCs w:val="0"/>
          <w:color w:val="auto"/>
        </w:rPr>
        <w:t xml:space="preserve"> using simple blocks.</w:t>
      </w:r>
    </w:p>
    <w:p w14:paraId="7F79899B" w14:textId="77777777" w:rsidR="00AB67AA" w:rsidRDefault="00AB67AA" w:rsidP="00BF5D6B">
      <w:pPr>
        <w:ind w:left="1440" w:right="-91"/>
        <w:jc w:val="both"/>
        <w:rPr>
          <w:b w:val="0"/>
          <w:bCs w:val="0"/>
          <w:color w:val="auto"/>
          <w:highlight w:val="yellow"/>
        </w:rPr>
      </w:pPr>
    </w:p>
    <w:p w14:paraId="7F79899C" w14:textId="77777777" w:rsidR="00BF5D6B" w:rsidRPr="00AC4345" w:rsidRDefault="00BF5D6B" w:rsidP="00BF5D6B">
      <w:pPr>
        <w:ind w:left="1440" w:right="-91"/>
        <w:jc w:val="both"/>
        <w:rPr>
          <w:b w:val="0"/>
          <w:bCs w:val="0"/>
          <w:color w:val="auto"/>
        </w:rPr>
      </w:pPr>
      <w:r w:rsidRPr="00AB67AA">
        <w:rPr>
          <w:b w:val="0"/>
          <w:bCs w:val="0"/>
          <w:color w:val="auto"/>
        </w:rPr>
        <w:t>For math functions it</w:t>
      </w:r>
      <w:r w:rsidR="00AB67AA" w:rsidRPr="00AB67AA">
        <w:rPr>
          <w:b w:val="0"/>
          <w:bCs w:val="0"/>
          <w:color w:val="auto"/>
        </w:rPr>
        <w:t xml:space="preserve"> i</w:t>
      </w:r>
      <w:r w:rsidRPr="00AB67AA">
        <w:rPr>
          <w:b w:val="0"/>
          <w:bCs w:val="0"/>
          <w:color w:val="auto"/>
        </w:rPr>
        <w:t>s recommended to run PIL testing and find the change in execution time</w:t>
      </w:r>
    </w:p>
    <w:p w14:paraId="7F79899D" w14:textId="77777777" w:rsidR="004B48A3" w:rsidRPr="00AC4345" w:rsidRDefault="004B48A3" w:rsidP="00943481">
      <w:pPr>
        <w:pStyle w:val="ListParagraph"/>
        <w:jc w:val="both"/>
        <w:rPr>
          <w:b w:val="0"/>
          <w:bCs w:val="0"/>
          <w:color w:val="auto"/>
          <w:szCs w:val="20"/>
        </w:rPr>
      </w:pPr>
    </w:p>
    <w:p w14:paraId="7F79899E" w14:textId="77777777" w:rsidR="00FC170B" w:rsidRPr="00AC4345" w:rsidRDefault="00FC170B" w:rsidP="00943481">
      <w:pPr>
        <w:numPr>
          <w:ilvl w:val="0"/>
          <w:numId w:val="5"/>
        </w:numPr>
        <w:ind w:right="-91"/>
        <w:jc w:val="both"/>
        <w:rPr>
          <w:b w:val="0"/>
          <w:bCs w:val="0"/>
          <w:color w:val="auto"/>
        </w:rPr>
      </w:pPr>
      <w:r w:rsidRPr="00AC4345">
        <w:rPr>
          <w:b w:val="0"/>
          <w:bCs w:val="0"/>
          <w:color w:val="auto"/>
        </w:rPr>
        <w:t>Crossing of signal lines can be avoided using GOTO and FROM blocks</w:t>
      </w:r>
    </w:p>
    <w:p w14:paraId="7F79899F" w14:textId="77777777" w:rsidR="00FC170B" w:rsidRPr="00AC4345" w:rsidRDefault="00FC170B" w:rsidP="00943481">
      <w:pPr>
        <w:pStyle w:val="ListParagraph"/>
        <w:jc w:val="both"/>
        <w:rPr>
          <w:b w:val="0"/>
          <w:bCs w:val="0"/>
          <w:color w:val="auto"/>
          <w:szCs w:val="20"/>
        </w:rPr>
      </w:pPr>
    </w:p>
    <w:p w14:paraId="7F7989A0" w14:textId="77777777" w:rsidR="008809D7" w:rsidRPr="00AC4345" w:rsidRDefault="00D6689F" w:rsidP="00943481">
      <w:pPr>
        <w:numPr>
          <w:ilvl w:val="0"/>
          <w:numId w:val="5"/>
        </w:numPr>
        <w:ind w:right="-91"/>
        <w:jc w:val="both"/>
        <w:rPr>
          <w:b w:val="0"/>
          <w:bCs w:val="0"/>
          <w:color w:val="auto"/>
        </w:rPr>
      </w:pPr>
      <w:r>
        <w:rPr>
          <w:b w:val="0"/>
          <w:bCs w:val="0"/>
          <w:color w:val="auto"/>
        </w:rPr>
        <w:t>However</w:t>
      </w:r>
      <w:r w:rsidR="007942EA">
        <w:rPr>
          <w:b w:val="0"/>
          <w:bCs w:val="0"/>
          <w:color w:val="auto"/>
        </w:rPr>
        <w:t>,</w:t>
      </w:r>
      <w:r>
        <w:rPr>
          <w:b w:val="0"/>
          <w:bCs w:val="0"/>
          <w:color w:val="auto"/>
        </w:rPr>
        <w:t xml:space="preserve"> u</w:t>
      </w:r>
      <w:r w:rsidR="008809D7" w:rsidRPr="00AC4345">
        <w:rPr>
          <w:b w:val="0"/>
          <w:bCs w:val="0"/>
          <w:color w:val="auto"/>
        </w:rPr>
        <w:t xml:space="preserve">nnecessary usage of </w:t>
      </w:r>
      <w:r w:rsidR="008809D7" w:rsidRPr="00AC4345">
        <w:rPr>
          <w:bCs w:val="0"/>
          <w:color w:val="auto"/>
        </w:rPr>
        <w:t>GOTO</w:t>
      </w:r>
      <w:r w:rsidR="008809D7" w:rsidRPr="00AC4345">
        <w:rPr>
          <w:b w:val="0"/>
          <w:bCs w:val="0"/>
          <w:color w:val="auto"/>
        </w:rPr>
        <w:t xml:space="preserve"> and </w:t>
      </w:r>
      <w:r w:rsidR="008809D7" w:rsidRPr="00AC4345">
        <w:rPr>
          <w:bCs w:val="0"/>
          <w:color w:val="auto"/>
        </w:rPr>
        <w:t>FROM</w:t>
      </w:r>
      <w:r w:rsidR="008809D7" w:rsidRPr="00AC4345">
        <w:rPr>
          <w:b w:val="0"/>
          <w:bCs w:val="0"/>
          <w:color w:val="auto"/>
        </w:rPr>
        <w:t xml:space="preserve"> blocks shall be avoided since:</w:t>
      </w:r>
    </w:p>
    <w:p w14:paraId="7F7989A1" w14:textId="77777777" w:rsidR="00712B49" w:rsidRPr="00AC4345" w:rsidRDefault="00C95700" w:rsidP="00943481">
      <w:pPr>
        <w:ind w:left="1200" w:right="-91" w:firstLine="240"/>
        <w:jc w:val="both"/>
        <w:rPr>
          <w:b w:val="0"/>
          <w:bCs w:val="0"/>
          <w:color w:val="auto"/>
        </w:rPr>
      </w:pPr>
      <w:r w:rsidRPr="00AC4345">
        <w:rPr>
          <w:b w:val="0"/>
          <w:bCs w:val="0"/>
          <w:color w:val="auto"/>
        </w:rPr>
        <w:t>-</w:t>
      </w:r>
      <w:r w:rsidR="00712B49" w:rsidRPr="00AC4345">
        <w:rPr>
          <w:b w:val="0"/>
          <w:bCs w:val="0"/>
          <w:color w:val="auto"/>
        </w:rPr>
        <w:t xml:space="preserve"> </w:t>
      </w:r>
      <w:r w:rsidR="00E86840" w:rsidRPr="00AC4345">
        <w:rPr>
          <w:b w:val="0"/>
          <w:bCs w:val="0"/>
          <w:color w:val="auto"/>
        </w:rPr>
        <w:t>It</w:t>
      </w:r>
      <w:r w:rsidR="008809D7" w:rsidRPr="00AC4345">
        <w:rPr>
          <w:b w:val="0"/>
          <w:bCs w:val="0"/>
          <w:color w:val="auto"/>
        </w:rPr>
        <w:t xml:space="preserve"> will affect the readability of the model signal flow </w:t>
      </w:r>
    </w:p>
    <w:p w14:paraId="7F7989A2" w14:textId="77777777" w:rsidR="004B48A3" w:rsidRPr="00AC4345" w:rsidRDefault="00C95700" w:rsidP="00943481">
      <w:pPr>
        <w:ind w:left="1200" w:right="-91" w:firstLine="240"/>
        <w:jc w:val="both"/>
        <w:rPr>
          <w:b w:val="0"/>
          <w:bCs w:val="0"/>
          <w:color w:val="auto"/>
        </w:rPr>
      </w:pPr>
      <w:r w:rsidRPr="00AC4345">
        <w:rPr>
          <w:b w:val="0"/>
          <w:bCs w:val="0"/>
          <w:color w:val="auto"/>
        </w:rPr>
        <w:t>-</w:t>
      </w:r>
      <w:r w:rsidR="00712B49" w:rsidRPr="00AC4345">
        <w:rPr>
          <w:b w:val="0"/>
          <w:bCs w:val="0"/>
          <w:color w:val="auto"/>
        </w:rPr>
        <w:t xml:space="preserve"> </w:t>
      </w:r>
      <w:r w:rsidR="00E86840" w:rsidRPr="00AC4345">
        <w:rPr>
          <w:b w:val="0"/>
          <w:bCs w:val="0"/>
          <w:color w:val="auto"/>
        </w:rPr>
        <w:t>The</w:t>
      </w:r>
      <w:r w:rsidR="008809D7" w:rsidRPr="00AC4345">
        <w:rPr>
          <w:b w:val="0"/>
          <w:bCs w:val="0"/>
          <w:color w:val="auto"/>
        </w:rPr>
        <w:t xml:space="preserve"> complexity of the model will be more</w:t>
      </w:r>
    </w:p>
    <w:p w14:paraId="7F7989A3" w14:textId="77777777" w:rsidR="00F66527" w:rsidRPr="00AC4345" w:rsidRDefault="00F66527" w:rsidP="00943481">
      <w:pPr>
        <w:ind w:left="1200" w:right="-91"/>
        <w:jc w:val="both"/>
        <w:rPr>
          <w:b w:val="0"/>
          <w:bCs w:val="0"/>
          <w:color w:val="auto"/>
        </w:rPr>
      </w:pPr>
    </w:p>
    <w:p w14:paraId="7F7989A4" w14:textId="77777777" w:rsidR="00DC27D4" w:rsidRPr="00AC4345" w:rsidRDefault="00DC27D4" w:rsidP="00943481">
      <w:pPr>
        <w:numPr>
          <w:ilvl w:val="0"/>
          <w:numId w:val="6"/>
        </w:numPr>
        <w:ind w:right="-91"/>
        <w:jc w:val="both"/>
        <w:rPr>
          <w:b w:val="0"/>
          <w:bCs w:val="0"/>
          <w:color w:val="auto"/>
        </w:rPr>
      </w:pPr>
      <w:r w:rsidRPr="00AC4345">
        <w:rPr>
          <w:b w:val="0"/>
          <w:bCs w:val="0"/>
          <w:color w:val="auto"/>
        </w:rPr>
        <w:t xml:space="preserve">For </w:t>
      </w:r>
      <w:r w:rsidRPr="00AC4345">
        <w:rPr>
          <w:bCs w:val="0"/>
          <w:color w:val="auto"/>
        </w:rPr>
        <w:t>GOTO</w:t>
      </w:r>
      <w:r w:rsidRPr="00AC4345">
        <w:rPr>
          <w:b w:val="0"/>
          <w:bCs w:val="0"/>
          <w:color w:val="auto"/>
        </w:rPr>
        <w:t xml:space="preserve"> and </w:t>
      </w:r>
      <w:r w:rsidRPr="00AC4345">
        <w:rPr>
          <w:bCs w:val="0"/>
          <w:color w:val="auto"/>
        </w:rPr>
        <w:t>FROM</w:t>
      </w:r>
      <w:r w:rsidRPr="00AC4345">
        <w:rPr>
          <w:b w:val="0"/>
          <w:bCs w:val="0"/>
          <w:color w:val="auto"/>
        </w:rPr>
        <w:t xml:space="preserve"> blocks with </w:t>
      </w:r>
      <w:r w:rsidR="004F3E38">
        <w:rPr>
          <w:b w:val="0"/>
          <w:bCs w:val="0"/>
          <w:color w:val="auto"/>
        </w:rPr>
        <w:t>long</w:t>
      </w:r>
      <w:r w:rsidRPr="00AC4345">
        <w:rPr>
          <w:b w:val="0"/>
          <w:bCs w:val="0"/>
          <w:color w:val="auto"/>
        </w:rPr>
        <w:t xml:space="preserve"> names the block size should be such that the signal name is visible.</w:t>
      </w:r>
    </w:p>
    <w:p w14:paraId="7F7989A5" w14:textId="77777777" w:rsidR="00055D29" w:rsidRPr="00AC4345" w:rsidRDefault="00055D29" w:rsidP="00055D29">
      <w:pPr>
        <w:ind w:left="1440" w:right="-91"/>
        <w:jc w:val="both"/>
        <w:rPr>
          <w:b w:val="0"/>
          <w:bCs w:val="0"/>
          <w:color w:val="auto"/>
        </w:rPr>
      </w:pPr>
    </w:p>
    <w:p w14:paraId="7F7989A6" w14:textId="77777777" w:rsidR="00710D8F" w:rsidRPr="00AC4345" w:rsidRDefault="00FC170B" w:rsidP="00943481">
      <w:pPr>
        <w:numPr>
          <w:ilvl w:val="0"/>
          <w:numId w:val="6"/>
        </w:numPr>
        <w:ind w:right="-91"/>
        <w:jc w:val="both"/>
        <w:rPr>
          <w:b w:val="0"/>
          <w:bCs w:val="0"/>
          <w:color w:val="auto"/>
        </w:rPr>
      </w:pPr>
      <w:r w:rsidRPr="00AC4345">
        <w:rPr>
          <w:b w:val="0"/>
          <w:bCs w:val="0"/>
          <w:color w:val="auto"/>
        </w:rPr>
        <w:t>It is advisable to use different background colors for multiple GOTO and FROM pairs. The background color of GOTO and FROM blocks shall not be same as the</w:t>
      </w:r>
      <w:r w:rsidR="00055D29" w:rsidRPr="00AC4345">
        <w:rPr>
          <w:b w:val="0"/>
          <w:bCs w:val="0"/>
          <w:color w:val="auto"/>
        </w:rPr>
        <w:t xml:space="preserve"> </w:t>
      </w:r>
      <w:r w:rsidRPr="00AC4345">
        <w:rPr>
          <w:b w:val="0"/>
          <w:bCs w:val="0"/>
          <w:color w:val="auto"/>
        </w:rPr>
        <w:t>color of other sta</w:t>
      </w:r>
      <w:r w:rsidR="00055D29" w:rsidRPr="00AC4345">
        <w:rPr>
          <w:b w:val="0"/>
          <w:bCs w:val="0"/>
          <w:color w:val="auto"/>
        </w:rPr>
        <w:t>ndard blocks like Constants, Calibration constants</w:t>
      </w:r>
      <w:r w:rsidRPr="00AC4345">
        <w:rPr>
          <w:b w:val="0"/>
          <w:bCs w:val="0"/>
          <w:color w:val="auto"/>
        </w:rPr>
        <w:t xml:space="preserve"> etc.</w:t>
      </w:r>
    </w:p>
    <w:p w14:paraId="7F7989A7" w14:textId="77777777" w:rsidR="00FC5637" w:rsidRPr="00AC4345" w:rsidRDefault="00FC5637" w:rsidP="00943481">
      <w:pPr>
        <w:ind w:left="1440" w:right="-91"/>
        <w:jc w:val="both"/>
        <w:rPr>
          <w:b w:val="0"/>
          <w:bCs w:val="0"/>
          <w:color w:val="auto"/>
        </w:rPr>
      </w:pPr>
    </w:p>
    <w:p w14:paraId="7F7989A8" w14:textId="77777777" w:rsidR="00710D8F" w:rsidRPr="00AC4345" w:rsidRDefault="00FC5637" w:rsidP="00182E51">
      <w:pPr>
        <w:ind w:left="1440" w:right="-91"/>
        <w:jc w:val="center"/>
        <w:rPr>
          <w:b w:val="0"/>
          <w:bCs w:val="0"/>
          <w:color w:val="auto"/>
        </w:rPr>
      </w:pPr>
      <w:r w:rsidRPr="00AC4345">
        <w:rPr>
          <w:b w:val="0"/>
          <w:bCs w:val="0"/>
          <w:noProof/>
          <w:color w:val="auto"/>
          <w:lang w:bidi="ar-SA"/>
        </w:rPr>
        <w:drawing>
          <wp:inline distT="0" distB="0" distL="0" distR="0" wp14:anchorId="7F798C41" wp14:editId="7F798C42">
            <wp:extent cx="4142762" cy="263968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42918" cy="2639783"/>
                    </a:xfrm>
                    <a:prstGeom prst="rect">
                      <a:avLst/>
                    </a:prstGeom>
                  </pic:spPr>
                </pic:pic>
              </a:graphicData>
            </a:graphic>
          </wp:inline>
        </w:drawing>
      </w:r>
    </w:p>
    <w:p w14:paraId="7F7989A9" w14:textId="77777777" w:rsidR="00FC5637" w:rsidRPr="00AC4345" w:rsidRDefault="00FC5637" w:rsidP="00943481">
      <w:pPr>
        <w:ind w:left="1440" w:right="-91"/>
        <w:jc w:val="both"/>
        <w:rPr>
          <w:b w:val="0"/>
          <w:bCs w:val="0"/>
          <w:color w:val="auto"/>
        </w:rPr>
      </w:pPr>
    </w:p>
    <w:p w14:paraId="7F7989AA" w14:textId="77777777" w:rsidR="00710D8F" w:rsidRPr="00AC4345" w:rsidRDefault="00710D8F" w:rsidP="00943481">
      <w:pPr>
        <w:numPr>
          <w:ilvl w:val="0"/>
          <w:numId w:val="6"/>
        </w:numPr>
        <w:ind w:right="-91"/>
        <w:jc w:val="both"/>
        <w:rPr>
          <w:b w:val="0"/>
          <w:bCs w:val="0"/>
          <w:color w:val="auto"/>
        </w:rPr>
      </w:pPr>
      <w:r w:rsidRPr="00AC4345">
        <w:rPr>
          <w:b w:val="0"/>
          <w:bCs w:val="0"/>
          <w:color w:val="auto"/>
        </w:rPr>
        <w:t>For better readability in</w:t>
      </w:r>
      <w:r w:rsidR="00055D29" w:rsidRPr="00AC4345">
        <w:rPr>
          <w:b w:val="0"/>
          <w:bCs w:val="0"/>
          <w:color w:val="auto"/>
        </w:rPr>
        <w:t xml:space="preserve"> </w:t>
      </w:r>
      <w:r w:rsidRPr="00AC4345">
        <w:rPr>
          <w:b w:val="0"/>
          <w:bCs w:val="0"/>
          <w:color w:val="auto"/>
        </w:rPr>
        <w:t>case of line crossings the foreground color of the sourc</w:t>
      </w:r>
      <w:r w:rsidR="00F8168B" w:rsidRPr="00AC4345">
        <w:rPr>
          <w:b w:val="0"/>
          <w:bCs w:val="0"/>
          <w:color w:val="auto"/>
        </w:rPr>
        <w:t>e block shall be changed as below.</w:t>
      </w:r>
    </w:p>
    <w:p w14:paraId="7F7989AC" w14:textId="40C5FAE0" w:rsidR="00FC170B" w:rsidRPr="00AC4345" w:rsidRDefault="0044254C" w:rsidP="00182E51">
      <w:pPr>
        <w:ind w:left="1440" w:right="-91"/>
        <w:jc w:val="center"/>
        <w:rPr>
          <w:b w:val="0"/>
          <w:bCs w:val="0"/>
          <w:color w:val="auto"/>
        </w:rPr>
      </w:pPr>
      <w:r w:rsidRPr="0044254C">
        <w:rPr>
          <w:b w:val="0"/>
          <w:bCs w:val="0"/>
          <w:noProof/>
          <w:color w:val="auto"/>
          <w:lang w:bidi="ar-SA"/>
        </w:rPr>
        <w:lastRenderedPageBreak/>
        <w:drawing>
          <wp:inline distT="0" distB="0" distL="0" distR="0" wp14:anchorId="06364144" wp14:editId="24DD2289">
            <wp:extent cx="3148716"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50015" cy="3293198"/>
                    </a:xfrm>
                    <a:prstGeom prst="rect">
                      <a:avLst/>
                    </a:prstGeom>
                  </pic:spPr>
                </pic:pic>
              </a:graphicData>
            </a:graphic>
          </wp:inline>
        </w:drawing>
      </w:r>
    </w:p>
    <w:p w14:paraId="7F7989AD" w14:textId="77777777" w:rsidR="00710D8F" w:rsidRPr="00AC4345" w:rsidRDefault="00710D8F" w:rsidP="00943481">
      <w:pPr>
        <w:ind w:left="1440" w:right="-91"/>
        <w:jc w:val="both"/>
        <w:rPr>
          <w:b w:val="0"/>
          <w:bCs w:val="0"/>
          <w:color w:val="auto"/>
        </w:rPr>
      </w:pPr>
    </w:p>
    <w:p w14:paraId="7F7989AE" w14:textId="77777777" w:rsidR="00C21DAA" w:rsidRPr="00AC4345" w:rsidRDefault="00C21DAA" w:rsidP="00943481">
      <w:pPr>
        <w:numPr>
          <w:ilvl w:val="0"/>
          <w:numId w:val="6"/>
        </w:numPr>
        <w:ind w:right="-91"/>
        <w:jc w:val="both"/>
        <w:rPr>
          <w:b w:val="0"/>
          <w:bCs w:val="0"/>
          <w:color w:val="auto"/>
        </w:rPr>
      </w:pPr>
      <w:r w:rsidRPr="00AC4345">
        <w:rPr>
          <w:b w:val="0"/>
          <w:bCs w:val="0"/>
          <w:color w:val="auto"/>
        </w:rPr>
        <w:t>No arithmetic calculation or functionality should be hidden in any of the block dialogues</w:t>
      </w:r>
      <w:r w:rsidR="00C902D8">
        <w:rPr>
          <w:b w:val="0"/>
          <w:bCs w:val="0"/>
          <w:color w:val="auto"/>
        </w:rPr>
        <w:t xml:space="preserve"> as per MISRA rules</w:t>
      </w:r>
    </w:p>
    <w:p w14:paraId="7F7989AF" w14:textId="77777777" w:rsidR="00C21DAA" w:rsidRPr="00AC4345" w:rsidRDefault="00C21DAA" w:rsidP="00943481">
      <w:pPr>
        <w:ind w:left="1200" w:right="-91"/>
        <w:jc w:val="both"/>
        <w:rPr>
          <w:b w:val="0"/>
          <w:bCs w:val="0"/>
          <w:color w:val="auto"/>
        </w:rPr>
      </w:pPr>
    </w:p>
    <w:p w14:paraId="7F7989B0" w14:textId="77777777" w:rsidR="0099700E" w:rsidRDefault="00A17DCF" w:rsidP="00182E51">
      <w:pPr>
        <w:ind w:left="1200" w:right="-91"/>
        <w:jc w:val="center"/>
        <w:rPr>
          <w:b w:val="0"/>
          <w:bCs w:val="0"/>
          <w:color w:val="auto"/>
        </w:rPr>
      </w:pPr>
      <w:r w:rsidRPr="00AC4345">
        <w:rPr>
          <w:b w:val="0"/>
          <w:bCs w:val="0"/>
          <w:noProof/>
          <w:lang w:bidi="ar-SA"/>
        </w:rPr>
        <w:drawing>
          <wp:inline distT="0" distB="0" distL="0" distR="0" wp14:anchorId="7F798C45" wp14:editId="7F798C46">
            <wp:extent cx="314325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43250" cy="2257425"/>
                    </a:xfrm>
                    <a:prstGeom prst="rect">
                      <a:avLst/>
                    </a:prstGeom>
                    <a:noFill/>
                    <a:ln>
                      <a:noFill/>
                    </a:ln>
                  </pic:spPr>
                </pic:pic>
              </a:graphicData>
            </a:graphic>
          </wp:inline>
        </w:drawing>
      </w:r>
    </w:p>
    <w:p w14:paraId="7F7989B1" w14:textId="77777777" w:rsidR="00C902D8" w:rsidRDefault="00C902D8" w:rsidP="00182E51">
      <w:pPr>
        <w:ind w:left="1200" w:right="-91"/>
        <w:jc w:val="center"/>
        <w:rPr>
          <w:b w:val="0"/>
          <w:bCs w:val="0"/>
          <w:color w:val="auto"/>
        </w:rPr>
      </w:pPr>
    </w:p>
    <w:p w14:paraId="7F7989B2" w14:textId="77777777" w:rsidR="00C902D8" w:rsidRPr="00AC4345" w:rsidRDefault="00C902D8" w:rsidP="00182E51">
      <w:pPr>
        <w:ind w:left="1200" w:right="-91"/>
        <w:jc w:val="center"/>
        <w:rPr>
          <w:b w:val="0"/>
          <w:bCs w:val="0"/>
          <w:color w:val="auto"/>
        </w:rPr>
      </w:pPr>
      <w:r>
        <w:rPr>
          <w:noProof/>
          <w:lang w:bidi="ar-SA"/>
        </w:rPr>
        <w:drawing>
          <wp:inline distT="0" distB="0" distL="0" distR="0" wp14:anchorId="7F798C47" wp14:editId="7F798C48">
            <wp:extent cx="5962009" cy="889654"/>
            <wp:effectExtent l="0" t="0" r="1270" b="5715"/>
            <wp:docPr id="62" name="Picture 62" descr="cid:image002.png@01D20E7C.83A1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0E7C.83A11030"/>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5975881" cy="891724"/>
                    </a:xfrm>
                    <a:prstGeom prst="rect">
                      <a:avLst/>
                    </a:prstGeom>
                    <a:noFill/>
                    <a:ln>
                      <a:noFill/>
                    </a:ln>
                  </pic:spPr>
                </pic:pic>
              </a:graphicData>
            </a:graphic>
          </wp:inline>
        </w:drawing>
      </w:r>
    </w:p>
    <w:p w14:paraId="7F7989B3" w14:textId="77777777" w:rsidR="00707B14" w:rsidRPr="00AC4345" w:rsidRDefault="00707B14" w:rsidP="00943481">
      <w:pPr>
        <w:ind w:left="1200" w:right="-91"/>
        <w:jc w:val="both"/>
        <w:rPr>
          <w:b w:val="0"/>
          <w:bCs w:val="0"/>
          <w:color w:val="auto"/>
        </w:rPr>
      </w:pPr>
    </w:p>
    <w:p w14:paraId="7F7989B4" w14:textId="77777777" w:rsidR="00D719A4" w:rsidRPr="00AC4345" w:rsidRDefault="00D719A4" w:rsidP="00D74815">
      <w:pPr>
        <w:ind w:right="-91"/>
        <w:jc w:val="both"/>
        <w:rPr>
          <w:b w:val="0"/>
          <w:bCs w:val="0"/>
          <w:color w:val="auto"/>
        </w:rPr>
      </w:pPr>
    </w:p>
    <w:p w14:paraId="7F7989B5" w14:textId="77777777" w:rsidR="00511669" w:rsidRDefault="00D719A4" w:rsidP="00BE2A8B">
      <w:pPr>
        <w:numPr>
          <w:ilvl w:val="0"/>
          <w:numId w:val="6"/>
        </w:numPr>
        <w:ind w:right="-91"/>
        <w:jc w:val="both"/>
        <w:rPr>
          <w:b w:val="0"/>
          <w:bCs w:val="0"/>
          <w:color w:val="auto"/>
        </w:rPr>
      </w:pPr>
      <w:r w:rsidRPr="00F80E98">
        <w:rPr>
          <w:b w:val="0"/>
          <w:bCs w:val="0"/>
          <w:color w:val="auto"/>
        </w:rPr>
        <w:t>Use MUX blocks to rename signals as this will not increase the complexity and also has less ris</w:t>
      </w:r>
      <w:r w:rsidR="00E0613A" w:rsidRPr="00F80E98">
        <w:rPr>
          <w:b w:val="0"/>
          <w:bCs w:val="0"/>
          <w:color w:val="auto"/>
        </w:rPr>
        <w:t>k of providing wrong TargetLink</w:t>
      </w:r>
      <w:r w:rsidRPr="00F80E98">
        <w:rPr>
          <w:b w:val="0"/>
          <w:bCs w:val="0"/>
          <w:color w:val="auto"/>
        </w:rPr>
        <w:t xml:space="preserve"> data types.</w:t>
      </w:r>
    </w:p>
    <w:p w14:paraId="7F7989B6" w14:textId="77777777" w:rsidR="00511669" w:rsidRDefault="00511669" w:rsidP="00511669">
      <w:pPr>
        <w:pStyle w:val="ListParagraph"/>
        <w:rPr>
          <w:b w:val="0"/>
          <w:bCs w:val="0"/>
          <w:color w:val="auto"/>
          <w:highlight w:val="yellow"/>
        </w:rPr>
      </w:pPr>
    </w:p>
    <w:p w14:paraId="7F7989B7" w14:textId="77777777" w:rsidR="00511669" w:rsidRDefault="00511669" w:rsidP="00511669">
      <w:pPr>
        <w:numPr>
          <w:ilvl w:val="1"/>
          <w:numId w:val="6"/>
        </w:numPr>
        <w:ind w:right="-91"/>
        <w:jc w:val="both"/>
        <w:rPr>
          <w:b w:val="0"/>
          <w:bCs w:val="0"/>
          <w:color w:val="auto"/>
        </w:rPr>
      </w:pPr>
      <w:r w:rsidRPr="00511669">
        <w:rPr>
          <w:b w:val="0"/>
          <w:bCs w:val="0"/>
          <w:color w:val="auto"/>
        </w:rPr>
        <w:t>Use of gain/datatype conversion blocks will increase the complexity</w:t>
      </w:r>
    </w:p>
    <w:p w14:paraId="7F7989B8" w14:textId="77777777" w:rsidR="00511669" w:rsidRPr="00511669" w:rsidRDefault="00511669" w:rsidP="00511669">
      <w:pPr>
        <w:ind w:left="2160" w:right="-91"/>
        <w:jc w:val="both"/>
        <w:rPr>
          <w:b w:val="0"/>
          <w:bCs w:val="0"/>
          <w:color w:val="auto"/>
        </w:rPr>
      </w:pPr>
    </w:p>
    <w:p w14:paraId="7F7989B9" w14:textId="77777777" w:rsidR="00511669" w:rsidRDefault="00BE2A8B" w:rsidP="00511669">
      <w:pPr>
        <w:numPr>
          <w:ilvl w:val="1"/>
          <w:numId w:val="6"/>
        </w:numPr>
        <w:ind w:right="-91"/>
        <w:jc w:val="both"/>
        <w:rPr>
          <w:b w:val="0"/>
          <w:bCs w:val="0"/>
          <w:color w:val="auto"/>
        </w:rPr>
      </w:pPr>
      <w:r w:rsidRPr="00511669">
        <w:rPr>
          <w:b w:val="0"/>
          <w:bCs w:val="0"/>
          <w:color w:val="auto"/>
        </w:rPr>
        <w:t>Signal name propagation will not happen if a MUX block is used</w:t>
      </w:r>
    </w:p>
    <w:p w14:paraId="7F7989BA" w14:textId="77777777" w:rsidR="00511669" w:rsidRPr="00511669" w:rsidRDefault="00511669" w:rsidP="00511669">
      <w:pPr>
        <w:ind w:left="2160" w:right="-91"/>
        <w:jc w:val="both"/>
        <w:rPr>
          <w:b w:val="0"/>
          <w:bCs w:val="0"/>
          <w:color w:val="auto"/>
        </w:rPr>
      </w:pPr>
    </w:p>
    <w:p w14:paraId="7F7989BB" w14:textId="77777777" w:rsidR="00D719A4" w:rsidRPr="00AC4345" w:rsidRDefault="00D719A4" w:rsidP="00D719A4">
      <w:pPr>
        <w:pStyle w:val="ListParagraph"/>
        <w:rPr>
          <w:b w:val="0"/>
          <w:bCs w:val="0"/>
          <w:color w:val="auto"/>
          <w:szCs w:val="20"/>
        </w:rPr>
      </w:pPr>
    </w:p>
    <w:p w14:paraId="7F7989BC" w14:textId="77777777" w:rsidR="00D719A4" w:rsidRDefault="00D719A4" w:rsidP="00D719A4">
      <w:pPr>
        <w:ind w:left="1440" w:right="-91"/>
        <w:jc w:val="center"/>
        <w:rPr>
          <w:b w:val="0"/>
          <w:bCs w:val="0"/>
          <w:color w:val="auto"/>
        </w:rPr>
      </w:pPr>
      <w:r w:rsidRPr="00AC4345">
        <w:rPr>
          <w:b w:val="0"/>
          <w:bCs w:val="0"/>
          <w:noProof/>
          <w:color w:val="auto"/>
          <w:lang w:bidi="ar-SA"/>
        </w:rPr>
        <w:drawing>
          <wp:inline distT="0" distB="0" distL="0" distR="0" wp14:anchorId="7F798C49" wp14:editId="7F798C4A">
            <wp:extent cx="4429744" cy="157184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29744" cy="1571844"/>
                    </a:xfrm>
                    <a:prstGeom prst="rect">
                      <a:avLst/>
                    </a:prstGeom>
                  </pic:spPr>
                </pic:pic>
              </a:graphicData>
            </a:graphic>
          </wp:inline>
        </w:drawing>
      </w:r>
    </w:p>
    <w:p w14:paraId="30DAC1F8" w14:textId="6C103F31" w:rsidR="007F330C" w:rsidRPr="00AC4345" w:rsidRDefault="007F330C" w:rsidP="007F330C">
      <w:pPr>
        <w:numPr>
          <w:ilvl w:val="0"/>
          <w:numId w:val="6"/>
        </w:numPr>
        <w:ind w:right="-91"/>
        <w:jc w:val="both"/>
        <w:rPr>
          <w:b w:val="0"/>
          <w:bCs w:val="0"/>
          <w:color w:val="auto"/>
        </w:rPr>
      </w:pPr>
      <w:r>
        <w:rPr>
          <w:b w:val="0"/>
          <w:bCs w:val="0"/>
          <w:color w:val="auto"/>
        </w:rPr>
        <w:t>Care shall be taken when TargetLink blocks from a library are copied to another library. This operation will create a lin</w:t>
      </w:r>
      <w:r w:rsidR="004E68D1">
        <w:rPr>
          <w:b w:val="0"/>
          <w:bCs w:val="0"/>
          <w:color w:val="auto"/>
        </w:rPr>
        <w:t xml:space="preserve">k of the copied blocks </w:t>
      </w:r>
      <w:r>
        <w:rPr>
          <w:b w:val="0"/>
          <w:bCs w:val="0"/>
          <w:color w:val="auto"/>
        </w:rPr>
        <w:t>to the source library</w:t>
      </w:r>
      <w:r w:rsidR="004E68D1">
        <w:rPr>
          <w:b w:val="0"/>
          <w:bCs w:val="0"/>
          <w:color w:val="auto"/>
        </w:rPr>
        <w:t xml:space="preserve"> which has to </w:t>
      </w:r>
      <w:r w:rsidR="00D17C6C">
        <w:rPr>
          <w:b w:val="0"/>
          <w:bCs w:val="0"/>
          <w:color w:val="auto"/>
        </w:rPr>
        <w:t xml:space="preserve">be </w:t>
      </w:r>
      <w:r w:rsidR="004E68D1">
        <w:rPr>
          <w:b w:val="0"/>
          <w:bCs w:val="0"/>
          <w:color w:val="auto"/>
        </w:rPr>
        <w:t>bro</w:t>
      </w:r>
      <w:r w:rsidR="004F358C">
        <w:rPr>
          <w:b w:val="0"/>
          <w:bCs w:val="0"/>
          <w:color w:val="auto"/>
        </w:rPr>
        <w:t>ken.</w:t>
      </w:r>
    </w:p>
    <w:p w14:paraId="7F7989BD" w14:textId="77777777" w:rsidR="00FD3F10" w:rsidRPr="00EA39E7" w:rsidRDefault="00FD3F10" w:rsidP="00943481">
      <w:pPr>
        <w:pStyle w:val="Heading1"/>
        <w:numPr>
          <w:ilvl w:val="3"/>
          <w:numId w:val="1"/>
        </w:numPr>
        <w:ind w:right="-91"/>
        <w:jc w:val="both"/>
        <w:rPr>
          <w:color w:val="auto"/>
          <w:sz w:val="22"/>
          <w:szCs w:val="20"/>
        </w:rPr>
      </w:pPr>
      <w:bookmarkStart w:id="64" w:name="_Toc484791144"/>
      <w:r w:rsidRPr="00EA39E7">
        <w:rPr>
          <w:color w:val="auto"/>
          <w:sz w:val="22"/>
          <w:szCs w:val="20"/>
        </w:rPr>
        <w:t>Adherence to naming guidelines</w:t>
      </w:r>
      <w:bookmarkEnd w:id="64"/>
    </w:p>
    <w:p w14:paraId="7F7989BE" w14:textId="77777777" w:rsidR="00FD3F10" w:rsidRPr="00AC4345" w:rsidRDefault="00FD3F10" w:rsidP="00943481">
      <w:pPr>
        <w:ind w:right="-91"/>
        <w:jc w:val="both"/>
      </w:pPr>
    </w:p>
    <w:p w14:paraId="7F7989BF" w14:textId="77777777" w:rsidR="00FD3F10" w:rsidRPr="00AC4345" w:rsidRDefault="007E7DA1" w:rsidP="00943481">
      <w:pPr>
        <w:numPr>
          <w:ilvl w:val="0"/>
          <w:numId w:val="6"/>
        </w:numPr>
        <w:ind w:right="-91"/>
        <w:jc w:val="both"/>
        <w:rPr>
          <w:b w:val="0"/>
          <w:bCs w:val="0"/>
          <w:color w:val="auto"/>
        </w:rPr>
      </w:pPr>
      <w:r w:rsidRPr="00AC4345">
        <w:rPr>
          <w:b w:val="0"/>
          <w:bCs w:val="0"/>
          <w:color w:val="auto"/>
        </w:rPr>
        <w:t>It’s</w:t>
      </w:r>
      <w:r w:rsidR="009C3411" w:rsidRPr="00AC4345">
        <w:rPr>
          <w:b w:val="0"/>
          <w:bCs w:val="0"/>
          <w:color w:val="auto"/>
        </w:rPr>
        <w:t xml:space="preserve"> strictly advisable to follow</w:t>
      </w:r>
      <w:r w:rsidR="00FD3F10" w:rsidRPr="00AC4345">
        <w:rPr>
          <w:b w:val="0"/>
          <w:bCs w:val="0"/>
          <w:color w:val="auto"/>
        </w:rPr>
        <w:t xml:space="preserve"> the naming conventions described for the project</w:t>
      </w:r>
      <w:r w:rsidR="000A0835">
        <w:rPr>
          <w:b w:val="0"/>
          <w:bCs w:val="0"/>
          <w:color w:val="auto"/>
        </w:rPr>
        <w:t>.</w:t>
      </w:r>
    </w:p>
    <w:p w14:paraId="7F7989C0" w14:textId="77777777" w:rsidR="001F4523" w:rsidRPr="00AC4345" w:rsidRDefault="001F4523" w:rsidP="00943481">
      <w:pPr>
        <w:ind w:right="-91"/>
        <w:jc w:val="both"/>
        <w:rPr>
          <w:b w:val="0"/>
          <w:bCs w:val="0"/>
          <w:color w:val="auto"/>
        </w:rPr>
      </w:pPr>
    </w:p>
    <w:p w14:paraId="7F7989C1" w14:textId="77777777" w:rsidR="00CA5A78" w:rsidRPr="00AC4345" w:rsidRDefault="001F4523" w:rsidP="00943481">
      <w:pPr>
        <w:numPr>
          <w:ilvl w:val="0"/>
          <w:numId w:val="11"/>
        </w:numPr>
        <w:ind w:right="-91"/>
        <w:jc w:val="both"/>
        <w:rPr>
          <w:b w:val="0"/>
          <w:bCs w:val="0"/>
          <w:color w:val="auto"/>
        </w:rPr>
      </w:pPr>
      <w:r w:rsidRPr="00AC4345">
        <w:rPr>
          <w:b w:val="0"/>
          <w:bCs w:val="0"/>
          <w:color w:val="auto"/>
        </w:rPr>
        <w:t xml:space="preserve">The naming of the ports </w:t>
      </w:r>
      <w:r w:rsidR="007942EA">
        <w:rPr>
          <w:b w:val="0"/>
          <w:bCs w:val="0"/>
          <w:color w:val="auto"/>
        </w:rPr>
        <w:t>shall</w:t>
      </w:r>
      <w:r w:rsidRPr="00AC4345">
        <w:rPr>
          <w:b w:val="0"/>
          <w:bCs w:val="0"/>
          <w:color w:val="auto"/>
        </w:rPr>
        <w:t xml:space="preserve"> be consistent across subsystem. Run </w:t>
      </w:r>
      <w:r w:rsidRPr="00AC4345">
        <w:rPr>
          <w:i/>
          <w:iCs/>
          <w:color w:val="auto"/>
        </w:rPr>
        <w:t>CheckSignal</w:t>
      </w:r>
      <w:r w:rsidR="00624311" w:rsidRPr="00AC4345">
        <w:rPr>
          <w:i/>
          <w:iCs/>
          <w:color w:val="auto"/>
        </w:rPr>
        <w:t>s</w:t>
      </w:r>
      <w:r w:rsidRPr="00AC4345">
        <w:rPr>
          <w:b w:val="0"/>
          <w:bCs w:val="0"/>
          <w:color w:val="auto"/>
        </w:rPr>
        <w:t xml:space="preserve"> script to check the naming consistency and correct the failed checks. </w:t>
      </w:r>
    </w:p>
    <w:p w14:paraId="7F7989C2" w14:textId="77777777" w:rsidR="00CA5A78" w:rsidRPr="00AC4345" w:rsidRDefault="00CA5A78" w:rsidP="00943481">
      <w:pPr>
        <w:ind w:left="1080" w:right="-91"/>
        <w:jc w:val="both"/>
        <w:rPr>
          <w:b w:val="0"/>
          <w:bCs w:val="0"/>
          <w:color w:val="auto"/>
        </w:rPr>
      </w:pPr>
    </w:p>
    <w:p w14:paraId="7F7989C3" w14:textId="77777777" w:rsidR="001F4523" w:rsidRPr="00AC4345" w:rsidRDefault="002956AD" w:rsidP="00943481">
      <w:pPr>
        <w:ind w:left="1440" w:right="-91"/>
        <w:jc w:val="both"/>
        <w:rPr>
          <w:b w:val="0"/>
          <w:bCs w:val="0"/>
          <w:color w:val="auto"/>
        </w:rPr>
      </w:pPr>
      <w:hyperlink r:id="rId92" w:history="1">
        <w:r w:rsidR="00CA5A78" w:rsidRPr="00AC4345">
          <w:rPr>
            <w:rStyle w:val="Hyperlink"/>
            <w:b w:val="0"/>
            <w:bCs w:val="0"/>
          </w:rPr>
          <w:t>http://170.205.207.224:7001/si/viewrevision?projectName=d:/MKS_proj/MBSP_SW_Components/D07_Design/Simulink_models/Common/Config/project.pj&amp;revision=member&amp;selection=CheckSignals.p</w:t>
        </w:r>
      </w:hyperlink>
    </w:p>
    <w:p w14:paraId="7F7989C4" w14:textId="77777777" w:rsidR="0013639F" w:rsidRPr="00AC4345" w:rsidRDefault="0013639F" w:rsidP="00943481">
      <w:pPr>
        <w:pStyle w:val="ListParagraph"/>
        <w:jc w:val="both"/>
        <w:rPr>
          <w:b w:val="0"/>
          <w:bCs w:val="0"/>
          <w:color w:val="auto"/>
          <w:szCs w:val="20"/>
        </w:rPr>
      </w:pPr>
    </w:p>
    <w:p w14:paraId="7F7989C5" w14:textId="77777777" w:rsidR="0013639F" w:rsidRPr="00AC4345" w:rsidRDefault="00D50571" w:rsidP="00943481">
      <w:pPr>
        <w:ind w:left="1440" w:right="-91"/>
        <w:jc w:val="both"/>
        <w:rPr>
          <w:b w:val="0"/>
          <w:bCs w:val="0"/>
          <w:color w:val="auto"/>
        </w:rPr>
      </w:pPr>
      <w:r w:rsidRPr="00AC4345">
        <w:rPr>
          <w:b w:val="0"/>
          <w:bCs w:val="0"/>
          <w:color w:val="auto"/>
        </w:rPr>
        <w:t xml:space="preserve">The report of </w:t>
      </w:r>
      <w:r w:rsidRPr="00AC4345">
        <w:rPr>
          <w:bCs w:val="0"/>
          <w:i/>
          <w:color w:val="auto"/>
        </w:rPr>
        <w:t>CheckSignals</w:t>
      </w:r>
      <w:r w:rsidRPr="00AC4345">
        <w:rPr>
          <w:b w:val="0"/>
          <w:bCs w:val="0"/>
          <w:color w:val="auto"/>
        </w:rPr>
        <w:t xml:space="preserve"> shall be checked</w:t>
      </w:r>
      <w:r w:rsidR="000A0835">
        <w:rPr>
          <w:b w:val="0"/>
          <w:bCs w:val="0"/>
          <w:color w:val="auto"/>
        </w:rPr>
        <w:t>-in</w:t>
      </w:r>
      <w:r w:rsidRPr="00AC4345">
        <w:rPr>
          <w:b w:val="0"/>
          <w:bCs w:val="0"/>
          <w:color w:val="auto"/>
        </w:rPr>
        <w:t xml:space="preserve"> into </w:t>
      </w:r>
      <w:r w:rsidR="009B00C3" w:rsidRPr="00AC4345">
        <w:rPr>
          <w:b w:val="0"/>
          <w:bCs w:val="0"/>
          <w:color w:val="auto"/>
        </w:rPr>
        <w:t>“</w:t>
      </w:r>
      <w:r w:rsidRPr="00AC4345">
        <w:rPr>
          <w:b w:val="0"/>
          <w:bCs w:val="0"/>
          <w:i/>
          <w:color w:val="002060"/>
        </w:rPr>
        <w:t>Documents/ModelReview</w:t>
      </w:r>
      <w:r w:rsidR="009B00C3" w:rsidRPr="00AC4345">
        <w:rPr>
          <w:b w:val="0"/>
          <w:bCs w:val="0"/>
          <w:i/>
          <w:color w:val="002060"/>
        </w:rPr>
        <w:t>”</w:t>
      </w:r>
      <w:r w:rsidRPr="00AC4345">
        <w:rPr>
          <w:b w:val="0"/>
          <w:bCs w:val="0"/>
          <w:color w:val="auto"/>
        </w:rPr>
        <w:t xml:space="preserve"> folder of the corresponding module or component</w:t>
      </w:r>
      <w:r w:rsidR="009B00C3" w:rsidRPr="00AC4345">
        <w:rPr>
          <w:b w:val="0"/>
          <w:bCs w:val="0"/>
          <w:color w:val="auto"/>
        </w:rPr>
        <w:t>.</w:t>
      </w:r>
    </w:p>
    <w:p w14:paraId="7F7989C6" w14:textId="77777777" w:rsidR="007A07DF" w:rsidRPr="00AC4345" w:rsidRDefault="007A07DF" w:rsidP="00943481">
      <w:pPr>
        <w:ind w:right="-91"/>
        <w:jc w:val="both"/>
        <w:rPr>
          <w:b w:val="0"/>
          <w:bCs w:val="0"/>
          <w:color w:val="auto"/>
        </w:rPr>
      </w:pPr>
    </w:p>
    <w:p w14:paraId="7F7989C7" w14:textId="77777777" w:rsidR="007A07DF" w:rsidRPr="00AC4345" w:rsidRDefault="007A07DF" w:rsidP="00943481">
      <w:pPr>
        <w:numPr>
          <w:ilvl w:val="0"/>
          <w:numId w:val="11"/>
        </w:numPr>
        <w:ind w:right="-91"/>
        <w:jc w:val="both"/>
        <w:rPr>
          <w:b w:val="0"/>
          <w:bCs w:val="0"/>
          <w:color w:val="auto"/>
        </w:rPr>
      </w:pPr>
      <w:r w:rsidRPr="00AC4345">
        <w:rPr>
          <w:b w:val="0"/>
          <w:bCs w:val="0"/>
          <w:color w:val="auto"/>
        </w:rPr>
        <w:t>Signal propagation on the signal lines helps in better understanding of signal flows.</w:t>
      </w:r>
    </w:p>
    <w:p w14:paraId="7F7989C8" w14:textId="77777777" w:rsidR="00626799" w:rsidRPr="00AC4345" w:rsidRDefault="002956AD" w:rsidP="00943481">
      <w:pPr>
        <w:ind w:left="1440" w:right="-91"/>
        <w:jc w:val="both"/>
        <w:rPr>
          <w:b w:val="0"/>
          <w:bCs w:val="0"/>
          <w:color w:val="auto"/>
        </w:rPr>
      </w:pPr>
      <w:hyperlink r:id="rId93" w:history="1">
        <w:r w:rsidR="00810099" w:rsidRPr="00AC4345">
          <w:rPr>
            <w:rStyle w:val="Hyperlink"/>
            <w:b w:val="0"/>
            <w:bCs w:val="0"/>
          </w:rPr>
          <w:t>http://170.205.207.224:7001/si/viewrevision?projectName=d:/MKS_proj/MBSP_SW_Components/D07_Design/Documents/Guidelines/modelling_rules/project.pj&amp;revision=:member&amp;selection=MBSP_SignalNameAndPropagationGuide.ppt</w:t>
        </w:r>
      </w:hyperlink>
    </w:p>
    <w:p w14:paraId="7F7989C9" w14:textId="77777777" w:rsidR="00810099" w:rsidRDefault="00810099" w:rsidP="00943481">
      <w:pPr>
        <w:ind w:left="1440" w:right="-91"/>
        <w:jc w:val="both"/>
        <w:rPr>
          <w:b w:val="0"/>
          <w:bCs w:val="0"/>
          <w:color w:val="auto"/>
        </w:rPr>
      </w:pPr>
    </w:p>
    <w:p w14:paraId="7F7989CA" w14:textId="77777777" w:rsidR="00A61D19" w:rsidRDefault="00A61D19" w:rsidP="00943481">
      <w:pPr>
        <w:ind w:left="1440" w:right="-91"/>
        <w:jc w:val="both"/>
        <w:rPr>
          <w:b w:val="0"/>
          <w:bCs w:val="0"/>
          <w:color w:val="auto"/>
        </w:rPr>
      </w:pPr>
    </w:p>
    <w:p w14:paraId="7F7989CC" w14:textId="77777777" w:rsidR="00BB2897" w:rsidRPr="000A0835" w:rsidRDefault="008E4FB0" w:rsidP="00943481">
      <w:pPr>
        <w:pStyle w:val="Heading1"/>
        <w:numPr>
          <w:ilvl w:val="3"/>
          <w:numId w:val="1"/>
        </w:numPr>
        <w:ind w:right="-91"/>
        <w:jc w:val="both"/>
        <w:rPr>
          <w:color w:val="auto"/>
          <w:sz w:val="24"/>
          <w:szCs w:val="20"/>
        </w:rPr>
      </w:pPr>
      <w:bookmarkStart w:id="65" w:name="_Toc484791145"/>
      <w:r w:rsidRPr="000A0835">
        <w:rPr>
          <w:color w:val="auto"/>
          <w:sz w:val="24"/>
          <w:szCs w:val="20"/>
        </w:rPr>
        <w:t>Stateflow</w:t>
      </w:r>
      <w:r w:rsidR="00BB2897" w:rsidRPr="000A0835">
        <w:rPr>
          <w:color w:val="auto"/>
          <w:sz w:val="24"/>
          <w:szCs w:val="20"/>
        </w:rPr>
        <w:t xml:space="preserve"> design</w:t>
      </w:r>
      <w:bookmarkEnd w:id="65"/>
    </w:p>
    <w:p w14:paraId="7F7989CD" w14:textId="77777777" w:rsidR="00D71B10" w:rsidRPr="000A0835" w:rsidRDefault="008E4FB0" w:rsidP="00BB2897">
      <w:pPr>
        <w:pStyle w:val="Heading1"/>
        <w:numPr>
          <w:ilvl w:val="4"/>
          <w:numId w:val="1"/>
        </w:numPr>
        <w:ind w:right="-91"/>
        <w:jc w:val="both"/>
        <w:rPr>
          <w:color w:val="auto"/>
          <w:sz w:val="22"/>
          <w:szCs w:val="20"/>
        </w:rPr>
      </w:pPr>
      <w:bookmarkStart w:id="66" w:name="_Toc484791146"/>
      <w:r w:rsidRPr="000A0835">
        <w:rPr>
          <w:color w:val="auto"/>
          <w:sz w:val="22"/>
          <w:szCs w:val="20"/>
        </w:rPr>
        <w:t>Stateflow</w:t>
      </w:r>
      <w:r w:rsidR="00BB2897" w:rsidRPr="000A0835">
        <w:rPr>
          <w:color w:val="auto"/>
          <w:sz w:val="22"/>
          <w:szCs w:val="20"/>
        </w:rPr>
        <w:t xml:space="preserve"> with states</w:t>
      </w:r>
      <w:bookmarkEnd w:id="66"/>
    </w:p>
    <w:p w14:paraId="7F7989CE" w14:textId="77777777" w:rsidR="00825555" w:rsidRPr="000A0835" w:rsidRDefault="00B40E29" w:rsidP="000A0835">
      <w:pPr>
        <w:pStyle w:val="Heading1"/>
        <w:numPr>
          <w:ilvl w:val="5"/>
          <w:numId w:val="1"/>
        </w:numPr>
        <w:ind w:right="-91" w:hanging="1460"/>
        <w:jc w:val="both"/>
        <w:rPr>
          <w:color w:val="auto"/>
          <w:sz w:val="22"/>
          <w:szCs w:val="20"/>
        </w:rPr>
      </w:pPr>
      <w:bookmarkStart w:id="67" w:name="_Toc484791147"/>
      <w:r w:rsidRPr="000A0835">
        <w:rPr>
          <w:color w:val="auto"/>
          <w:sz w:val="22"/>
          <w:szCs w:val="20"/>
        </w:rPr>
        <w:t>States and transitions</w:t>
      </w:r>
      <w:bookmarkEnd w:id="67"/>
    </w:p>
    <w:p w14:paraId="7F7989CF" w14:textId="77777777" w:rsidR="005C2C61" w:rsidRPr="00AC4345" w:rsidRDefault="005C2C61" w:rsidP="005C2C61"/>
    <w:p w14:paraId="7F7989D0" w14:textId="77777777" w:rsidR="005C2C61" w:rsidRPr="00AC4345" w:rsidRDefault="007942EA" w:rsidP="00425836">
      <w:pPr>
        <w:pStyle w:val="ListParagraph"/>
        <w:numPr>
          <w:ilvl w:val="0"/>
          <w:numId w:val="11"/>
        </w:numPr>
        <w:tabs>
          <w:tab w:val="clear" w:pos="1440"/>
          <w:tab w:val="num" w:pos="2127"/>
        </w:tabs>
        <w:ind w:firstLine="261"/>
        <w:jc w:val="both"/>
        <w:rPr>
          <w:b w:val="0"/>
          <w:color w:val="auto"/>
          <w:szCs w:val="20"/>
        </w:rPr>
      </w:pPr>
      <w:r>
        <w:rPr>
          <w:b w:val="0"/>
          <w:color w:val="auto"/>
          <w:szCs w:val="20"/>
        </w:rPr>
        <w:t>T</w:t>
      </w:r>
      <w:r w:rsidR="00425836" w:rsidRPr="00AC4345">
        <w:rPr>
          <w:b w:val="0"/>
          <w:color w:val="auto"/>
          <w:szCs w:val="20"/>
        </w:rPr>
        <w:t>oo many states or transition</w:t>
      </w:r>
      <w:r>
        <w:rPr>
          <w:b w:val="0"/>
          <w:color w:val="auto"/>
          <w:szCs w:val="20"/>
        </w:rPr>
        <w:t xml:space="preserve"> shall be avoided</w:t>
      </w:r>
      <w:r w:rsidR="00425836" w:rsidRPr="00AC4345">
        <w:rPr>
          <w:b w:val="0"/>
          <w:color w:val="auto"/>
          <w:szCs w:val="20"/>
        </w:rPr>
        <w:t>.</w:t>
      </w:r>
      <w:r w:rsidR="005C2C61" w:rsidRPr="00AC4345">
        <w:rPr>
          <w:b w:val="0"/>
          <w:color w:val="auto"/>
          <w:szCs w:val="20"/>
        </w:rPr>
        <w:t xml:space="preserve"> If there are too many s</w:t>
      </w:r>
      <w:r w:rsidR="00425836" w:rsidRPr="00AC4345">
        <w:rPr>
          <w:b w:val="0"/>
          <w:color w:val="auto"/>
          <w:szCs w:val="20"/>
        </w:rPr>
        <w:t>tates or transitions, then the S</w:t>
      </w:r>
      <w:r w:rsidR="005C2C61" w:rsidRPr="00AC4345">
        <w:rPr>
          <w:b w:val="0"/>
          <w:color w:val="auto"/>
          <w:szCs w:val="20"/>
        </w:rPr>
        <w:t>tate</w:t>
      </w:r>
      <w:r w:rsidR="00425836" w:rsidRPr="00AC4345">
        <w:rPr>
          <w:b w:val="0"/>
          <w:color w:val="auto"/>
          <w:szCs w:val="20"/>
        </w:rPr>
        <w:t xml:space="preserve"> </w:t>
      </w:r>
      <w:r w:rsidR="005C2C61" w:rsidRPr="00AC4345">
        <w:rPr>
          <w:b w:val="0"/>
          <w:color w:val="auto"/>
          <w:szCs w:val="20"/>
        </w:rPr>
        <w:t>chart becomes very hard to</w:t>
      </w:r>
      <w:r w:rsidR="0067571C" w:rsidRPr="00AC4345">
        <w:rPr>
          <w:b w:val="0"/>
          <w:color w:val="auto"/>
          <w:szCs w:val="20"/>
        </w:rPr>
        <w:t xml:space="preserve"> </w:t>
      </w:r>
      <w:r w:rsidR="005C2C61" w:rsidRPr="00AC4345">
        <w:rPr>
          <w:b w:val="0"/>
          <w:color w:val="auto"/>
          <w:szCs w:val="20"/>
        </w:rPr>
        <w:t xml:space="preserve">read </w:t>
      </w:r>
      <w:r w:rsidR="00425836" w:rsidRPr="00AC4345">
        <w:rPr>
          <w:b w:val="0"/>
          <w:color w:val="auto"/>
          <w:szCs w:val="20"/>
        </w:rPr>
        <w:t>and hence very hard to maintain</w:t>
      </w:r>
    </w:p>
    <w:p w14:paraId="7F7989D1" w14:textId="77777777" w:rsidR="008E587A" w:rsidRDefault="008E587A" w:rsidP="005C2C61">
      <w:pPr>
        <w:pStyle w:val="ListParagraph"/>
        <w:ind w:left="1440"/>
        <w:rPr>
          <w:noProof/>
          <w:color w:val="auto"/>
          <w:szCs w:val="20"/>
          <w:lang w:bidi="ar-SA"/>
        </w:rPr>
      </w:pPr>
    </w:p>
    <w:p w14:paraId="7F7989D2" w14:textId="77777777" w:rsidR="00C21DF7" w:rsidRDefault="008F2803" w:rsidP="008F2803">
      <w:pPr>
        <w:pStyle w:val="NoSpacing"/>
        <w:ind w:left="1440"/>
        <w:jc w:val="right"/>
        <w:rPr>
          <w:noProof/>
        </w:rPr>
      </w:pPr>
      <w:r>
        <w:rPr>
          <w:noProof/>
        </w:rPr>
        <w:lastRenderedPageBreak/>
        <w:t xml:space="preserve">     </w:t>
      </w:r>
      <w:r w:rsidR="00C21DF7" w:rsidRPr="00C21DF7">
        <w:rPr>
          <w:noProof/>
          <w:lang w:bidi="ar-SA"/>
        </w:rPr>
        <w:drawing>
          <wp:inline distT="0" distB="0" distL="0" distR="0" wp14:anchorId="7F798C4B" wp14:editId="7F798C4C">
            <wp:extent cx="6403021" cy="29026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11433" cy="2906502"/>
                    </a:xfrm>
                    <a:prstGeom prst="rect">
                      <a:avLst/>
                    </a:prstGeom>
                  </pic:spPr>
                </pic:pic>
              </a:graphicData>
            </a:graphic>
          </wp:inline>
        </w:drawing>
      </w:r>
    </w:p>
    <w:p w14:paraId="7F7989D3" w14:textId="77777777" w:rsidR="00C21DF7" w:rsidRDefault="00C21DF7" w:rsidP="005C2C61">
      <w:pPr>
        <w:pStyle w:val="ListParagraph"/>
        <w:ind w:left="1440"/>
        <w:rPr>
          <w:noProof/>
          <w:color w:val="auto"/>
          <w:szCs w:val="20"/>
          <w:lang w:bidi="ar-SA"/>
        </w:rPr>
      </w:pPr>
    </w:p>
    <w:p w14:paraId="7F7989D4" w14:textId="77777777" w:rsidR="00C21DF7" w:rsidRPr="00AC4345" w:rsidRDefault="00C21DF7" w:rsidP="008F2803">
      <w:pPr>
        <w:pStyle w:val="Title"/>
        <w:ind w:firstLine="720"/>
      </w:pPr>
      <w:r w:rsidRPr="00C21DF7">
        <w:rPr>
          <w:noProof/>
          <w:lang w:bidi="ar-SA"/>
        </w:rPr>
        <w:drawing>
          <wp:inline distT="0" distB="0" distL="0" distR="0" wp14:anchorId="7F798C4D" wp14:editId="7F798C4E">
            <wp:extent cx="6560288" cy="365553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560288" cy="3655536"/>
                    </a:xfrm>
                    <a:prstGeom prst="rect">
                      <a:avLst/>
                    </a:prstGeom>
                  </pic:spPr>
                </pic:pic>
              </a:graphicData>
            </a:graphic>
          </wp:inline>
        </w:drawing>
      </w:r>
    </w:p>
    <w:p w14:paraId="7F7989D5" w14:textId="77777777" w:rsidR="00425836" w:rsidRPr="007942EA" w:rsidRDefault="007942EA" w:rsidP="001C64C6">
      <w:pPr>
        <w:pStyle w:val="ListParagraph"/>
        <w:numPr>
          <w:ilvl w:val="0"/>
          <w:numId w:val="11"/>
        </w:numPr>
        <w:tabs>
          <w:tab w:val="clear" w:pos="1440"/>
          <w:tab w:val="num" w:pos="2127"/>
        </w:tabs>
        <w:ind w:firstLine="261"/>
        <w:jc w:val="both"/>
        <w:rPr>
          <w:b w:val="0"/>
          <w:bCs w:val="0"/>
          <w:color w:val="auto"/>
          <w:szCs w:val="20"/>
        </w:rPr>
      </w:pPr>
      <w:r w:rsidRPr="007942EA">
        <w:rPr>
          <w:b w:val="0"/>
          <w:color w:val="auto"/>
          <w:szCs w:val="20"/>
        </w:rPr>
        <w:t>C</w:t>
      </w:r>
      <w:r w:rsidR="00425836" w:rsidRPr="007942EA">
        <w:rPr>
          <w:b w:val="0"/>
          <w:color w:val="auto"/>
          <w:szCs w:val="20"/>
        </w:rPr>
        <w:t>rossing of transition</w:t>
      </w:r>
      <w:r w:rsidR="00D255B6" w:rsidRPr="007942EA">
        <w:rPr>
          <w:b w:val="0"/>
          <w:color w:val="auto"/>
          <w:szCs w:val="20"/>
        </w:rPr>
        <w:t>s</w:t>
      </w:r>
      <w:r>
        <w:rPr>
          <w:b w:val="0"/>
          <w:color w:val="auto"/>
          <w:szCs w:val="20"/>
        </w:rPr>
        <w:t xml:space="preserve"> shall be avoided.</w:t>
      </w:r>
      <w:r w:rsidR="001C64C6">
        <w:rPr>
          <w:b w:val="0"/>
          <w:color w:val="auto"/>
          <w:szCs w:val="20"/>
        </w:rPr>
        <w:t xml:space="preserve"> This affects readability of the state chart</w:t>
      </w:r>
    </w:p>
    <w:p w14:paraId="7F7989D6" w14:textId="77777777" w:rsidR="0067571C" w:rsidRDefault="0067571C" w:rsidP="000C5105">
      <w:pPr>
        <w:pStyle w:val="ListParagraph"/>
        <w:ind w:left="1800" w:right="-91"/>
        <w:jc w:val="both"/>
        <w:rPr>
          <w:b w:val="0"/>
          <w:bCs w:val="0"/>
          <w:color w:val="auto"/>
          <w:szCs w:val="20"/>
        </w:rPr>
      </w:pPr>
    </w:p>
    <w:p w14:paraId="7F7989D7" w14:textId="77777777" w:rsidR="00A5377A" w:rsidRDefault="00C21DF7" w:rsidP="008F2803">
      <w:pPr>
        <w:pStyle w:val="Title"/>
        <w:ind w:firstLine="720"/>
      </w:pPr>
      <w:r w:rsidRPr="00C21DF7">
        <w:rPr>
          <w:noProof/>
          <w:lang w:bidi="ar-SA"/>
        </w:rPr>
        <w:lastRenderedPageBreak/>
        <w:drawing>
          <wp:inline distT="0" distB="0" distL="0" distR="0" wp14:anchorId="7F798C4F" wp14:editId="7F798C50">
            <wp:extent cx="7017489" cy="33889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7017489" cy="3388995"/>
                    </a:xfrm>
                    <a:prstGeom prst="rect">
                      <a:avLst/>
                    </a:prstGeom>
                  </pic:spPr>
                </pic:pic>
              </a:graphicData>
            </a:graphic>
          </wp:inline>
        </w:drawing>
      </w:r>
    </w:p>
    <w:p w14:paraId="7F7989D8" w14:textId="77777777" w:rsidR="00A5377A" w:rsidRDefault="00A5377A" w:rsidP="000C5105">
      <w:pPr>
        <w:pStyle w:val="ListParagraph"/>
        <w:ind w:left="1800" w:right="-91"/>
        <w:jc w:val="both"/>
        <w:rPr>
          <w:b w:val="0"/>
          <w:bCs w:val="0"/>
          <w:color w:val="auto"/>
          <w:szCs w:val="20"/>
        </w:rPr>
      </w:pPr>
    </w:p>
    <w:p w14:paraId="7F7989D9" w14:textId="77777777" w:rsidR="00A61D19" w:rsidRDefault="00A61D19" w:rsidP="000C5105">
      <w:pPr>
        <w:pStyle w:val="ListParagraph"/>
        <w:ind w:left="1800" w:right="-91"/>
        <w:jc w:val="both"/>
        <w:rPr>
          <w:b w:val="0"/>
          <w:bCs w:val="0"/>
          <w:color w:val="auto"/>
          <w:szCs w:val="20"/>
        </w:rPr>
      </w:pPr>
    </w:p>
    <w:p w14:paraId="7F7989DA" w14:textId="77777777" w:rsidR="00FE3103" w:rsidRPr="00AC4345" w:rsidRDefault="00FE3103" w:rsidP="00FE3103">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A state chart with a single state is avoidable.</w:t>
      </w:r>
    </w:p>
    <w:p w14:paraId="7F7989DB" w14:textId="77777777" w:rsidR="00A61D19" w:rsidRPr="00AC4345" w:rsidRDefault="00A61D19" w:rsidP="000C5105">
      <w:pPr>
        <w:pStyle w:val="ListParagraph"/>
        <w:ind w:left="1800" w:right="-91"/>
        <w:jc w:val="both"/>
        <w:rPr>
          <w:b w:val="0"/>
          <w:bCs w:val="0"/>
          <w:color w:val="auto"/>
          <w:szCs w:val="20"/>
        </w:rPr>
      </w:pPr>
    </w:p>
    <w:p w14:paraId="7F7989DC" w14:textId="77777777" w:rsidR="00B40E29" w:rsidRDefault="00B40E29" w:rsidP="007942EA">
      <w:pPr>
        <w:pStyle w:val="Heading1"/>
        <w:numPr>
          <w:ilvl w:val="5"/>
          <w:numId w:val="1"/>
        </w:numPr>
        <w:ind w:right="-91" w:hanging="1460"/>
        <w:jc w:val="both"/>
        <w:rPr>
          <w:bCs w:val="0"/>
          <w:color w:val="auto"/>
          <w:sz w:val="22"/>
          <w:szCs w:val="20"/>
        </w:rPr>
      </w:pPr>
      <w:bookmarkStart w:id="68" w:name="_Toc484791148"/>
      <w:r w:rsidRPr="00D255B6">
        <w:rPr>
          <w:bCs w:val="0"/>
          <w:color w:val="auto"/>
          <w:sz w:val="22"/>
          <w:szCs w:val="20"/>
        </w:rPr>
        <w:t>Interface signal naming</w:t>
      </w:r>
      <w:bookmarkEnd w:id="68"/>
    </w:p>
    <w:p w14:paraId="7F7989DD" w14:textId="77777777" w:rsidR="007942EA" w:rsidRPr="007942EA" w:rsidRDefault="007942EA" w:rsidP="007942EA"/>
    <w:p w14:paraId="7F7989DE" w14:textId="77777777" w:rsidR="007942EA" w:rsidRDefault="007942EA" w:rsidP="00B40E29">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S</w:t>
      </w:r>
      <w:r w:rsidR="00B40E29" w:rsidRPr="00AC4345">
        <w:rPr>
          <w:b w:val="0"/>
          <w:bCs w:val="0"/>
          <w:color w:val="auto"/>
          <w:szCs w:val="20"/>
        </w:rPr>
        <w:t>ignals at Simulink/</w:t>
      </w:r>
      <w:r w:rsidR="008E4FB0" w:rsidRPr="00AC4345">
        <w:rPr>
          <w:b w:val="0"/>
          <w:bCs w:val="0"/>
          <w:color w:val="auto"/>
          <w:szCs w:val="20"/>
        </w:rPr>
        <w:t>State</w:t>
      </w:r>
      <w:r>
        <w:rPr>
          <w:b w:val="0"/>
          <w:bCs w:val="0"/>
          <w:color w:val="auto"/>
          <w:szCs w:val="20"/>
        </w:rPr>
        <w:t xml:space="preserve"> </w:t>
      </w:r>
      <w:r w:rsidR="008E4FB0" w:rsidRPr="00AC4345">
        <w:rPr>
          <w:b w:val="0"/>
          <w:bCs w:val="0"/>
          <w:color w:val="auto"/>
          <w:szCs w:val="20"/>
        </w:rPr>
        <w:t>flow</w:t>
      </w:r>
      <w:r w:rsidR="00B40E29" w:rsidRPr="00AC4345">
        <w:rPr>
          <w:b w:val="0"/>
          <w:bCs w:val="0"/>
          <w:color w:val="auto"/>
          <w:szCs w:val="20"/>
        </w:rPr>
        <w:t xml:space="preserve"> interface</w:t>
      </w:r>
      <w:r>
        <w:rPr>
          <w:b w:val="0"/>
          <w:bCs w:val="0"/>
          <w:color w:val="auto"/>
          <w:szCs w:val="20"/>
        </w:rPr>
        <w:t xml:space="preserve"> shall not be renamed</w:t>
      </w:r>
      <w:r w:rsidR="00B40E29" w:rsidRPr="00AC4345">
        <w:rPr>
          <w:b w:val="0"/>
          <w:bCs w:val="0"/>
          <w:color w:val="auto"/>
          <w:szCs w:val="20"/>
        </w:rPr>
        <w:t xml:space="preserve">. </w:t>
      </w:r>
      <w:r w:rsidR="007C5BFA" w:rsidRPr="00AC4345">
        <w:rPr>
          <w:b w:val="0"/>
          <w:bCs w:val="0"/>
          <w:color w:val="auto"/>
          <w:szCs w:val="20"/>
        </w:rPr>
        <w:t xml:space="preserve">i.e. refer to the same signal names in </w:t>
      </w:r>
      <w:r w:rsidR="00D255B6">
        <w:rPr>
          <w:b w:val="0"/>
          <w:bCs w:val="0"/>
          <w:color w:val="auto"/>
          <w:szCs w:val="20"/>
        </w:rPr>
        <w:tab/>
      </w:r>
      <w:r w:rsidR="008E4FB0" w:rsidRPr="00AC4345">
        <w:rPr>
          <w:b w:val="0"/>
          <w:bCs w:val="0"/>
          <w:color w:val="auto"/>
          <w:szCs w:val="20"/>
        </w:rPr>
        <w:t>Stateflow</w:t>
      </w:r>
      <w:r w:rsidR="007C5BFA" w:rsidRPr="00AC4345">
        <w:rPr>
          <w:b w:val="0"/>
          <w:bCs w:val="0"/>
          <w:color w:val="auto"/>
          <w:szCs w:val="20"/>
        </w:rPr>
        <w:t xml:space="preserve"> as you would in Simulink</w:t>
      </w:r>
      <w:r w:rsidR="00D255B6">
        <w:rPr>
          <w:b w:val="0"/>
          <w:bCs w:val="0"/>
          <w:color w:val="auto"/>
          <w:szCs w:val="20"/>
        </w:rPr>
        <w:t>.</w:t>
      </w:r>
    </w:p>
    <w:p w14:paraId="7F7989DF" w14:textId="77777777" w:rsidR="008E587A" w:rsidRPr="009D5C3D" w:rsidRDefault="007942EA" w:rsidP="009D5C3D">
      <w:pPr>
        <w:pStyle w:val="ListParagraph"/>
        <w:ind w:left="1701"/>
        <w:jc w:val="both"/>
        <w:rPr>
          <w:b w:val="0"/>
          <w:bCs w:val="0"/>
          <w:i/>
          <w:color w:val="auto"/>
          <w:szCs w:val="20"/>
        </w:rPr>
      </w:pPr>
      <w:r w:rsidRPr="007942EA">
        <w:rPr>
          <w:b w:val="0"/>
          <w:bCs w:val="0"/>
          <w:i/>
          <w:color w:val="auto"/>
          <w:szCs w:val="20"/>
        </w:rPr>
        <w:t xml:space="preserve">Note: </w:t>
      </w:r>
      <w:r w:rsidR="00D255B6" w:rsidRPr="007942EA">
        <w:rPr>
          <w:b w:val="0"/>
          <w:bCs w:val="0"/>
          <w:i/>
          <w:color w:val="auto"/>
          <w:szCs w:val="20"/>
        </w:rPr>
        <w:t xml:space="preserve">Renaming the signals at the Stateflow chart interface will </w:t>
      </w:r>
      <w:r w:rsidR="009D5C3D">
        <w:rPr>
          <w:b w:val="0"/>
          <w:bCs w:val="0"/>
          <w:i/>
          <w:color w:val="auto"/>
          <w:szCs w:val="20"/>
        </w:rPr>
        <w:t>c</w:t>
      </w:r>
      <w:r w:rsidRPr="007942EA">
        <w:rPr>
          <w:b w:val="0"/>
          <w:bCs w:val="0"/>
          <w:i/>
          <w:color w:val="auto"/>
        </w:rPr>
        <w:t>reate</w:t>
      </w:r>
      <w:r w:rsidR="00D255B6" w:rsidRPr="007942EA">
        <w:rPr>
          <w:b w:val="0"/>
          <w:bCs w:val="0"/>
          <w:i/>
          <w:color w:val="auto"/>
        </w:rPr>
        <w:t xml:space="preserve"> additional signals </w:t>
      </w:r>
      <w:r w:rsidR="00FC3B8B" w:rsidRPr="007942EA">
        <w:rPr>
          <w:b w:val="0"/>
          <w:bCs w:val="0"/>
          <w:i/>
          <w:color w:val="auto"/>
        </w:rPr>
        <w:t>and assignment operations in the generated code.</w:t>
      </w:r>
    </w:p>
    <w:p w14:paraId="7F7989E0" w14:textId="77777777" w:rsidR="008E587A" w:rsidRPr="007942EA" w:rsidRDefault="008E587A" w:rsidP="000C5105">
      <w:pPr>
        <w:pStyle w:val="ListParagraph"/>
        <w:ind w:left="1800" w:right="-91"/>
        <w:jc w:val="both"/>
        <w:rPr>
          <w:b w:val="0"/>
          <w:bCs w:val="0"/>
          <w:i/>
          <w:color w:val="auto"/>
          <w:szCs w:val="20"/>
        </w:rPr>
      </w:pPr>
    </w:p>
    <w:p w14:paraId="7F7989E1" w14:textId="77777777" w:rsidR="008E587A" w:rsidRPr="00AC4345" w:rsidRDefault="00A23527" w:rsidP="008F2803">
      <w:pPr>
        <w:pStyle w:val="Subtitle"/>
        <w:ind w:firstLine="720"/>
      </w:pPr>
      <w:r>
        <w:rPr>
          <w:noProof/>
          <w:lang w:bidi="ar-SA"/>
        </w:rPr>
        <w:lastRenderedPageBreak/>
        <mc:AlternateContent>
          <mc:Choice Requires="wps">
            <w:drawing>
              <wp:anchor distT="0" distB="0" distL="114300" distR="114300" simplePos="0" relativeHeight="251686912" behindDoc="0" locked="0" layoutInCell="1" allowOverlap="1" wp14:anchorId="7F798C51" wp14:editId="7F798C52">
                <wp:simplePos x="0" y="0"/>
                <wp:positionH relativeFrom="column">
                  <wp:posOffset>3532505</wp:posOffset>
                </wp:positionH>
                <wp:positionV relativeFrom="paragraph">
                  <wp:posOffset>1841500</wp:posOffset>
                </wp:positionV>
                <wp:extent cx="935355" cy="191135"/>
                <wp:effectExtent l="19050" t="19050" r="17145" b="18415"/>
                <wp:wrapNone/>
                <wp:docPr id="50" name="Rectangle 50"/>
                <wp:cNvGraphicFramePr/>
                <a:graphic xmlns:a="http://schemas.openxmlformats.org/drawingml/2006/main">
                  <a:graphicData uri="http://schemas.microsoft.com/office/word/2010/wordprocessingShape">
                    <wps:wsp>
                      <wps:cNvSpPr/>
                      <wps:spPr>
                        <a:xfrm>
                          <a:off x="0" y="0"/>
                          <a:ext cx="935355" cy="191135"/>
                        </a:xfrm>
                        <a:prstGeom prst="rect">
                          <a:avLst/>
                        </a:prstGeom>
                        <a:noFill/>
                        <a:ln w="28575">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278.15pt;margin-top:145pt;width:73.65pt;height:15.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" filled="f" strokecolor="#00b050" strokeweight="2.25pt"/>
            </w:pict>
          </mc:Fallback>
        </mc:AlternateContent>
      </w:r>
      <w:r>
        <w:rPr>
          <w:noProof/>
          <w:lang w:bidi="ar-SA"/>
        </w:rPr>
        <mc:AlternateContent>
          <mc:Choice Requires="wps">
            <w:drawing>
              <wp:anchor distT="0" distB="0" distL="114300" distR="114300" simplePos="0" relativeHeight="251684864" behindDoc="0" locked="0" layoutInCell="1" allowOverlap="1" wp14:anchorId="7F798C53" wp14:editId="7F798C54">
                <wp:simplePos x="0" y="0"/>
                <wp:positionH relativeFrom="column">
                  <wp:posOffset>1467293</wp:posOffset>
                </wp:positionH>
                <wp:positionV relativeFrom="paragraph">
                  <wp:posOffset>1901840</wp:posOffset>
                </wp:positionV>
                <wp:extent cx="935665" cy="191386"/>
                <wp:effectExtent l="19050" t="19050" r="17145" b="18415"/>
                <wp:wrapNone/>
                <wp:docPr id="46" name="Rectangle 46"/>
                <wp:cNvGraphicFramePr/>
                <a:graphic xmlns:a="http://schemas.openxmlformats.org/drawingml/2006/main">
                  <a:graphicData uri="http://schemas.microsoft.com/office/word/2010/wordprocessingShape">
                    <wps:wsp>
                      <wps:cNvSpPr/>
                      <wps:spPr>
                        <a:xfrm>
                          <a:off x="0" y="0"/>
                          <a:ext cx="935665" cy="191386"/>
                        </a:xfrm>
                        <a:prstGeom prst="rect">
                          <a:avLst/>
                        </a:prstGeom>
                        <a:noFill/>
                        <a:ln w="28575">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115.55pt;margin-top:149.75pt;width:73.65pt;height:1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" filled="f" strokecolor="#00b050" strokeweight="2.25pt"/>
            </w:pict>
          </mc:Fallback>
        </mc:AlternateContent>
      </w:r>
      <w:r w:rsidR="00C21DF7" w:rsidRPr="00C21DF7">
        <w:rPr>
          <w:noProof/>
          <w:lang w:bidi="ar-SA"/>
        </w:rPr>
        <w:drawing>
          <wp:inline distT="0" distB="0" distL="0" distR="0" wp14:anchorId="7F798C55" wp14:editId="7F798C56">
            <wp:extent cx="6539024" cy="385425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539024" cy="3854252"/>
                    </a:xfrm>
                    <a:prstGeom prst="rect">
                      <a:avLst/>
                    </a:prstGeom>
                  </pic:spPr>
                </pic:pic>
              </a:graphicData>
            </a:graphic>
          </wp:inline>
        </w:drawing>
      </w:r>
    </w:p>
    <w:p w14:paraId="7F7989E2" w14:textId="77777777" w:rsidR="00F153F7" w:rsidRDefault="00F153F7" w:rsidP="000C5105">
      <w:pPr>
        <w:pStyle w:val="ListParagraph"/>
        <w:ind w:left="1800" w:right="-91"/>
        <w:jc w:val="both"/>
        <w:rPr>
          <w:b w:val="0"/>
          <w:bCs w:val="0"/>
          <w:color w:val="auto"/>
          <w:szCs w:val="20"/>
        </w:rPr>
      </w:pPr>
    </w:p>
    <w:p w14:paraId="7F7989E3" w14:textId="77777777" w:rsidR="006A37FB" w:rsidRDefault="006A37FB" w:rsidP="000C5105">
      <w:pPr>
        <w:pStyle w:val="ListParagraph"/>
        <w:ind w:left="1800" w:right="-91"/>
        <w:jc w:val="both"/>
        <w:rPr>
          <w:b w:val="0"/>
          <w:bCs w:val="0"/>
          <w:color w:val="auto"/>
          <w:szCs w:val="20"/>
        </w:rPr>
      </w:pPr>
    </w:p>
    <w:p w14:paraId="7F7989E4" w14:textId="77777777" w:rsidR="006A37FB" w:rsidRDefault="006A37FB" w:rsidP="000C5105">
      <w:pPr>
        <w:pStyle w:val="ListParagraph"/>
        <w:ind w:left="1800" w:right="-91"/>
        <w:jc w:val="both"/>
        <w:rPr>
          <w:b w:val="0"/>
          <w:bCs w:val="0"/>
          <w:color w:val="auto"/>
          <w:szCs w:val="20"/>
        </w:rPr>
      </w:pPr>
    </w:p>
    <w:p w14:paraId="7F7989E5" w14:textId="77777777" w:rsidR="006A37FB" w:rsidRDefault="006A37FB" w:rsidP="000C5105">
      <w:pPr>
        <w:pStyle w:val="ListParagraph"/>
        <w:ind w:left="1800" w:right="-91"/>
        <w:jc w:val="both"/>
        <w:rPr>
          <w:b w:val="0"/>
          <w:bCs w:val="0"/>
          <w:color w:val="auto"/>
          <w:szCs w:val="20"/>
        </w:rPr>
      </w:pPr>
    </w:p>
    <w:p w14:paraId="7F7989E6" w14:textId="77777777" w:rsidR="006A37FB" w:rsidRDefault="006A37FB" w:rsidP="000C5105">
      <w:pPr>
        <w:pStyle w:val="ListParagraph"/>
        <w:ind w:left="1800" w:right="-91"/>
        <w:jc w:val="both"/>
        <w:rPr>
          <w:b w:val="0"/>
          <w:bCs w:val="0"/>
          <w:color w:val="auto"/>
          <w:szCs w:val="20"/>
        </w:rPr>
      </w:pPr>
    </w:p>
    <w:p w14:paraId="7F7989E7" w14:textId="77777777" w:rsidR="006A37FB" w:rsidRDefault="006A37FB" w:rsidP="000C5105">
      <w:pPr>
        <w:pStyle w:val="ListParagraph"/>
        <w:ind w:left="1800" w:right="-91"/>
        <w:jc w:val="both"/>
        <w:rPr>
          <w:b w:val="0"/>
          <w:bCs w:val="0"/>
          <w:color w:val="auto"/>
          <w:szCs w:val="20"/>
        </w:rPr>
      </w:pPr>
    </w:p>
    <w:p w14:paraId="7F7989E8" w14:textId="77777777" w:rsidR="006A37FB" w:rsidRDefault="006A37FB" w:rsidP="000C5105">
      <w:pPr>
        <w:pStyle w:val="ListParagraph"/>
        <w:ind w:left="1800" w:right="-91"/>
        <w:jc w:val="both"/>
        <w:rPr>
          <w:b w:val="0"/>
          <w:bCs w:val="0"/>
          <w:color w:val="auto"/>
          <w:szCs w:val="20"/>
        </w:rPr>
      </w:pPr>
    </w:p>
    <w:p w14:paraId="7F7989E9" w14:textId="77777777" w:rsidR="006A37FB" w:rsidRDefault="006A37FB" w:rsidP="000C5105">
      <w:pPr>
        <w:pStyle w:val="ListParagraph"/>
        <w:ind w:left="1800" w:right="-91"/>
        <w:jc w:val="both"/>
        <w:rPr>
          <w:b w:val="0"/>
          <w:bCs w:val="0"/>
          <w:color w:val="auto"/>
          <w:szCs w:val="20"/>
        </w:rPr>
      </w:pPr>
    </w:p>
    <w:p w14:paraId="7F7989EA" w14:textId="77777777" w:rsidR="006A37FB" w:rsidRDefault="006A37FB" w:rsidP="000C5105">
      <w:pPr>
        <w:pStyle w:val="ListParagraph"/>
        <w:ind w:left="1800" w:right="-91"/>
        <w:jc w:val="both"/>
        <w:rPr>
          <w:b w:val="0"/>
          <w:bCs w:val="0"/>
          <w:color w:val="auto"/>
          <w:szCs w:val="20"/>
        </w:rPr>
      </w:pPr>
    </w:p>
    <w:p w14:paraId="7F7989EB" w14:textId="77777777" w:rsidR="006A37FB" w:rsidRDefault="006A37FB" w:rsidP="000C5105">
      <w:pPr>
        <w:pStyle w:val="ListParagraph"/>
        <w:ind w:left="1800" w:right="-91"/>
        <w:jc w:val="both"/>
        <w:rPr>
          <w:b w:val="0"/>
          <w:bCs w:val="0"/>
          <w:color w:val="auto"/>
          <w:szCs w:val="20"/>
        </w:rPr>
      </w:pPr>
    </w:p>
    <w:p w14:paraId="7F7989EC" w14:textId="77777777" w:rsidR="006A37FB" w:rsidRDefault="006A37FB" w:rsidP="000C5105">
      <w:pPr>
        <w:pStyle w:val="ListParagraph"/>
        <w:ind w:left="1800" w:right="-91"/>
        <w:jc w:val="both"/>
        <w:rPr>
          <w:b w:val="0"/>
          <w:bCs w:val="0"/>
          <w:color w:val="auto"/>
          <w:szCs w:val="20"/>
        </w:rPr>
      </w:pPr>
    </w:p>
    <w:p w14:paraId="7F7989ED" w14:textId="77777777" w:rsidR="006A37FB" w:rsidRDefault="006A37FB" w:rsidP="000C5105">
      <w:pPr>
        <w:pStyle w:val="ListParagraph"/>
        <w:ind w:left="1800" w:right="-91"/>
        <w:jc w:val="both"/>
        <w:rPr>
          <w:b w:val="0"/>
          <w:bCs w:val="0"/>
          <w:color w:val="auto"/>
          <w:szCs w:val="20"/>
        </w:rPr>
      </w:pPr>
    </w:p>
    <w:p w14:paraId="7F7989EE" w14:textId="77777777" w:rsidR="006A37FB" w:rsidRDefault="006A37FB" w:rsidP="000C5105">
      <w:pPr>
        <w:pStyle w:val="ListParagraph"/>
        <w:ind w:left="1800" w:right="-91"/>
        <w:jc w:val="both"/>
        <w:rPr>
          <w:b w:val="0"/>
          <w:bCs w:val="0"/>
          <w:color w:val="auto"/>
          <w:szCs w:val="20"/>
        </w:rPr>
      </w:pPr>
    </w:p>
    <w:p w14:paraId="7F7989EF" w14:textId="77777777" w:rsidR="006A37FB" w:rsidRDefault="006A37FB" w:rsidP="000C5105">
      <w:pPr>
        <w:pStyle w:val="ListParagraph"/>
        <w:ind w:left="1800" w:right="-91"/>
        <w:jc w:val="both"/>
        <w:rPr>
          <w:b w:val="0"/>
          <w:bCs w:val="0"/>
          <w:color w:val="auto"/>
          <w:szCs w:val="20"/>
        </w:rPr>
      </w:pPr>
    </w:p>
    <w:p w14:paraId="7F7989F0" w14:textId="77777777" w:rsidR="006A37FB" w:rsidRDefault="006A37FB" w:rsidP="000C5105">
      <w:pPr>
        <w:pStyle w:val="ListParagraph"/>
        <w:ind w:left="1800" w:right="-91"/>
        <w:jc w:val="both"/>
        <w:rPr>
          <w:b w:val="0"/>
          <w:bCs w:val="0"/>
          <w:color w:val="auto"/>
          <w:szCs w:val="20"/>
        </w:rPr>
      </w:pPr>
    </w:p>
    <w:p w14:paraId="7F7989F1" w14:textId="77777777" w:rsidR="006A37FB" w:rsidRDefault="006A37FB" w:rsidP="000C5105">
      <w:pPr>
        <w:pStyle w:val="ListParagraph"/>
        <w:ind w:left="1800" w:right="-91"/>
        <w:jc w:val="both"/>
        <w:rPr>
          <w:b w:val="0"/>
          <w:bCs w:val="0"/>
          <w:color w:val="auto"/>
          <w:szCs w:val="20"/>
        </w:rPr>
      </w:pPr>
    </w:p>
    <w:p w14:paraId="7F7989F2" w14:textId="77777777" w:rsidR="006A37FB" w:rsidRDefault="006A37FB" w:rsidP="000C5105">
      <w:pPr>
        <w:pStyle w:val="ListParagraph"/>
        <w:ind w:left="1800" w:right="-91"/>
        <w:jc w:val="both"/>
        <w:rPr>
          <w:b w:val="0"/>
          <w:bCs w:val="0"/>
          <w:color w:val="auto"/>
          <w:szCs w:val="20"/>
        </w:rPr>
      </w:pPr>
    </w:p>
    <w:p w14:paraId="7F7989F3" w14:textId="77777777" w:rsidR="006A37FB" w:rsidRDefault="006A37FB" w:rsidP="000C5105">
      <w:pPr>
        <w:pStyle w:val="ListParagraph"/>
        <w:ind w:left="1800" w:right="-91"/>
        <w:jc w:val="both"/>
        <w:rPr>
          <w:b w:val="0"/>
          <w:bCs w:val="0"/>
          <w:color w:val="auto"/>
          <w:szCs w:val="20"/>
        </w:rPr>
      </w:pPr>
    </w:p>
    <w:p w14:paraId="7F7989F4" w14:textId="77777777" w:rsidR="006A37FB" w:rsidRDefault="006A37FB" w:rsidP="000C5105">
      <w:pPr>
        <w:pStyle w:val="ListParagraph"/>
        <w:ind w:left="1800" w:right="-91"/>
        <w:jc w:val="both"/>
        <w:rPr>
          <w:b w:val="0"/>
          <w:bCs w:val="0"/>
          <w:color w:val="auto"/>
          <w:szCs w:val="20"/>
        </w:rPr>
      </w:pPr>
    </w:p>
    <w:p w14:paraId="7F7989F5" w14:textId="77777777" w:rsidR="008E587A" w:rsidRPr="000460E0" w:rsidRDefault="00694426" w:rsidP="000460E0">
      <w:pPr>
        <w:pStyle w:val="Heading1"/>
        <w:numPr>
          <w:ilvl w:val="5"/>
          <w:numId w:val="1"/>
        </w:numPr>
        <w:ind w:right="-91" w:hanging="1318"/>
        <w:jc w:val="both"/>
        <w:rPr>
          <w:bCs w:val="0"/>
          <w:color w:val="auto"/>
          <w:sz w:val="22"/>
          <w:szCs w:val="20"/>
        </w:rPr>
      </w:pPr>
      <w:bookmarkStart w:id="69" w:name="_Toc484791149"/>
      <w:r w:rsidRPr="000460E0">
        <w:rPr>
          <w:bCs w:val="0"/>
          <w:color w:val="auto"/>
          <w:sz w:val="22"/>
          <w:szCs w:val="20"/>
        </w:rPr>
        <w:t>Basic usage of states</w:t>
      </w:r>
      <w:bookmarkEnd w:id="69"/>
    </w:p>
    <w:p w14:paraId="7F7989F6" w14:textId="77777777" w:rsidR="00425836" w:rsidRPr="00AC4345" w:rsidRDefault="00425836" w:rsidP="00425836">
      <w:pPr>
        <w:pStyle w:val="ListParagraph"/>
        <w:ind w:left="1530" w:right="-91"/>
        <w:jc w:val="both"/>
        <w:rPr>
          <w:bCs w:val="0"/>
          <w:color w:val="auto"/>
          <w:szCs w:val="20"/>
        </w:rPr>
      </w:pPr>
    </w:p>
    <w:p w14:paraId="7F7989F7" w14:textId="77777777" w:rsidR="00F30435" w:rsidRPr="00AC4345" w:rsidRDefault="00F30435" w:rsidP="00B40E29">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States </w:t>
      </w:r>
      <w:r w:rsidR="001D7A6E">
        <w:rPr>
          <w:b w:val="0"/>
          <w:bCs w:val="0"/>
          <w:color w:val="auto"/>
          <w:szCs w:val="20"/>
        </w:rPr>
        <w:t xml:space="preserve">shall </w:t>
      </w:r>
      <w:r w:rsidRPr="00AC4345">
        <w:rPr>
          <w:b w:val="0"/>
          <w:bCs w:val="0"/>
          <w:color w:val="auto"/>
          <w:szCs w:val="20"/>
        </w:rPr>
        <w:t>have</w:t>
      </w:r>
      <w:r w:rsidR="001D7A6E">
        <w:rPr>
          <w:b w:val="0"/>
          <w:bCs w:val="0"/>
          <w:color w:val="auto"/>
          <w:szCs w:val="20"/>
        </w:rPr>
        <w:t xml:space="preserve"> either</w:t>
      </w:r>
      <w:r w:rsidRPr="00AC4345">
        <w:rPr>
          <w:b w:val="0"/>
          <w:bCs w:val="0"/>
          <w:color w:val="auto"/>
          <w:szCs w:val="20"/>
        </w:rPr>
        <w:t xml:space="preserve"> no sub-states or more than one sub-state</w:t>
      </w:r>
    </w:p>
    <w:p w14:paraId="7F7989F8" w14:textId="77777777" w:rsidR="002E636C" w:rsidRPr="00AC4345" w:rsidRDefault="002E636C" w:rsidP="002E636C">
      <w:pPr>
        <w:ind w:right="-91"/>
        <w:jc w:val="both"/>
        <w:rPr>
          <w:b w:val="0"/>
          <w:bCs w:val="0"/>
          <w:color w:val="auto"/>
        </w:rPr>
      </w:pPr>
    </w:p>
    <w:p w14:paraId="7F7989F9" w14:textId="77777777" w:rsidR="002E636C" w:rsidRDefault="00C21DF7" w:rsidP="0012292E">
      <w:pPr>
        <w:ind w:right="-91"/>
        <w:jc w:val="center"/>
        <w:rPr>
          <w:b w:val="0"/>
          <w:bCs w:val="0"/>
          <w:color w:val="auto"/>
        </w:rPr>
      </w:pPr>
      <w:r w:rsidRPr="00C21DF7">
        <w:rPr>
          <w:b w:val="0"/>
          <w:bCs w:val="0"/>
          <w:noProof/>
          <w:color w:val="auto"/>
          <w:lang w:bidi="ar-SA"/>
        </w:rPr>
        <w:lastRenderedPageBreak/>
        <w:drawing>
          <wp:inline distT="0" distB="0" distL="0" distR="0" wp14:anchorId="7F798C57" wp14:editId="7F798C58">
            <wp:extent cx="5943600" cy="38284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828415"/>
                    </a:xfrm>
                    <a:prstGeom prst="rect">
                      <a:avLst/>
                    </a:prstGeom>
                  </pic:spPr>
                </pic:pic>
              </a:graphicData>
            </a:graphic>
          </wp:inline>
        </w:drawing>
      </w:r>
    </w:p>
    <w:p w14:paraId="7F7989FA" w14:textId="77777777" w:rsidR="00A61D19" w:rsidRPr="00AC4345" w:rsidRDefault="00A61D19" w:rsidP="0012292E">
      <w:pPr>
        <w:ind w:right="-91"/>
        <w:jc w:val="center"/>
        <w:rPr>
          <w:b w:val="0"/>
          <w:bCs w:val="0"/>
          <w:color w:val="auto"/>
        </w:rPr>
      </w:pPr>
    </w:p>
    <w:p w14:paraId="7F7989FB" w14:textId="77777777" w:rsidR="008E587A" w:rsidRDefault="008E587A" w:rsidP="00F153F7">
      <w:pPr>
        <w:pStyle w:val="ListParagraph"/>
        <w:ind w:left="1800" w:right="-91"/>
        <w:rPr>
          <w:b w:val="0"/>
          <w:bCs w:val="0"/>
          <w:color w:val="auto"/>
          <w:szCs w:val="20"/>
        </w:rPr>
      </w:pPr>
    </w:p>
    <w:p w14:paraId="7F7989FC" w14:textId="77777777" w:rsidR="00A65C9E" w:rsidRDefault="00A65C9E" w:rsidP="00F153F7">
      <w:pPr>
        <w:pStyle w:val="ListParagraph"/>
        <w:ind w:left="1800" w:right="-91"/>
        <w:rPr>
          <w:b w:val="0"/>
          <w:bCs w:val="0"/>
          <w:color w:val="auto"/>
          <w:szCs w:val="20"/>
        </w:rPr>
      </w:pPr>
    </w:p>
    <w:p w14:paraId="7F7989FD" w14:textId="77777777" w:rsidR="00A65C9E" w:rsidRDefault="00A65C9E" w:rsidP="00F153F7">
      <w:pPr>
        <w:pStyle w:val="ListParagraph"/>
        <w:ind w:left="1800" w:right="-91"/>
        <w:rPr>
          <w:b w:val="0"/>
          <w:bCs w:val="0"/>
          <w:color w:val="auto"/>
          <w:szCs w:val="20"/>
        </w:rPr>
      </w:pPr>
    </w:p>
    <w:p w14:paraId="7F7989FE" w14:textId="77777777" w:rsidR="00A65C9E" w:rsidRDefault="00A65C9E" w:rsidP="00F153F7">
      <w:pPr>
        <w:pStyle w:val="ListParagraph"/>
        <w:ind w:left="1800" w:right="-91"/>
        <w:rPr>
          <w:b w:val="0"/>
          <w:bCs w:val="0"/>
          <w:color w:val="auto"/>
          <w:szCs w:val="20"/>
        </w:rPr>
      </w:pPr>
    </w:p>
    <w:p w14:paraId="7F7989FF" w14:textId="77777777" w:rsidR="00A65C9E" w:rsidRDefault="00A65C9E" w:rsidP="00F153F7">
      <w:pPr>
        <w:pStyle w:val="ListParagraph"/>
        <w:ind w:left="1800" w:right="-91"/>
        <w:rPr>
          <w:b w:val="0"/>
          <w:bCs w:val="0"/>
          <w:color w:val="auto"/>
          <w:szCs w:val="20"/>
        </w:rPr>
      </w:pPr>
    </w:p>
    <w:p w14:paraId="7F798A00" w14:textId="77777777" w:rsidR="00A65C9E" w:rsidRDefault="00A65C9E" w:rsidP="00F153F7">
      <w:pPr>
        <w:pStyle w:val="ListParagraph"/>
        <w:ind w:left="1800" w:right="-91"/>
        <w:rPr>
          <w:b w:val="0"/>
          <w:bCs w:val="0"/>
          <w:color w:val="auto"/>
          <w:szCs w:val="20"/>
        </w:rPr>
      </w:pPr>
    </w:p>
    <w:p w14:paraId="7F798A01" w14:textId="77777777" w:rsidR="00A65C9E" w:rsidRDefault="00A65C9E" w:rsidP="00F153F7">
      <w:pPr>
        <w:pStyle w:val="ListParagraph"/>
        <w:ind w:left="1800" w:right="-91"/>
        <w:rPr>
          <w:b w:val="0"/>
          <w:bCs w:val="0"/>
          <w:color w:val="auto"/>
          <w:szCs w:val="20"/>
        </w:rPr>
      </w:pPr>
    </w:p>
    <w:p w14:paraId="7F798A02" w14:textId="77777777" w:rsidR="00A65C9E" w:rsidRDefault="00A65C9E" w:rsidP="00F153F7">
      <w:pPr>
        <w:pStyle w:val="ListParagraph"/>
        <w:ind w:left="1800" w:right="-91"/>
        <w:rPr>
          <w:b w:val="0"/>
          <w:bCs w:val="0"/>
          <w:color w:val="auto"/>
          <w:szCs w:val="20"/>
        </w:rPr>
      </w:pPr>
    </w:p>
    <w:p w14:paraId="7F798A03" w14:textId="77777777" w:rsidR="00A65C9E" w:rsidRDefault="00A65C9E" w:rsidP="00F153F7">
      <w:pPr>
        <w:pStyle w:val="ListParagraph"/>
        <w:ind w:left="1800" w:right="-91"/>
        <w:rPr>
          <w:b w:val="0"/>
          <w:bCs w:val="0"/>
          <w:color w:val="auto"/>
          <w:szCs w:val="20"/>
        </w:rPr>
      </w:pPr>
    </w:p>
    <w:p w14:paraId="7F798A04" w14:textId="77777777" w:rsidR="00A65C9E" w:rsidRDefault="00A65C9E" w:rsidP="00F153F7">
      <w:pPr>
        <w:pStyle w:val="ListParagraph"/>
        <w:ind w:left="1800" w:right="-91"/>
        <w:rPr>
          <w:b w:val="0"/>
          <w:bCs w:val="0"/>
          <w:color w:val="auto"/>
          <w:szCs w:val="20"/>
        </w:rPr>
      </w:pPr>
    </w:p>
    <w:p w14:paraId="7F798A05" w14:textId="77777777" w:rsidR="00A65C9E" w:rsidRDefault="00A65C9E" w:rsidP="00F153F7">
      <w:pPr>
        <w:pStyle w:val="ListParagraph"/>
        <w:ind w:left="1800" w:right="-91"/>
        <w:rPr>
          <w:b w:val="0"/>
          <w:bCs w:val="0"/>
          <w:color w:val="auto"/>
          <w:szCs w:val="20"/>
        </w:rPr>
      </w:pPr>
    </w:p>
    <w:p w14:paraId="7F798A06" w14:textId="77777777" w:rsidR="00A65C9E" w:rsidRDefault="00A65C9E" w:rsidP="00F153F7">
      <w:pPr>
        <w:pStyle w:val="ListParagraph"/>
        <w:ind w:left="1800" w:right="-91"/>
        <w:rPr>
          <w:b w:val="0"/>
          <w:bCs w:val="0"/>
          <w:color w:val="auto"/>
          <w:szCs w:val="20"/>
        </w:rPr>
      </w:pPr>
    </w:p>
    <w:p w14:paraId="7F798A07" w14:textId="77777777" w:rsidR="00A65C9E" w:rsidRDefault="00A65C9E" w:rsidP="00F153F7">
      <w:pPr>
        <w:pStyle w:val="ListParagraph"/>
        <w:ind w:left="1800" w:right="-91"/>
        <w:rPr>
          <w:b w:val="0"/>
          <w:bCs w:val="0"/>
          <w:color w:val="auto"/>
          <w:szCs w:val="20"/>
        </w:rPr>
      </w:pPr>
    </w:p>
    <w:p w14:paraId="7F798A08" w14:textId="77777777" w:rsidR="00A65C9E" w:rsidRDefault="00A65C9E" w:rsidP="00F153F7">
      <w:pPr>
        <w:pStyle w:val="ListParagraph"/>
        <w:ind w:left="1800" w:right="-91"/>
        <w:rPr>
          <w:b w:val="0"/>
          <w:bCs w:val="0"/>
          <w:color w:val="auto"/>
          <w:szCs w:val="20"/>
        </w:rPr>
      </w:pPr>
    </w:p>
    <w:p w14:paraId="7F798A09" w14:textId="77777777" w:rsidR="00A65C9E" w:rsidRDefault="00A65C9E" w:rsidP="00F153F7">
      <w:pPr>
        <w:pStyle w:val="ListParagraph"/>
        <w:ind w:left="1800" w:right="-91"/>
        <w:rPr>
          <w:b w:val="0"/>
          <w:bCs w:val="0"/>
          <w:color w:val="auto"/>
          <w:szCs w:val="20"/>
        </w:rPr>
      </w:pPr>
    </w:p>
    <w:p w14:paraId="7F798A0A" w14:textId="77777777" w:rsidR="00A65C9E" w:rsidRDefault="00A65C9E" w:rsidP="00F153F7">
      <w:pPr>
        <w:pStyle w:val="ListParagraph"/>
        <w:ind w:left="1800" w:right="-91"/>
        <w:rPr>
          <w:b w:val="0"/>
          <w:bCs w:val="0"/>
          <w:color w:val="auto"/>
          <w:szCs w:val="20"/>
        </w:rPr>
      </w:pPr>
    </w:p>
    <w:p w14:paraId="7F798A0B" w14:textId="77777777" w:rsidR="00A65C9E" w:rsidRDefault="00A65C9E" w:rsidP="00F153F7">
      <w:pPr>
        <w:pStyle w:val="ListParagraph"/>
        <w:ind w:left="1800" w:right="-91"/>
        <w:rPr>
          <w:b w:val="0"/>
          <w:bCs w:val="0"/>
          <w:color w:val="auto"/>
          <w:szCs w:val="20"/>
        </w:rPr>
      </w:pPr>
    </w:p>
    <w:p w14:paraId="7F798A0C" w14:textId="77777777" w:rsidR="00A65C9E" w:rsidRDefault="00A65C9E" w:rsidP="00F153F7">
      <w:pPr>
        <w:pStyle w:val="ListParagraph"/>
        <w:ind w:left="1800" w:right="-91"/>
        <w:rPr>
          <w:b w:val="0"/>
          <w:bCs w:val="0"/>
          <w:color w:val="auto"/>
          <w:szCs w:val="20"/>
        </w:rPr>
      </w:pPr>
    </w:p>
    <w:p w14:paraId="7F798A0D" w14:textId="77777777" w:rsidR="00A65C9E" w:rsidRDefault="00A65C9E" w:rsidP="00F153F7">
      <w:pPr>
        <w:pStyle w:val="ListParagraph"/>
        <w:ind w:left="1800" w:right="-91"/>
        <w:rPr>
          <w:b w:val="0"/>
          <w:bCs w:val="0"/>
          <w:color w:val="auto"/>
          <w:szCs w:val="20"/>
        </w:rPr>
      </w:pPr>
    </w:p>
    <w:p w14:paraId="7F798A0E" w14:textId="77777777" w:rsidR="00A65C9E" w:rsidRDefault="00A65C9E" w:rsidP="00F153F7">
      <w:pPr>
        <w:pStyle w:val="ListParagraph"/>
        <w:ind w:left="1800" w:right="-91"/>
        <w:rPr>
          <w:b w:val="0"/>
          <w:bCs w:val="0"/>
          <w:color w:val="auto"/>
          <w:szCs w:val="20"/>
        </w:rPr>
      </w:pPr>
    </w:p>
    <w:p w14:paraId="7F798A0F" w14:textId="77777777" w:rsidR="00A65C9E" w:rsidRDefault="00A65C9E" w:rsidP="00F153F7">
      <w:pPr>
        <w:pStyle w:val="ListParagraph"/>
        <w:ind w:left="1800" w:right="-91"/>
        <w:rPr>
          <w:b w:val="0"/>
          <w:bCs w:val="0"/>
          <w:color w:val="auto"/>
          <w:szCs w:val="20"/>
        </w:rPr>
      </w:pPr>
    </w:p>
    <w:p w14:paraId="7F798A10" w14:textId="77777777" w:rsidR="00A65C9E" w:rsidRDefault="00A65C9E" w:rsidP="00F153F7">
      <w:pPr>
        <w:pStyle w:val="ListParagraph"/>
        <w:ind w:left="1800" w:right="-91"/>
        <w:rPr>
          <w:b w:val="0"/>
          <w:bCs w:val="0"/>
          <w:color w:val="auto"/>
          <w:szCs w:val="20"/>
        </w:rPr>
      </w:pPr>
    </w:p>
    <w:p w14:paraId="7F798A11" w14:textId="77777777" w:rsidR="00A65C9E" w:rsidRPr="00AC4345" w:rsidRDefault="00A65C9E" w:rsidP="00F153F7">
      <w:pPr>
        <w:pStyle w:val="ListParagraph"/>
        <w:ind w:left="1800" w:right="-91"/>
        <w:rPr>
          <w:b w:val="0"/>
          <w:bCs w:val="0"/>
          <w:color w:val="auto"/>
          <w:szCs w:val="20"/>
        </w:rPr>
      </w:pPr>
    </w:p>
    <w:p w14:paraId="7F798A12" w14:textId="77777777" w:rsidR="00837591" w:rsidRPr="00A65C9E" w:rsidRDefault="001D7A6E" w:rsidP="00D74815">
      <w:pPr>
        <w:pStyle w:val="ListParagraph"/>
        <w:numPr>
          <w:ilvl w:val="0"/>
          <w:numId w:val="11"/>
        </w:numPr>
        <w:tabs>
          <w:tab w:val="clear" w:pos="1440"/>
          <w:tab w:val="num" w:pos="2127"/>
        </w:tabs>
        <w:ind w:firstLine="720"/>
        <w:rPr>
          <w:b w:val="0"/>
          <w:bCs w:val="0"/>
          <w:color w:val="auto"/>
        </w:rPr>
      </w:pPr>
      <w:r w:rsidRPr="00A65C9E">
        <w:rPr>
          <w:b w:val="0"/>
          <w:bCs w:val="0"/>
          <w:color w:val="auto"/>
          <w:szCs w:val="20"/>
        </w:rPr>
        <w:t>S</w:t>
      </w:r>
      <w:r w:rsidR="00837591" w:rsidRPr="00A65C9E">
        <w:rPr>
          <w:b w:val="0"/>
          <w:bCs w:val="0"/>
          <w:color w:val="auto"/>
          <w:szCs w:val="20"/>
        </w:rPr>
        <w:t>ub-charting (hiding contents of a chart)</w:t>
      </w:r>
      <w:r w:rsidRPr="00A65C9E">
        <w:rPr>
          <w:b w:val="0"/>
          <w:bCs w:val="0"/>
          <w:color w:val="auto"/>
          <w:szCs w:val="20"/>
        </w:rPr>
        <w:t xml:space="preserve"> shall be used only </w:t>
      </w:r>
      <w:r w:rsidR="00837591" w:rsidRPr="00A65C9E">
        <w:rPr>
          <w:b w:val="0"/>
          <w:bCs w:val="0"/>
          <w:color w:val="auto"/>
          <w:szCs w:val="20"/>
        </w:rPr>
        <w:t xml:space="preserve">when </w:t>
      </w:r>
      <w:r w:rsidRPr="00A65C9E">
        <w:rPr>
          <w:b w:val="0"/>
          <w:bCs w:val="0"/>
          <w:color w:val="auto"/>
          <w:szCs w:val="20"/>
        </w:rPr>
        <w:t>it is needed</w:t>
      </w:r>
      <w:r w:rsidR="00837591" w:rsidRPr="00A65C9E">
        <w:rPr>
          <w:b w:val="0"/>
          <w:bCs w:val="0"/>
          <w:color w:val="auto"/>
          <w:szCs w:val="20"/>
        </w:rPr>
        <w:t xml:space="preserve"> to make top-level chart more readable</w:t>
      </w:r>
      <w:r w:rsidR="00A61D19" w:rsidRPr="00A65C9E">
        <w:rPr>
          <w:b w:val="0"/>
          <w:bCs w:val="0"/>
          <w:color w:val="auto"/>
          <w:szCs w:val="20"/>
        </w:rPr>
        <w:t>.</w:t>
      </w:r>
      <w:r w:rsidR="00A65C9E">
        <w:rPr>
          <w:b w:val="0"/>
          <w:bCs w:val="0"/>
          <w:color w:val="auto"/>
          <w:szCs w:val="20"/>
        </w:rPr>
        <w:t xml:space="preserve"> </w:t>
      </w:r>
      <w:r w:rsidR="00837591" w:rsidRPr="00A65C9E">
        <w:rPr>
          <w:b w:val="0"/>
          <w:bCs w:val="0"/>
          <w:color w:val="auto"/>
        </w:rPr>
        <w:t>In the below example a chart with sub-</w:t>
      </w:r>
      <w:r w:rsidR="00D74815" w:rsidRPr="00A65C9E">
        <w:rPr>
          <w:b w:val="0"/>
          <w:bCs w:val="0"/>
          <w:color w:val="auto"/>
        </w:rPr>
        <w:t>states</w:t>
      </w:r>
      <w:r w:rsidR="00837591" w:rsidRPr="00A65C9E">
        <w:rPr>
          <w:b w:val="0"/>
          <w:bCs w:val="0"/>
          <w:color w:val="auto"/>
        </w:rPr>
        <w:t xml:space="preserve"> has been sub-charted</w:t>
      </w:r>
      <w:r w:rsidR="00D74815" w:rsidRPr="00A65C9E">
        <w:rPr>
          <w:b w:val="0"/>
          <w:bCs w:val="0"/>
          <w:color w:val="auto"/>
        </w:rPr>
        <w:t>.</w:t>
      </w:r>
    </w:p>
    <w:p w14:paraId="7F798A13" w14:textId="77777777" w:rsidR="00C21DF7" w:rsidRPr="00D74815" w:rsidRDefault="00C21DF7" w:rsidP="00D74815">
      <w:pPr>
        <w:ind w:left="1440" w:firstLine="720"/>
        <w:rPr>
          <w:b w:val="0"/>
          <w:bCs w:val="0"/>
          <w:color w:val="auto"/>
        </w:rPr>
      </w:pPr>
    </w:p>
    <w:p w14:paraId="7F798A14" w14:textId="77777777" w:rsidR="008E587A" w:rsidRPr="00AC4345" w:rsidRDefault="00C21DF7" w:rsidP="000C5105">
      <w:pPr>
        <w:pStyle w:val="ListParagraph"/>
        <w:ind w:left="1800" w:right="-91"/>
        <w:jc w:val="both"/>
        <w:rPr>
          <w:b w:val="0"/>
          <w:bCs w:val="0"/>
          <w:color w:val="auto"/>
          <w:szCs w:val="20"/>
        </w:rPr>
      </w:pPr>
      <w:r w:rsidRPr="00C21DF7">
        <w:rPr>
          <w:b w:val="0"/>
          <w:bCs w:val="0"/>
          <w:noProof/>
          <w:color w:val="auto"/>
          <w:szCs w:val="20"/>
          <w:lang w:bidi="ar-SA"/>
        </w:rPr>
        <w:lastRenderedPageBreak/>
        <w:drawing>
          <wp:inline distT="0" distB="0" distL="0" distR="0" wp14:anchorId="7F798C59" wp14:editId="7F798C5A">
            <wp:extent cx="5613991" cy="330181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28644" cy="3310437"/>
                    </a:xfrm>
                    <a:prstGeom prst="rect">
                      <a:avLst/>
                    </a:prstGeom>
                  </pic:spPr>
                </pic:pic>
              </a:graphicData>
            </a:graphic>
          </wp:inline>
        </w:drawing>
      </w:r>
    </w:p>
    <w:p w14:paraId="7F798A15" w14:textId="77777777" w:rsidR="008E587A" w:rsidRPr="00AC4345" w:rsidRDefault="008E587A" w:rsidP="000C5105">
      <w:pPr>
        <w:pStyle w:val="ListParagraph"/>
        <w:ind w:left="1800" w:right="-91"/>
        <w:jc w:val="both"/>
        <w:rPr>
          <w:b w:val="0"/>
          <w:bCs w:val="0"/>
          <w:color w:val="auto"/>
          <w:szCs w:val="20"/>
        </w:rPr>
      </w:pPr>
    </w:p>
    <w:p w14:paraId="7F798A16" w14:textId="77777777" w:rsidR="00837591" w:rsidRPr="00AC4345" w:rsidRDefault="00837591" w:rsidP="00553514">
      <w:pPr>
        <w:ind w:right="-91"/>
        <w:jc w:val="both"/>
        <w:rPr>
          <w:b w:val="0"/>
          <w:bCs w:val="0"/>
          <w:color w:val="auto"/>
        </w:rPr>
      </w:pPr>
    </w:p>
    <w:p w14:paraId="7F798A17" w14:textId="77777777" w:rsidR="00837591" w:rsidRDefault="001D7A6E" w:rsidP="00F153F7">
      <w:pPr>
        <w:pStyle w:val="ListParagraph"/>
        <w:numPr>
          <w:ilvl w:val="0"/>
          <w:numId w:val="11"/>
        </w:numPr>
        <w:tabs>
          <w:tab w:val="clear" w:pos="1440"/>
          <w:tab w:val="num" w:pos="2127"/>
        </w:tabs>
        <w:ind w:right="-91" w:firstLine="261"/>
        <w:jc w:val="both"/>
        <w:rPr>
          <w:b w:val="0"/>
          <w:bCs w:val="0"/>
          <w:color w:val="auto"/>
          <w:szCs w:val="20"/>
        </w:rPr>
      </w:pPr>
      <w:r>
        <w:rPr>
          <w:b w:val="0"/>
          <w:bCs w:val="0"/>
          <w:color w:val="auto"/>
          <w:szCs w:val="20"/>
        </w:rPr>
        <w:t>M</w:t>
      </w:r>
      <w:r w:rsidR="00F153F7" w:rsidRPr="00AC4345">
        <w:rPr>
          <w:b w:val="0"/>
          <w:bCs w:val="0"/>
          <w:color w:val="auto"/>
          <w:szCs w:val="20"/>
        </w:rPr>
        <w:t>ore tha</w:t>
      </w:r>
      <w:r w:rsidR="00837591" w:rsidRPr="00AC4345">
        <w:rPr>
          <w:b w:val="0"/>
          <w:bCs w:val="0"/>
          <w:color w:val="auto"/>
          <w:szCs w:val="20"/>
        </w:rPr>
        <w:t>n one level of sub-charting</w:t>
      </w:r>
      <w:r w:rsidR="009A63B1" w:rsidRPr="00AC4345">
        <w:rPr>
          <w:b w:val="0"/>
          <w:bCs w:val="0"/>
          <w:color w:val="auto"/>
          <w:szCs w:val="20"/>
        </w:rPr>
        <w:t xml:space="preserve"> </w:t>
      </w:r>
      <w:r>
        <w:rPr>
          <w:b w:val="0"/>
          <w:bCs w:val="0"/>
          <w:color w:val="auto"/>
          <w:szCs w:val="20"/>
        </w:rPr>
        <w:t>shall be avoided. O</w:t>
      </w:r>
      <w:r w:rsidR="00837591" w:rsidRPr="00AC4345">
        <w:rPr>
          <w:b w:val="0"/>
          <w:bCs w:val="0"/>
          <w:color w:val="auto"/>
          <w:szCs w:val="20"/>
        </w:rPr>
        <w:t>therwise charts become too complicated</w:t>
      </w:r>
    </w:p>
    <w:p w14:paraId="7F798A18" w14:textId="77777777" w:rsidR="00454271" w:rsidRDefault="00454271" w:rsidP="00454271">
      <w:pPr>
        <w:tabs>
          <w:tab w:val="num" w:pos="2127"/>
        </w:tabs>
        <w:ind w:right="-91"/>
        <w:jc w:val="both"/>
        <w:rPr>
          <w:b w:val="0"/>
          <w:bCs w:val="0"/>
          <w:color w:val="auto"/>
        </w:rPr>
      </w:pPr>
    </w:p>
    <w:p w14:paraId="7F798A19" w14:textId="77777777" w:rsidR="00454271" w:rsidRDefault="00454271" w:rsidP="00454271">
      <w:pPr>
        <w:tabs>
          <w:tab w:val="num" w:pos="2127"/>
        </w:tabs>
        <w:ind w:right="-91"/>
        <w:jc w:val="both"/>
        <w:rPr>
          <w:b w:val="0"/>
          <w:bCs w:val="0"/>
          <w:color w:val="auto"/>
        </w:rPr>
      </w:pPr>
    </w:p>
    <w:p w14:paraId="7F798A1A" w14:textId="77777777" w:rsidR="00454271" w:rsidRDefault="00454271" w:rsidP="00454271">
      <w:pPr>
        <w:tabs>
          <w:tab w:val="num" w:pos="2127"/>
        </w:tabs>
        <w:ind w:right="-91"/>
        <w:jc w:val="both"/>
        <w:rPr>
          <w:b w:val="0"/>
          <w:bCs w:val="0"/>
          <w:color w:val="auto"/>
        </w:rPr>
      </w:pPr>
    </w:p>
    <w:p w14:paraId="7F798A1B" w14:textId="77777777" w:rsidR="00454271" w:rsidRDefault="00454271" w:rsidP="00454271">
      <w:pPr>
        <w:tabs>
          <w:tab w:val="num" w:pos="2127"/>
        </w:tabs>
        <w:ind w:right="-91"/>
        <w:jc w:val="both"/>
        <w:rPr>
          <w:b w:val="0"/>
          <w:bCs w:val="0"/>
          <w:color w:val="auto"/>
        </w:rPr>
      </w:pPr>
    </w:p>
    <w:p w14:paraId="7F798A1C" w14:textId="77777777" w:rsidR="00454271" w:rsidRDefault="00454271" w:rsidP="00454271">
      <w:pPr>
        <w:tabs>
          <w:tab w:val="num" w:pos="2127"/>
        </w:tabs>
        <w:ind w:right="-91"/>
        <w:jc w:val="both"/>
        <w:rPr>
          <w:b w:val="0"/>
          <w:bCs w:val="0"/>
          <w:color w:val="auto"/>
        </w:rPr>
      </w:pPr>
    </w:p>
    <w:p w14:paraId="7F798A1D" w14:textId="77777777" w:rsidR="00454271" w:rsidRDefault="00454271" w:rsidP="00454271">
      <w:pPr>
        <w:tabs>
          <w:tab w:val="num" w:pos="2127"/>
        </w:tabs>
        <w:ind w:right="-91"/>
        <w:jc w:val="both"/>
        <w:rPr>
          <w:b w:val="0"/>
          <w:bCs w:val="0"/>
          <w:color w:val="auto"/>
        </w:rPr>
      </w:pPr>
    </w:p>
    <w:p w14:paraId="7F798A1E" w14:textId="77777777" w:rsidR="00454271" w:rsidRDefault="00454271" w:rsidP="00454271">
      <w:pPr>
        <w:tabs>
          <w:tab w:val="num" w:pos="2127"/>
        </w:tabs>
        <w:ind w:right="-91"/>
        <w:jc w:val="both"/>
        <w:rPr>
          <w:b w:val="0"/>
          <w:bCs w:val="0"/>
          <w:color w:val="auto"/>
        </w:rPr>
      </w:pPr>
    </w:p>
    <w:p w14:paraId="7F798A1F" w14:textId="77777777" w:rsidR="00454271" w:rsidRDefault="00454271" w:rsidP="00454271">
      <w:pPr>
        <w:tabs>
          <w:tab w:val="num" w:pos="2127"/>
        </w:tabs>
        <w:ind w:right="-91"/>
        <w:jc w:val="both"/>
        <w:rPr>
          <w:b w:val="0"/>
          <w:bCs w:val="0"/>
          <w:color w:val="auto"/>
        </w:rPr>
      </w:pPr>
    </w:p>
    <w:p w14:paraId="7F798A20" w14:textId="77777777" w:rsidR="00454271" w:rsidRDefault="00454271" w:rsidP="00454271">
      <w:pPr>
        <w:tabs>
          <w:tab w:val="num" w:pos="2127"/>
        </w:tabs>
        <w:ind w:right="-91"/>
        <w:jc w:val="both"/>
        <w:rPr>
          <w:b w:val="0"/>
          <w:bCs w:val="0"/>
          <w:color w:val="auto"/>
        </w:rPr>
      </w:pPr>
    </w:p>
    <w:p w14:paraId="7F798A21" w14:textId="77777777" w:rsidR="00454271" w:rsidRDefault="00454271" w:rsidP="00454271">
      <w:pPr>
        <w:tabs>
          <w:tab w:val="num" w:pos="2127"/>
        </w:tabs>
        <w:ind w:right="-91"/>
        <w:jc w:val="both"/>
        <w:rPr>
          <w:b w:val="0"/>
          <w:bCs w:val="0"/>
          <w:color w:val="auto"/>
        </w:rPr>
      </w:pPr>
    </w:p>
    <w:p w14:paraId="7F798A22" w14:textId="77777777" w:rsidR="00454271" w:rsidRDefault="00454271" w:rsidP="00454271">
      <w:pPr>
        <w:tabs>
          <w:tab w:val="num" w:pos="2127"/>
        </w:tabs>
        <w:ind w:right="-91"/>
        <w:jc w:val="both"/>
        <w:rPr>
          <w:b w:val="0"/>
          <w:bCs w:val="0"/>
          <w:color w:val="auto"/>
        </w:rPr>
      </w:pPr>
    </w:p>
    <w:p w14:paraId="7F798A23" w14:textId="77777777" w:rsidR="00454271" w:rsidRDefault="00454271" w:rsidP="00454271">
      <w:pPr>
        <w:tabs>
          <w:tab w:val="num" w:pos="2127"/>
        </w:tabs>
        <w:ind w:right="-91"/>
        <w:jc w:val="both"/>
        <w:rPr>
          <w:b w:val="0"/>
          <w:bCs w:val="0"/>
          <w:color w:val="auto"/>
        </w:rPr>
      </w:pPr>
    </w:p>
    <w:p w14:paraId="7F798A24" w14:textId="77777777" w:rsidR="00454271" w:rsidRDefault="00454271" w:rsidP="00454271">
      <w:pPr>
        <w:tabs>
          <w:tab w:val="num" w:pos="2127"/>
        </w:tabs>
        <w:ind w:right="-91"/>
        <w:jc w:val="both"/>
        <w:rPr>
          <w:b w:val="0"/>
          <w:bCs w:val="0"/>
          <w:color w:val="auto"/>
        </w:rPr>
      </w:pPr>
    </w:p>
    <w:p w14:paraId="7F798A25" w14:textId="77777777" w:rsidR="00454271" w:rsidRDefault="00454271" w:rsidP="00454271">
      <w:pPr>
        <w:tabs>
          <w:tab w:val="num" w:pos="2127"/>
        </w:tabs>
        <w:ind w:right="-91"/>
        <w:jc w:val="both"/>
        <w:rPr>
          <w:b w:val="0"/>
          <w:bCs w:val="0"/>
          <w:color w:val="auto"/>
        </w:rPr>
      </w:pPr>
    </w:p>
    <w:p w14:paraId="7F798A26" w14:textId="77777777" w:rsidR="00454271" w:rsidRDefault="00454271" w:rsidP="00454271">
      <w:pPr>
        <w:tabs>
          <w:tab w:val="num" w:pos="2127"/>
        </w:tabs>
        <w:ind w:right="-91"/>
        <w:jc w:val="both"/>
        <w:rPr>
          <w:b w:val="0"/>
          <w:bCs w:val="0"/>
          <w:color w:val="auto"/>
        </w:rPr>
      </w:pPr>
    </w:p>
    <w:p w14:paraId="7F798A27" w14:textId="77777777" w:rsidR="00454271" w:rsidRDefault="00454271" w:rsidP="00454271">
      <w:pPr>
        <w:tabs>
          <w:tab w:val="num" w:pos="2127"/>
        </w:tabs>
        <w:ind w:right="-91"/>
        <w:jc w:val="both"/>
        <w:rPr>
          <w:b w:val="0"/>
          <w:bCs w:val="0"/>
          <w:color w:val="auto"/>
        </w:rPr>
      </w:pPr>
    </w:p>
    <w:p w14:paraId="7F798A28" w14:textId="77777777" w:rsidR="00454271" w:rsidRDefault="00454271" w:rsidP="00454271">
      <w:pPr>
        <w:tabs>
          <w:tab w:val="num" w:pos="2127"/>
        </w:tabs>
        <w:ind w:right="-91"/>
        <w:jc w:val="both"/>
        <w:rPr>
          <w:b w:val="0"/>
          <w:bCs w:val="0"/>
          <w:color w:val="auto"/>
        </w:rPr>
      </w:pPr>
    </w:p>
    <w:p w14:paraId="7F798A29" w14:textId="77777777" w:rsidR="00454271" w:rsidRDefault="00454271" w:rsidP="00454271">
      <w:pPr>
        <w:tabs>
          <w:tab w:val="num" w:pos="2127"/>
        </w:tabs>
        <w:ind w:right="-91"/>
        <w:jc w:val="both"/>
        <w:rPr>
          <w:b w:val="0"/>
          <w:bCs w:val="0"/>
          <w:color w:val="auto"/>
        </w:rPr>
      </w:pPr>
    </w:p>
    <w:p w14:paraId="7F798A2A" w14:textId="77777777" w:rsidR="00454271" w:rsidRDefault="00454271" w:rsidP="00454271">
      <w:pPr>
        <w:tabs>
          <w:tab w:val="num" w:pos="2127"/>
        </w:tabs>
        <w:ind w:right="-91"/>
        <w:jc w:val="both"/>
        <w:rPr>
          <w:b w:val="0"/>
          <w:bCs w:val="0"/>
          <w:color w:val="auto"/>
        </w:rPr>
      </w:pPr>
    </w:p>
    <w:p w14:paraId="7F798A2B" w14:textId="77777777" w:rsidR="00454271" w:rsidRDefault="00454271" w:rsidP="00454271">
      <w:pPr>
        <w:tabs>
          <w:tab w:val="num" w:pos="2127"/>
        </w:tabs>
        <w:ind w:right="-91"/>
        <w:jc w:val="both"/>
        <w:rPr>
          <w:b w:val="0"/>
          <w:bCs w:val="0"/>
          <w:color w:val="auto"/>
        </w:rPr>
      </w:pPr>
    </w:p>
    <w:p w14:paraId="7F798A2C" w14:textId="77777777" w:rsidR="00454271" w:rsidRDefault="00454271" w:rsidP="00454271">
      <w:pPr>
        <w:tabs>
          <w:tab w:val="num" w:pos="2127"/>
        </w:tabs>
        <w:ind w:right="-91"/>
        <w:jc w:val="both"/>
        <w:rPr>
          <w:b w:val="0"/>
          <w:bCs w:val="0"/>
          <w:color w:val="auto"/>
        </w:rPr>
      </w:pPr>
    </w:p>
    <w:p w14:paraId="7F798A2D" w14:textId="77777777" w:rsidR="00454271" w:rsidRDefault="00454271" w:rsidP="00454271">
      <w:pPr>
        <w:tabs>
          <w:tab w:val="num" w:pos="2127"/>
        </w:tabs>
        <w:ind w:right="-91"/>
        <w:jc w:val="both"/>
        <w:rPr>
          <w:b w:val="0"/>
          <w:bCs w:val="0"/>
          <w:color w:val="auto"/>
        </w:rPr>
      </w:pPr>
    </w:p>
    <w:p w14:paraId="7F798A2E" w14:textId="77777777" w:rsidR="00454271" w:rsidRDefault="00454271" w:rsidP="00454271">
      <w:pPr>
        <w:tabs>
          <w:tab w:val="num" w:pos="2127"/>
        </w:tabs>
        <w:ind w:right="-91"/>
        <w:jc w:val="both"/>
        <w:rPr>
          <w:b w:val="0"/>
          <w:bCs w:val="0"/>
          <w:color w:val="auto"/>
        </w:rPr>
      </w:pPr>
    </w:p>
    <w:p w14:paraId="7F798A2F" w14:textId="77777777" w:rsidR="00454271" w:rsidRDefault="00454271" w:rsidP="00454271">
      <w:pPr>
        <w:tabs>
          <w:tab w:val="num" w:pos="2127"/>
        </w:tabs>
        <w:ind w:right="-91"/>
        <w:jc w:val="both"/>
        <w:rPr>
          <w:b w:val="0"/>
          <w:bCs w:val="0"/>
          <w:color w:val="auto"/>
        </w:rPr>
      </w:pPr>
    </w:p>
    <w:p w14:paraId="7F798A30" w14:textId="77777777" w:rsidR="00454271" w:rsidRDefault="00454271" w:rsidP="00454271">
      <w:pPr>
        <w:tabs>
          <w:tab w:val="num" w:pos="2127"/>
        </w:tabs>
        <w:ind w:right="-91"/>
        <w:jc w:val="both"/>
        <w:rPr>
          <w:b w:val="0"/>
          <w:bCs w:val="0"/>
          <w:color w:val="auto"/>
        </w:rPr>
      </w:pPr>
    </w:p>
    <w:p w14:paraId="7F798A31" w14:textId="77777777" w:rsidR="002F365A" w:rsidRPr="00AC4345" w:rsidRDefault="001D7A6E" w:rsidP="00F153F7">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S</w:t>
      </w:r>
      <w:r w:rsidR="002F365A" w:rsidRPr="00AC4345">
        <w:rPr>
          <w:b w:val="0"/>
          <w:bCs w:val="0"/>
          <w:color w:val="auto"/>
          <w:szCs w:val="20"/>
        </w:rPr>
        <w:t>uper-states</w:t>
      </w:r>
      <w:r>
        <w:rPr>
          <w:b w:val="0"/>
          <w:bCs w:val="0"/>
          <w:color w:val="auto"/>
          <w:szCs w:val="20"/>
        </w:rPr>
        <w:t xml:space="preserve"> shall be used</w:t>
      </w:r>
      <w:r w:rsidR="002F365A" w:rsidRPr="00AC4345">
        <w:rPr>
          <w:b w:val="0"/>
          <w:bCs w:val="0"/>
          <w:color w:val="auto"/>
          <w:szCs w:val="20"/>
        </w:rPr>
        <w:t xml:space="preserve"> to simplify charts where</w:t>
      </w:r>
      <w:r>
        <w:rPr>
          <w:b w:val="0"/>
          <w:bCs w:val="0"/>
          <w:color w:val="auto"/>
          <w:szCs w:val="20"/>
        </w:rPr>
        <w:t>ver</w:t>
      </w:r>
      <w:r w:rsidR="002F365A" w:rsidRPr="00AC4345">
        <w:rPr>
          <w:b w:val="0"/>
          <w:bCs w:val="0"/>
          <w:color w:val="auto"/>
          <w:szCs w:val="20"/>
        </w:rPr>
        <w:t xml:space="preserve"> appropriate</w:t>
      </w:r>
    </w:p>
    <w:p w14:paraId="7F798A32" w14:textId="77777777" w:rsidR="00553514" w:rsidRPr="00AC4345" w:rsidRDefault="00553514" w:rsidP="000C5105">
      <w:pPr>
        <w:pStyle w:val="ListParagraph"/>
        <w:ind w:left="1800" w:right="-91"/>
        <w:jc w:val="both"/>
        <w:rPr>
          <w:b w:val="0"/>
          <w:bCs w:val="0"/>
          <w:noProof/>
          <w:color w:val="auto"/>
          <w:szCs w:val="20"/>
          <w:lang w:bidi="ar-SA"/>
        </w:rPr>
      </w:pPr>
    </w:p>
    <w:p w14:paraId="7F798A33" w14:textId="77777777" w:rsidR="00F153F7" w:rsidRPr="00AC4345" w:rsidRDefault="00C21DF7" w:rsidP="008F2803">
      <w:pPr>
        <w:pStyle w:val="Subtitle"/>
        <w:ind w:firstLine="720"/>
      </w:pPr>
      <w:r w:rsidRPr="00C21DF7">
        <w:rPr>
          <w:noProof/>
          <w:lang w:bidi="ar-SA"/>
        </w:rPr>
        <w:lastRenderedPageBreak/>
        <w:drawing>
          <wp:inline distT="0" distB="0" distL="0" distR="0" wp14:anchorId="7F798C5B" wp14:editId="7F798C5C">
            <wp:extent cx="6432698" cy="3824569"/>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439559" cy="3828648"/>
                    </a:xfrm>
                    <a:prstGeom prst="rect">
                      <a:avLst/>
                    </a:prstGeom>
                  </pic:spPr>
                </pic:pic>
              </a:graphicData>
            </a:graphic>
          </wp:inline>
        </w:drawing>
      </w:r>
    </w:p>
    <w:p w14:paraId="7F798A34" w14:textId="77777777" w:rsidR="009F6D92" w:rsidRDefault="009F6D92" w:rsidP="000C5105">
      <w:pPr>
        <w:pStyle w:val="ListParagraph"/>
        <w:ind w:left="1800" w:right="-91"/>
        <w:jc w:val="both"/>
        <w:rPr>
          <w:b w:val="0"/>
          <w:bCs w:val="0"/>
          <w:color w:val="auto"/>
          <w:szCs w:val="20"/>
        </w:rPr>
      </w:pPr>
    </w:p>
    <w:p w14:paraId="7F798A35" w14:textId="77777777" w:rsidR="00454271" w:rsidRDefault="00454271" w:rsidP="000C5105">
      <w:pPr>
        <w:pStyle w:val="ListParagraph"/>
        <w:ind w:left="1800" w:right="-91"/>
        <w:jc w:val="both"/>
        <w:rPr>
          <w:b w:val="0"/>
          <w:bCs w:val="0"/>
          <w:color w:val="auto"/>
          <w:szCs w:val="20"/>
        </w:rPr>
      </w:pPr>
    </w:p>
    <w:p w14:paraId="7F798A36" w14:textId="77777777" w:rsidR="00454271" w:rsidRDefault="00454271" w:rsidP="000C5105">
      <w:pPr>
        <w:pStyle w:val="ListParagraph"/>
        <w:ind w:left="1800" w:right="-91"/>
        <w:jc w:val="both"/>
        <w:rPr>
          <w:b w:val="0"/>
          <w:bCs w:val="0"/>
          <w:color w:val="auto"/>
          <w:szCs w:val="20"/>
        </w:rPr>
      </w:pPr>
    </w:p>
    <w:p w14:paraId="7F798A37" w14:textId="77777777" w:rsidR="00454271" w:rsidRDefault="00454271" w:rsidP="000C5105">
      <w:pPr>
        <w:pStyle w:val="ListParagraph"/>
        <w:ind w:left="1800" w:right="-91"/>
        <w:jc w:val="both"/>
        <w:rPr>
          <w:b w:val="0"/>
          <w:bCs w:val="0"/>
          <w:color w:val="auto"/>
          <w:szCs w:val="20"/>
        </w:rPr>
      </w:pPr>
    </w:p>
    <w:p w14:paraId="7F798A38" w14:textId="77777777" w:rsidR="00454271" w:rsidRDefault="00454271" w:rsidP="000C5105">
      <w:pPr>
        <w:pStyle w:val="ListParagraph"/>
        <w:ind w:left="1800" w:right="-91"/>
        <w:jc w:val="both"/>
        <w:rPr>
          <w:b w:val="0"/>
          <w:bCs w:val="0"/>
          <w:color w:val="auto"/>
          <w:szCs w:val="20"/>
        </w:rPr>
      </w:pPr>
    </w:p>
    <w:p w14:paraId="7F798A39" w14:textId="77777777" w:rsidR="00454271" w:rsidRDefault="00454271" w:rsidP="000C5105">
      <w:pPr>
        <w:pStyle w:val="ListParagraph"/>
        <w:ind w:left="1800" w:right="-91"/>
        <w:jc w:val="both"/>
        <w:rPr>
          <w:b w:val="0"/>
          <w:bCs w:val="0"/>
          <w:color w:val="auto"/>
          <w:szCs w:val="20"/>
        </w:rPr>
      </w:pPr>
    </w:p>
    <w:p w14:paraId="7F798A3A" w14:textId="77777777" w:rsidR="00454271" w:rsidRDefault="00454271" w:rsidP="000C5105">
      <w:pPr>
        <w:pStyle w:val="ListParagraph"/>
        <w:ind w:left="1800" w:right="-91"/>
        <w:jc w:val="both"/>
        <w:rPr>
          <w:b w:val="0"/>
          <w:bCs w:val="0"/>
          <w:color w:val="auto"/>
          <w:szCs w:val="20"/>
        </w:rPr>
      </w:pPr>
    </w:p>
    <w:p w14:paraId="7F798A3B" w14:textId="77777777" w:rsidR="00454271" w:rsidRDefault="00454271" w:rsidP="000C5105">
      <w:pPr>
        <w:pStyle w:val="ListParagraph"/>
        <w:ind w:left="1800" w:right="-91"/>
        <w:jc w:val="both"/>
        <w:rPr>
          <w:b w:val="0"/>
          <w:bCs w:val="0"/>
          <w:color w:val="auto"/>
          <w:szCs w:val="20"/>
        </w:rPr>
      </w:pPr>
    </w:p>
    <w:p w14:paraId="7F798A3C" w14:textId="77777777" w:rsidR="00454271" w:rsidRDefault="00454271" w:rsidP="000C5105">
      <w:pPr>
        <w:pStyle w:val="ListParagraph"/>
        <w:ind w:left="1800" w:right="-91"/>
        <w:jc w:val="both"/>
        <w:rPr>
          <w:b w:val="0"/>
          <w:bCs w:val="0"/>
          <w:color w:val="auto"/>
          <w:szCs w:val="20"/>
        </w:rPr>
      </w:pPr>
    </w:p>
    <w:p w14:paraId="7F798A3D" w14:textId="77777777" w:rsidR="00454271" w:rsidRDefault="00454271" w:rsidP="000C5105">
      <w:pPr>
        <w:pStyle w:val="ListParagraph"/>
        <w:ind w:left="1800" w:right="-91"/>
        <w:jc w:val="both"/>
        <w:rPr>
          <w:b w:val="0"/>
          <w:bCs w:val="0"/>
          <w:color w:val="auto"/>
          <w:szCs w:val="20"/>
        </w:rPr>
      </w:pPr>
    </w:p>
    <w:p w14:paraId="7F798A3E" w14:textId="77777777" w:rsidR="00454271" w:rsidRDefault="00454271" w:rsidP="000C5105">
      <w:pPr>
        <w:pStyle w:val="ListParagraph"/>
        <w:ind w:left="1800" w:right="-91"/>
        <w:jc w:val="both"/>
        <w:rPr>
          <w:b w:val="0"/>
          <w:bCs w:val="0"/>
          <w:color w:val="auto"/>
          <w:szCs w:val="20"/>
        </w:rPr>
      </w:pPr>
    </w:p>
    <w:p w14:paraId="7F798A3F" w14:textId="77777777" w:rsidR="00454271" w:rsidRDefault="00454271" w:rsidP="000C5105">
      <w:pPr>
        <w:pStyle w:val="ListParagraph"/>
        <w:ind w:left="1800" w:right="-91"/>
        <w:jc w:val="both"/>
        <w:rPr>
          <w:b w:val="0"/>
          <w:bCs w:val="0"/>
          <w:color w:val="auto"/>
          <w:szCs w:val="20"/>
        </w:rPr>
      </w:pPr>
    </w:p>
    <w:p w14:paraId="7F798A40" w14:textId="77777777" w:rsidR="00454271" w:rsidRDefault="00454271" w:rsidP="000C5105">
      <w:pPr>
        <w:pStyle w:val="ListParagraph"/>
        <w:ind w:left="1800" w:right="-91"/>
        <w:jc w:val="both"/>
        <w:rPr>
          <w:b w:val="0"/>
          <w:bCs w:val="0"/>
          <w:color w:val="auto"/>
          <w:szCs w:val="20"/>
        </w:rPr>
      </w:pPr>
    </w:p>
    <w:p w14:paraId="7F798A41" w14:textId="77777777" w:rsidR="00454271" w:rsidRDefault="00454271" w:rsidP="000C5105">
      <w:pPr>
        <w:pStyle w:val="ListParagraph"/>
        <w:ind w:left="1800" w:right="-91"/>
        <w:jc w:val="both"/>
        <w:rPr>
          <w:b w:val="0"/>
          <w:bCs w:val="0"/>
          <w:color w:val="auto"/>
          <w:szCs w:val="20"/>
        </w:rPr>
      </w:pPr>
    </w:p>
    <w:p w14:paraId="7F798A42" w14:textId="77777777" w:rsidR="00454271" w:rsidRDefault="00454271" w:rsidP="000C5105">
      <w:pPr>
        <w:pStyle w:val="ListParagraph"/>
        <w:ind w:left="1800" w:right="-91"/>
        <w:jc w:val="both"/>
        <w:rPr>
          <w:b w:val="0"/>
          <w:bCs w:val="0"/>
          <w:color w:val="auto"/>
          <w:szCs w:val="20"/>
        </w:rPr>
      </w:pPr>
    </w:p>
    <w:p w14:paraId="7F798A43" w14:textId="77777777" w:rsidR="00454271" w:rsidRDefault="00454271" w:rsidP="000C5105">
      <w:pPr>
        <w:pStyle w:val="ListParagraph"/>
        <w:ind w:left="1800" w:right="-91"/>
        <w:jc w:val="both"/>
        <w:rPr>
          <w:b w:val="0"/>
          <w:bCs w:val="0"/>
          <w:color w:val="auto"/>
          <w:szCs w:val="20"/>
        </w:rPr>
      </w:pPr>
    </w:p>
    <w:p w14:paraId="7F798A44" w14:textId="77777777" w:rsidR="00454271" w:rsidRDefault="00454271" w:rsidP="000C5105">
      <w:pPr>
        <w:pStyle w:val="ListParagraph"/>
        <w:ind w:left="1800" w:right="-91"/>
        <w:jc w:val="both"/>
        <w:rPr>
          <w:b w:val="0"/>
          <w:bCs w:val="0"/>
          <w:color w:val="auto"/>
          <w:szCs w:val="20"/>
        </w:rPr>
      </w:pPr>
    </w:p>
    <w:p w14:paraId="7F798A45" w14:textId="77777777" w:rsidR="00454271" w:rsidRDefault="00454271" w:rsidP="000C5105">
      <w:pPr>
        <w:pStyle w:val="ListParagraph"/>
        <w:ind w:left="1800" w:right="-91"/>
        <w:jc w:val="both"/>
        <w:rPr>
          <w:b w:val="0"/>
          <w:bCs w:val="0"/>
          <w:color w:val="auto"/>
          <w:szCs w:val="20"/>
        </w:rPr>
      </w:pPr>
    </w:p>
    <w:p w14:paraId="7F798A46" w14:textId="77777777" w:rsidR="00454271" w:rsidRDefault="00454271" w:rsidP="000C5105">
      <w:pPr>
        <w:pStyle w:val="ListParagraph"/>
        <w:ind w:left="1800" w:right="-91"/>
        <w:jc w:val="both"/>
        <w:rPr>
          <w:b w:val="0"/>
          <w:bCs w:val="0"/>
          <w:color w:val="auto"/>
          <w:szCs w:val="20"/>
        </w:rPr>
      </w:pPr>
    </w:p>
    <w:p w14:paraId="7F798A47" w14:textId="77777777" w:rsidR="00454271" w:rsidRDefault="00454271" w:rsidP="000C5105">
      <w:pPr>
        <w:pStyle w:val="ListParagraph"/>
        <w:ind w:left="1800" w:right="-91"/>
        <w:jc w:val="both"/>
        <w:rPr>
          <w:b w:val="0"/>
          <w:bCs w:val="0"/>
          <w:color w:val="auto"/>
          <w:szCs w:val="20"/>
        </w:rPr>
      </w:pPr>
    </w:p>
    <w:p w14:paraId="7F798A48" w14:textId="77777777" w:rsidR="00454271" w:rsidRDefault="00454271" w:rsidP="000C5105">
      <w:pPr>
        <w:pStyle w:val="ListParagraph"/>
        <w:ind w:left="1800" w:right="-91"/>
        <w:jc w:val="both"/>
        <w:rPr>
          <w:b w:val="0"/>
          <w:bCs w:val="0"/>
          <w:color w:val="auto"/>
          <w:szCs w:val="20"/>
        </w:rPr>
      </w:pPr>
    </w:p>
    <w:p w14:paraId="7F798A49" w14:textId="77777777" w:rsidR="00454271" w:rsidRDefault="00454271" w:rsidP="000C5105">
      <w:pPr>
        <w:pStyle w:val="ListParagraph"/>
        <w:ind w:left="1800" w:right="-91"/>
        <w:jc w:val="both"/>
        <w:rPr>
          <w:b w:val="0"/>
          <w:bCs w:val="0"/>
          <w:color w:val="auto"/>
          <w:szCs w:val="20"/>
        </w:rPr>
      </w:pPr>
    </w:p>
    <w:p w14:paraId="7F798A4A" w14:textId="77777777" w:rsidR="00454271" w:rsidRDefault="00454271" w:rsidP="000C5105">
      <w:pPr>
        <w:pStyle w:val="ListParagraph"/>
        <w:ind w:left="1800" w:right="-91"/>
        <w:jc w:val="both"/>
        <w:rPr>
          <w:b w:val="0"/>
          <w:bCs w:val="0"/>
          <w:color w:val="auto"/>
          <w:szCs w:val="20"/>
        </w:rPr>
      </w:pPr>
    </w:p>
    <w:p w14:paraId="7F798A4B" w14:textId="77777777" w:rsidR="00454271" w:rsidRDefault="00454271" w:rsidP="000C5105">
      <w:pPr>
        <w:pStyle w:val="ListParagraph"/>
        <w:ind w:left="1800" w:right="-91"/>
        <w:jc w:val="both"/>
        <w:rPr>
          <w:b w:val="0"/>
          <w:bCs w:val="0"/>
          <w:color w:val="auto"/>
          <w:szCs w:val="20"/>
        </w:rPr>
      </w:pPr>
    </w:p>
    <w:p w14:paraId="7F798A4C" w14:textId="77777777" w:rsidR="00454271" w:rsidRPr="00AC4345" w:rsidRDefault="00454271" w:rsidP="000C5105">
      <w:pPr>
        <w:pStyle w:val="ListParagraph"/>
        <w:ind w:left="1800" w:right="-91"/>
        <w:jc w:val="both"/>
        <w:rPr>
          <w:b w:val="0"/>
          <w:bCs w:val="0"/>
          <w:color w:val="auto"/>
          <w:szCs w:val="20"/>
        </w:rPr>
      </w:pPr>
    </w:p>
    <w:p w14:paraId="7F798A4D" w14:textId="77777777" w:rsidR="009F6D92" w:rsidRPr="00C51232" w:rsidRDefault="009F6D92" w:rsidP="00D87A89">
      <w:pPr>
        <w:pStyle w:val="Heading1"/>
        <w:numPr>
          <w:ilvl w:val="5"/>
          <w:numId w:val="1"/>
        </w:numPr>
        <w:ind w:right="-91" w:hanging="1318"/>
        <w:jc w:val="both"/>
        <w:rPr>
          <w:bCs w:val="0"/>
          <w:color w:val="auto"/>
          <w:sz w:val="22"/>
          <w:szCs w:val="20"/>
        </w:rPr>
      </w:pPr>
      <w:bookmarkStart w:id="70" w:name="_Toc484791150"/>
      <w:r w:rsidRPr="00C51232">
        <w:rPr>
          <w:bCs w:val="0"/>
          <w:color w:val="auto"/>
          <w:sz w:val="22"/>
          <w:szCs w:val="20"/>
        </w:rPr>
        <w:t>Default transitions</w:t>
      </w:r>
      <w:bookmarkEnd w:id="70"/>
    </w:p>
    <w:p w14:paraId="7F798A4E" w14:textId="77777777" w:rsidR="00553514" w:rsidRPr="00AC4345" w:rsidRDefault="00553514" w:rsidP="000C5105">
      <w:pPr>
        <w:pStyle w:val="ListParagraph"/>
        <w:ind w:left="1800" w:right="-91"/>
        <w:jc w:val="both"/>
        <w:rPr>
          <w:b w:val="0"/>
          <w:bCs w:val="0"/>
          <w:color w:val="auto"/>
          <w:szCs w:val="20"/>
        </w:rPr>
      </w:pPr>
    </w:p>
    <w:p w14:paraId="7F798A4F" w14:textId="77777777" w:rsidR="00553514" w:rsidRPr="00AC4345" w:rsidRDefault="002F365A" w:rsidP="00C836EB">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Every chart </w:t>
      </w:r>
      <w:r w:rsidR="001D7A6E">
        <w:rPr>
          <w:b w:val="0"/>
          <w:bCs w:val="0"/>
          <w:color w:val="auto"/>
          <w:szCs w:val="20"/>
        </w:rPr>
        <w:t>shall</w:t>
      </w:r>
      <w:r w:rsidRPr="00AC4345">
        <w:rPr>
          <w:b w:val="0"/>
          <w:bCs w:val="0"/>
          <w:color w:val="auto"/>
          <w:szCs w:val="20"/>
        </w:rPr>
        <w:t xml:space="preserve"> have a default transition</w:t>
      </w:r>
    </w:p>
    <w:p w14:paraId="7F798A50" w14:textId="77777777" w:rsidR="00C836EB" w:rsidRPr="00AC4345" w:rsidRDefault="00C836EB" w:rsidP="00C836EB">
      <w:pPr>
        <w:pStyle w:val="ListParagraph"/>
        <w:ind w:left="1701"/>
        <w:jc w:val="both"/>
        <w:rPr>
          <w:b w:val="0"/>
          <w:bCs w:val="0"/>
          <w:color w:val="auto"/>
          <w:szCs w:val="20"/>
        </w:rPr>
      </w:pPr>
    </w:p>
    <w:p w14:paraId="7F798A51" w14:textId="77777777" w:rsidR="002F365A" w:rsidRPr="00AC4345" w:rsidRDefault="002F365A" w:rsidP="00C836EB">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A parent state containing exclusive sub-states </w:t>
      </w:r>
      <w:r w:rsidR="001D7A6E">
        <w:rPr>
          <w:b w:val="0"/>
          <w:bCs w:val="0"/>
          <w:color w:val="auto"/>
          <w:szCs w:val="20"/>
        </w:rPr>
        <w:t>shall</w:t>
      </w:r>
      <w:r w:rsidRPr="00AC4345">
        <w:rPr>
          <w:b w:val="0"/>
          <w:bCs w:val="0"/>
          <w:color w:val="auto"/>
          <w:szCs w:val="20"/>
        </w:rPr>
        <w:t xml:space="preserve"> have exactly one default transition</w:t>
      </w:r>
    </w:p>
    <w:p w14:paraId="7F798A52" w14:textId="77777777" w:rsidR="00002FD1" w:rsidRPr="00AC4345" w:rsidRDefault="00002FD1" w:rsidP="009F6D92">
      <w:pPr>
        <w:pStyle w:val="ListParagraph"/>
        <w:ind w:left="1530" w:right="-91"/>
        <w:jc w:val="both"/>
        <w:rPr>
          <w:b w:val="0"/>
          <w:bCs w:val="0"/>
          <w:color w:val="auto"/>
          <w:szCs w:val="20"/>
        </w:rPr>
      </w:pPr>
    </w:p>
    <w:p w14:paraId="7F798A53" w14:textId="77777777" w:rsidR="002F365A" w:rsidRPr="009D5C3D" w:rsidRDefault="002F365A" w:rsidP="0039160D">
      <w:pPr>
        <w:pStyle w:val="ListParagraph"/>
        <w:ind w:left="1530" w:right="-91" w:firstLine="630"/>
        <w:jc w:val="both"/>
        <w:rPr>
          <w:b w:val="0"/>
          <w:bCs w:val="0"/>
          <w:i/>
          <w:color w:val="auto"/>
          <w:szCs w:val="20"/>
        </w:rPr>
      </w:pPr>
      <w:r w:rsidRPr="009D5C3D">
        <w:rPr>
          <w:b w:val="0"/>
          <w:bCs w:val="0"/>
          <w:i/>
          <w:color w:val="auto"/>
          <w:szCs w:val="20"/>
        </w:rPr>
        <w:t>Justification:</w:t>
      </w:r>
    </w:p>
    <w:p w14:paraId="7F798A54" w14:textId="77777777" w:rsidR="002F365A" w:rsidRPr="009D5C3D" w:rsidRDefault="002F365A" w:rsidP="0039160D">
      <w:pPr>
        <w:ind w:left="2250" w:right="-91"/>
        <w:jc w:val="both"/>
        <w:rPr>
          <w:b w:val="0"/>
          <w:bCs w:val="0"/>
          <w:i/>
          <w:color w:val="auto"/>
        </w:rPr>
      </w:pPr>
      <w:r w:rsidRPr="009D5C3D">
        <w:rPr>
          <w:b w:val="0"/>
          <w:bCs w:val="0"/>
          <w:i/>
          <w:color w:val="auto"/>
        </w:rPr>
        <w:t>– Makes it clear for any chart and sub-chart what is the first state to be entered</w:t>
      </w:r>
    </w:p>
    <w:p w14:paraId="7F798A55" w14:textId="77777777" w:rsidR="00553514" w:rsidRPr="00AC4345" w:rsidRDefault="002F365A" w:rsidP="009D5C3D">
      <w:pPr>
        <w:tabs>
          <w:tab w:val="left" w:pos="6072"/>
        </w:tabs>
        <w:ind w:left="1530" w:right="-91" w:firstLine="720"/>
        <w:jc w:val="both"/>
        <w:rPr>
          <w:b w:val="0"/>
          <w:bCs w:val="0"/>
          <w:color w:val="auto"/>
        </w:rPr>
      </w:pPr>
      <w:r w:rsidRPr="009D5C3D">
        <w:rPr>
          <w:b w:val="0"/>
          <w:bCs w:val="0"/>
          <w:i/>
          <w:color w:val="auto"/>
        </w:rPr>
        <w:t>– Consistent layout between engineers</w:t>
      </w:r>
      <w:r w:rsidR="009D5C3D" w:rsidRPr="009D5C3D">
        <w:rPr>
          <w:b w:val="0"/>
          <w:bCs w:val="0"/>
          <w:i/>
          <w:color w:val="auto"/>
        </w:rPr>
        <w:tab/>
      </w:r>
    </w:p>
    <w:p w14:paraId="7F798A56" w14:textId="77777777" w:rsidR="00553514" w:rsidRPr="00AC4345" w:rsidRDefault="00553514" w:rsidP="000C5105">
      <w:pPr>
        <w:pStyle w:val="ListParagraph"/>
        <w:ind w:left="1800" w:right="-91"/>
        <w:jc w:val="both"/>
        <w:rPr>
          <w:b w:val="0"/>
          <w:bCs w:val="0"/>
          <w:color w:val="auto"/>
          <w:szCs w:val="20"/>
        </w:rPr>
      </w:pPr>
    </w:p>
    <w:p w14:paraId="7F798A57" w14:textId="77777777" w:rsidR="00553514" w:rsidRPr="00AC4345" w:rsidRDefault="0012292E" w:rsidP="000C5105">
      <w:pPr>
        <w:pStyle w:val="ListParagraph"/>
        <w:ind w:left="1800" w:right="-91"/>
        <w:jc w:val="both"/>
        <w:rPr>
          <w:b w:val="0"/>
          <w:bCs w:val="0"/>
          <w:color w:val="auto"/>
          <w:szCs w:val="20"/>
        </w:rPr>
      </w:pPr>
      <w:r w:rsidRPr="0012292E">
        <w:rPr>
          <w:b w:val="0"/>
          <w:bCs w:val="0"/>
          <w:noProof/>
          <w:color w:val="auto"/>
          <w:szCs w:val="20"/>
          <w:lang w:bidi="ar-SA"/>
        </w:rPr>
        <w:drawing>
          <wp:inline distT="0" distB="0" distL="0" distR="0" wp14:anchorId="7F798C5D" wp14:editId="7F798C5E">
            <wp:extent cx="5410956" cy="214342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10956" cy="2143424"/>
                    </a:xfrm>
                    <a:prstGeom prst="rect">
                      <a:avLst/>
                    </a:prstGeom>
                  </pic:spPr>
                </pic:pic>
              </a:graphicData>
            </a:graphic>
          </wp:inline>
        </w:drawing>
      </w:r>
    </w:p>
    <w:p w14:paraId="7F798A58" w14:textId="77777777" w:rsidR="00553514" w:rsidRPr="00AC4345" w:rsidRDefault="00553514" w:rsidP="000C5105">
      <w:pPr>
        <w:pStyle w:val="ListParagraph"/>
        <w:ind w:left="1800" w:right="-91"/>
        <w:jc w:val="both"/>
        <w:rPr>
          <w:b w:val="0"/>
          <w:bCs w:val="0"/>
          <w:color w:val="auto"/>
          <w:szCs w:val="20"/>
        </w:rPr>
      </w:pPr>
    </w:p>
    <w:p w14:paraId="7F798A59" w14:textId="77777777" w:rsidR="00BA2835" w:rsidRPr="00C51232" w:rsidRDefault="00A61D19" w:rsidP="00F60F6A">
      <w:pPr>
        <w:pStyle w:val="Heading1"/>
        <w:numPr>
          <w:ilvl w:val="5"/>
          <w:numId w:val="1"/>
        </w:numPr>
        <w:ind w:right="-91" w:hanging="1318"/>
        <w:jc w:val="both"/>
        <w:rPr>
          <w:bCs w:val="0"/>
          <w:color w:val="auto"/>
          <w:sz w:val="22"/>
          <w:szCs w:val="20"/>
        </w:rPr>
      </w:pPr>
      <w:bookmarkStart w:id="71" w:name="_Toc484791151"/>
      <w:r>
        <w:rPr>
          <w:bCs w:val="0"/>
          <w:color w:val="auto"/>
          <w:sz w:val="22"/>
          <w:szCs w:val="20"/>
        </w:rPr>
        <w:t>State t</w:t>
      </w:r>
      <w:r w:rsidR="00BA2835" w:rsidRPr="00C51232">
        <w:rPr>
          <w:bCs w:val="0"/>
          <w:color w:val="auto"/>
          <w:sz w:val="22"/>
          <w:szCs w:val="20"/>
        </w:rPr>
        <w:t>ransition rules</w:t>
      </w:r>
      <w:bookmarkEnd w:id="71"/>
    </w:p>
    <w:p w14:paraId="7F798A5A" w14:textId="77777777" w:rsidR="00E44AD3" w:rsidRPr="00AC4345" w:rsidRDefault="00E44AD3" w:rsidP="00E44AD3">
      <w:pPr>
        <w:pStyle w:val="ListParagraph"/>
        <w:ind w:left="1530" w:right="-91"/>
        <w:jc w:val="both"/>
        <w:rPr>
          <w:bCs w:val="0"/>
          <w:color w:val="auto"/>
          <w:szCs w:val="20"/>
        </w:rPr>
      </w:pPr>
    </w:p>
    <w:p w14:paraId="7F798A5B" w14:textId="77777777" w:rsidR="00553514" w:rsidRPr="00AC4345" w:rsidRDefault="00B2449F" w:rsidP="001E71A8">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Transitions </w:t>
      </w:r>
      <w:r w:rsidR="001D7A6E">
        <w:rPr>
          <w:b w:val="0"/>
          <w:bCs w:val="0"/>
          <w:color w:val="auto"/>
          <w:szCs w:val="20"/>
        </w:rPr>
        <w:t>shall</w:t>
      </w:r>
      <w:r w:rsidRPr="00AC4345">
        <w:rPr>
          <w:b w:val="0"/>
          <w:bCs w:val="0"/>
          <w:color w:val="auto"/>
          <w:szCs w:val="20"/>
        </w:rPr>
        <w:t xml:space="preserve"> not cross state boundaries from</w:t>
      </w:r>
      <w:r w:rsidR="009D5C3D">
        <w:rPr>
          <w:b w:val="0"/>
          <w:bCs w:val="0"/>
          <w:color w:val="auto"/>
          <w:szCs w:val="20"/>
        </w:rPr>
        <w:t xml:space="preserve"> a higher level parent state to </w:t>
      </w:r>
      <w:r w:rsidRPr="00AC4345">
        <w:rPr>
          <w:b w:val="0"/>
          <w:bCs w:val="0"/>
          <w:color w:val="auto"/>
          <w:szCs w:val="20"/>
        </w:rPr>
        <w:t xml:space="preserve">a lower level child state; Default transitions </w:t>
      </w:r>
      <w:r w:rsidR="001D7A6E">
        <w:rPr>
          <w:b w:val="0"/>
          <w:bCs w:val="0"/>
          <w:color w:val="auto"/>
          <w:szCs w:val="20"/>
        </w:rPr>
        <w:t>shall</w:t>
      </w:r>
      <w:r w:rsidRPr="00AC4345">
        <w:rPr>
          <w:b w:val="0"/>
          <w:bCs w:val="0"/>
          <w:color w:val="auto"/>
          <w:szCs w:val="20"/>
        </w:rPr>
        <w:t xml:space="preserve"> not be avoided</w:t>
      </w:r>
      <w:r w:rsidR="001D7A6E">
        <w:rPr>
          <w:b w:val="0"/>
          <w:bCs w:val="0"/>
          <w:color w:val="auto"/>
          <w:szCs w:val="20"/>
        </w:rPr>
        <w:t xml:space="preserve"> for state with sub-charts.</w:t>
      </w:r>
    </w:p>
    <w:p w14:paraId="7F798A5C" w14:textId="77777777" w:rsidR="00002FD1" w:rsidRPr="00AC4345" w:rsidRDefault="00002FD1" w:rsidP="00E44AD3">
      <w:pPr>
        <w:ind w:left="1530" w:right="-91"/>
        <w:jc w:val="both"/>
        <w:rPr>
          <w:b w:val="0"/>
          <w:bCs w:val="0"/>
          <w:color w:val="auto"/>
        </w:rPr>
      </w:pPr>
    </w:p>
    <w:p w14:paraId="7F798A5D" w14:textId="77777777" w:rsidR="00B2449F" w:rsidRPr="009D5C3D" w:rsidRDefault="00B2449F" w:rsidP="005F5F57">
      <w:pPr>
        <w:pStyle w:val="ListParagraph"/>
        <w:ind w:left="1530" w:right="-91" w:firstLine="630"/>
        <w:jc w:val="both"/>
        <w:rPr>
          <w:b w:val="0"/>
          <w:bCs w:val="0"/>
          <w:i/>
          <w:color w:val="auto"/>
          <w:szCs w:val="20"/>
        </w:rPr>
      </w:pPr>
      <w:r w:rsidRPr="009D5C3D">
        <w:rPr>
          <w:b w:val="0"/>
          <w:bCs w:val="0"/>
          <w:i/>
          <w:color w:val="auto"/>
          <w:szCs w:val="20"/>
        </w:rPr>
        <w:t>Justification:</w:t>
      </w:r>
    </w:p>
    <w:p w14:paraId="7F798A5E" w14:textId="77777777" w:rsidR="00B2449F" w:rsidRPr="009D5C3D" w:rsidRDefault="00B2449F" w:rsidP="00DA61DA">
      <w:pPr>
        <w:pStyle w:val="ListParagraph"/>
        <w:ind w:left="1530" w:right="-91" w:firstLine="630"/>
        <w:jc w:val="both"/>
        <w:rPr>
          <w:b w:val="0"/>
          <w:bCs w:val="0"/>
          <w:i/>
          <w:color w:val="auto"/>
          <w:szCs w:val="20"/>
        </w:rPr>
      </w:pPr>
      <w:r w:rsidRPr="009D5C3D">
        <w:rPr>
          <w:b w:val="0"/>
          <w:bCs w:val="0"/>
          <w:i/>
          <w:color w:val="auto"/>
          <w:szCs w:val="20"/>
        </w:rPr>
        <w:t xml:space="preserve">– Generally keeps charts visually simpler </w:t>
      </w:r>
    </w:p>
    <w:p w14:paraId="7F798A5F" w14:textId="77777777" w:rsidR="00B2449F" w:rsidRPr="009D5C3D" w:rsidRDefault="00B2449F" w:rsidP="00DA61DA">
      <w:pPr>
        <w:pStyle w:val="ListParagraph"/>
        <w:ind w:left="1530" w:right="-91" w:firstLine="630"/>
        <w:jc w:val="both"/>
        <w:rPr>
          <w:b w:val="0"/>
          <w:bCs w:val="0"/>
          <w:i/>
          <w:color w:val="auto"/>
          <w:szCs w:val="20"/>
        </w:rPr>
      </w:pPr>
      <w:r w:rsidRPr="009D5C3D">
        <w:rPr>
          <w:b w:val="0"/>
          <w:bCs w:val="0"/>
          <w:i/>
          <w:color w:val="auto"/>
          <w:szCs w:val="20"/>
        </w:rPr>
        <w:t>– Overrides any default transitions (visual equivalent of a ‘C’ goto)</w:t>
      </w:r>
    </w:p>
    <w:p w14:paraId="7F798A60" w14:textId="77777777" w:rsidR="00553514" w:rsidRPr="00AC4345" w:rsidRDefault="00553514" w:rsidP="000C5105">
      <w:pPr>
        <w:pStyle w:val="ListParagraph"/>
        <w:ind w:left="1800" w:right="-91"/>
        <w:jc w:val="both"/>
        <w:rPr>
          <w:b w:val="0"/>
          <w:bCs w:val="0"/>
          <w:color w:val="auto"/>
          <w:szCs w:val="20"/>
        </w:rPr>
      </w:pPr>
    </w:p>
    <w:p w14:paraId="7F798A61" w14:textId="77777777" w:rsidR="00393925" w:rsidRDefault="0012292E" w:rsidP="000C5105">
      <w:pPr>
        <w:pStyle w:val="ListParagraph"/>
        <w:ind w:left="1800" w:right="-91"/>
        <w:jc w:val="both"/>
        <w:rPr>
          <w:b w:val="0"/>
          <w:bCs w:val="0"/>
          <w:color w:val="auto"/>
          <w:szCs w:val="20"/>
        </w:rPr>
      </w:pPr>
      <w:r w:rsidRPr="0012292E">
        <w:rPr>
          <w:b w:val="0"/>
          <w:bCs w:val="0"/>
          <w:noProof/>
          <w:color w:val="auto"/>
          <w:szCs w:val="20"/>
          <w:lang w:bidi="ar-SA"/>
        </w:rPr>
        <w:drawing>
          <wp:inline distT="0" distB="0" distL="0" distR="0" wp14:anchorId="7F798C5F" wp14:editId="7F798C60">
            <wp:extent cx="5687219" cy="23815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87219" cy="2381583"/>
                    </a:xfrm>
                    <a:prstGeom prst="rect">
                      <a:avLst/>
                    </a:prstGeom>
                  </pic:spPr>
                </pic:pic>
              </a:graphicData>
            </a:graphic>
          </wp:inline>
        </w:drawing>
      </w:r>
    </w:p>
    <w:p w14:paraId="7F798A62" w14:textId="77777777" w:rsidR="00A61D19" w:rsidRDefault="00A61D19" w:rsidP="000C5105">
      <w:pPr>
        <w:pStyle w:val="ListParagraph"/>
        <w:ind w:left="1800" w:right="-91"/>
        <w:jc w:val="both"/>
        <w:rPr>
          <w:b w:val="0"/>
          <w:bCs w:val="0"/>
          <w:color w:val="auto"/>
          <w:szCs w:val="20"/>
        </w:rPr>
      </w:pPr>
    </w:p>
    <w:p w14:paraId="7F798A63" w14:textId="77777777" w:rsidR="001A514B" w:rsidRPr="00AC4345" w:rsidRDefault="00A61D19" w:rsidP="00A61D19">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State transition condition check shall be always outside the states</w:t>
      </w:r>
    </w:p>
    <w:p w14:paraId="7F798A64" w14:textId="77777777" w:rsidR="00617CF0" w:rsidRDefault="00617CF0" w:rsidP="00617CF0">
      <w:pPr>
        <w:pStyle w:val="ListParagraph"/>
        <w:ind w:left="1800" w:right="-91"/>
        <w:jc w:val="both"/>
        <w:rPr>
          <w:b w:val="0"/>
          <w:bCs w:val="0"/>
          <w:color w:val="auto"/>
          <w:szCs w:val="20"/>
        </w:rPr>
      </w:pPr>
    </w:p>
    <w:p w14:paraId="7F798A65" w14:textId="77777777" w:rsidR="00A87B2A" w:rsidRDefault="00A87B2A" w:rsidP="00A87B2A">
      <w:pPr>
        <w:pStyle w:val="ListParagraph"/>
        <w:numPr>
          <w:ilvl w:val="0"/>
          <w:numId w:val="11"/>
        </w:numPr>
        <w:tabs>
          <w:tab w:val="clear" w:pos="1440"/>
          <w:tab w:val="num" w:pos="2127"/>
        </w:tabs>
        <w:ind w:firstLine="261"/>
        <w:jc w:val="both"/>
        <w:rPr>
          <w:b w:val="0"/>
          <w:bCs w:val="0"/>
          <w:color w:val="auto"/>
          <w:szCs w:val="20"/>
        </w:rPr>
      </w:pPr>
      <w:r w:rsidRPr="00084155">
        <w:rPr>
          <w:b w:val="0"/>
          <w:bCs w:val="0"/>
          <w:color w:val="auto"/>
          <w:szCs w:val="20"/>
        </w:rPr>
        <w:t>One exit transition from a state can also be used.</w:t>
      </w:r>
      <w:r w:rsidR="00084155" w:rsidRPr="00084155">
        <w:rPr>
          <w:b w:val="0"/>
          <w:bCs w:val="0"/>
          <w:color w:val="auto"/>
          <w:szCs w:val="20"/>
        </w:rPr>
        <w:t xml:space="preserve"> </w:t>
      </w:r>
    </w:p>
    <w:p w14:paraId="7F798A66" w14:textId="77777777" w:rsidR="001C64C6" w:rsidRPr="001C64C6" w:rsidRDefault="001C64C6" w:rsidP="001C64C6">
      <w:pPr>
        <w:jc w:val="both"/>
        <w:rPr>
          <w:b w:val="0"/>
          <w:bCs w:val="0"/>
          <w:color w:val="auto"/>
        </w:rPr>
      </w:pPr>
    </w:p>
    <w:p w14:paraId="7F798A67" w14:textId="77777777" w:rsidR="00A87B2A" w:rsidRPr="00084155" w:rsidRDefault="00A87B2A" w:rsidP="00A87B2A">
      <w:pPr>
        <w:pStyle w:val="ListParagraph"/>
        <w:ind w:left="1800" w:right="-91"/>
        <w:jc w:val="both"/>
        <w:rPr>
          <w:b w:val="0"/>
          <w:bCs w:val="0"/>
          <w:color w:val="auto"/>
          <w:szCs w:val="20"/>
        </w:rPr>
      </w:pPr>
      <w:r w:rsidRPr="00084155">
        <w:rPr>
          <w:b w:val="0"/>
          <w:bCs w:val="0"/>
          <w:color w:val="auto"/>
          <w:szCs w:val="20"/>
        </w:rPr>
        <w:t xml:space="preserve">      – Easier to read if all routes out of state are in one place</w:t>
      </w:r>
    </w:p>
    <w:p w14:paraId="7F798A68" w14:textId="77777777" w:rsidR="00A87B2A" w:rsidRPr="00084155" w:rsidRDefault="00A87B2A" w:rsidP="00A87B2A">
      <w:pPr>
        <w:pStyle w:val="ListParagraph"/>
        <w:ind w:left="1800" w:right="-91"/>
        <w:jc w:val="both"/>
        <w:rPr>
          <w:b w:val="0"/>
          <w:bCs w:val="0"/>
          <w:color w:val="auto"/>
          <w:szCs w:val="20"/>
        </w:rPr>
      </w:pPr>
      <w:r w:rsidRPr="00084155">
        <w:rPr>
          <w:b w:val="0"/>
          <w:bCs w:val="0"/>
          <w:color w:val="auto"/>
          <w:szCs w:val="20"/>
        </w:rPr>
        <w:lastRenderedPageBreak/>
        <w:t xml:space="preserve">      – The evaluation order of the transitions can be defined explicitly by the flow diagram</w:t>
      </w:r>
    </w:p>
    <w:p w14:paraId="7F798A69" w14:textId="77777777" w:rsidR="00A87B2A" w:rsidRPr="00084155" w:rsidRDefault="00A87B2A" w:rsidP="00A87B2A">
      <w:pPr>
        <w:pStyle w:val="ListParagraph"/>
        <w:tabs>
          <w:tab w:val="left" w:pos="5134"/>
        </w:tabs>
        <w:ind w:left="1800" w:right="-91"/>
        <w:jc w:val="both"/>
        <w:rPr>
          <w:b w:val="0"/>
          <w:bCs w:val="0"/>
          <w:color w:val="auto"/>
          <w:szCs w:val="20"/>
        </w:rPr>
      </w:pPr>
      <w:r w:rsidRPr="00084155">
        <w:rPr>
          <w:b w:val="0"/>
          <w:bCs w:val="0"/>
          <w:color w:val="auto"/>
          <w:szCs w:val="20"/>
        </w:rPr>
        <w:tab/>
      </w:r>
    </w:p>
    <w:p w14:paraId="7F798A6A" w14:textId="77777777" w:rsidR="00A87B2A" w:rsidRPr="00546549" w:rsidRDefault="00A87B2A" w:rsidP="00A87B2A">
      <w:pPr>
        <w:pStyle w:val="ListParagraph"/>
        <w:tabs>
          <w:tab w:val="left" w:pos="5134"/>
        </w:tabs>
        <w:ind w:left="1800" w:right="-91"/>
        <w:jc w:val="both"/>
        <w:rPr>
          <w:b w:val="0"/>
          <w:bCs w:val="0"/>
          <w:color w:val="auto"/>
          <w:szCs w:val="20"/>
          <w:highlight w:val="yellow"/>
        </w:rPr>
      </w:pPr>
      <w:r w:rsidRPr="00546549">
        <w:rPr>
          <w:b w:val="0"/>
          <w:bCs w:val="0"/>
          <w:noProof/>
          <w:color w:val="auto"/>
          <w:szCs w:val="20"/>
          <w:highlight w:val="yellow"/>
          <w:lang w:bidi="ar-SA"/>
        </w:rPr>
        <w:drawing>
          <wp:inline distT="0" distB="0" distL="0" distR="0" wp14:anchorId="7F798C61" wp14:editId="7F798C62">
            <wp:extent cx="5229955" cy="20100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29955" cy="2010056"/>
                    </a:xfrm>
                    <a:prstGeom prst="rect">
                      <a:avLst/>
                    </a:prstGeom>
                  </pic:spPr>
                </pic:pic>
              </a:graphicData>
            </a:graphic>
          </wp:inline>
        </w:drawing>
      </w:r>
    </w:p>
    <w:p w14:paraId="7F798A6B" w14:textId="77777777" w:rsidR="00A87B2A" w:rsidRPr="00546549" w:rsidRDefault="00A87B2A" w:rsidP="00A87B2A">
      <w:pPr>
        <w:pStyle w:val="ListParagraph"/>
        <w:tabs>
          <w:tab w:val="left" w:pos="5134"/>
        </w:tabs>
        <w:ind w:left="1800" w:right="-91"/>
        <w:jc w:val="both"/>
        <w:rPr>
          <w:b w:val="0"/>
          <w:bCs w:val="0"/>
          <w:color w:val="auto"/>
          <w:szCs w:val="20"/>
          <w:highlight w:val="yellow"/>
        </w:rPr>
      </w:pPr>
    </w:p>
    <w:p w14:paraId="7F798A6C" w14:textId="77777777" w:rsidR="00487CBF" w:rsidRDefault="00487CBF" w:rsidP="00A87B2A">
      <w:pPr>
        <w:pStyle w:val="ListParagraph"/>
        <w:tabs>
          <w:tab w:val="left" w:pos="5134"/>
        </w:tabs>
        <w:ind w:left="1800" w:right="-91"/>
        <w:jc w:val="both"/>
        <w:rPr>
          <w:b w:val="0"/>
          <w:bCs w:val="0"/>
          <w:color w:val="auto"/>
          <w:szCs w:val="20"/>
        </w:rPr>
      </w:pPr>
    </w:p>
    <w:p w14:paraId="7F798A6D" w14:textId="77777777" w:rsidR="00A50AEF" w:rsidRPr="00A50AEF" w:rsidRDefault="00A50AEF" w:rsidP="00FE3103">
      <w:pPr>
        <w:pStyle w:val="ListParagraph"/>
        <w:numPr>
          <w:ilvl w:val="0"/>
          <w:numId w:val="11"/>
        </w:numPr>
        <w:tabs>
          <w:tab w:val="clear" w:pos="1440"/>
          <w:tab w:val="num" w:pos="2127"/>
        </w:tabs>
        <w:ind w:firstLine="261"/>
        <w:jc w:val="both"/>
        <w:rPr>
          <w:b w:val="0"/>
          <w:bCs w:val="0"/>
          <w:color w:val="auto"/>
          <w:szCs w:val="20"/>
        </w:rPr>
      </w:pPr>
      <w:r w:rsidRPr="00A50AEF">
        <w:rPr>
          <w:b w:val="0"/>
          <w:bCs w:val="0"/>
          <w:color w:val="auto"/>
          <w:szCs w:val="20"/>
        </w:rPr>
        <w:t xml:space="preserve">Loop-back external transitions shall be avoided.  If the transition action is true then they will exit and re-enter the state. So “exit” actions and “entry” actions will be run, </w:t>
      </w:r>
      <w:r w:rsidRPr="00A50AEF">
        <w:rPr>
          <w:bCs w:val="0"/>
          <w:color w:val="auto"/>
          <w:szCs w:val="20"/>
        </w:rPr>
        <w:t xml:space="preserve">“during” actions </w:t>
      </w:r>
    </w:p>
    <w:p w14:paraId="7F798A6E" w14:textId="77777777" w:rsidR="00A50AEF" w:rsidRPr="00A50AEF" w:rsidRDefault="00A50AEF" w:rsidP="00A50AEF">
      <w:pPr>
        <w:pStyle w:val="ListParagraph"/>
        <w:ind w:left="1971" w:right="-91"/>
        <w:jc w:val="both"/>
        <w:rPr>
          <w:b w:val="0"/>
          <w:bCs w:val="0"/>
          <w:color w:val="auto"/>
          <w:szCs w:val="20"/>
        </w:rPr>
      </w:pPr>
    </w:p>
    <w:p w14:paraId="7F798A6F" w14:textId="77777777" w:rsidR="00A50AEF" w:rsidRDefault="00A50AEF" w:rsidP="00A50AEF">
      <w:pPr>
        <w:pStyle w:val="ListParagraph"/>
        <w:ind w:left="1710" w:right="-91"/>
        <w:jc w:val="both"/>
        <w:rPr>
          <w:b w:val="0"/>
          <w:bCs w:val="0"/>
          <w:color w:val="auto"/>
          <w:szCs w:val="20"/>
        </w:rPr>
      </w:pPr>
      <w:r w:rsidRPr="00AC4345">
        <w:rPr>
          <w:b w:val="0"/>
          <w:bCs w:val="0"/>
          <w:color w:val="auto"/>
          <w:szCs w:val="20"/>
        </w:rPr>
        <w:t xml:space="preserve">Example: This loopback transition should </w:t>
      </w:r>
      <w:r w:rsidRPr="00C0190D">
        <w:rPr>
          <w:b w:val="0"/>
          <w:bCs w:val="0"/>
          <w:color w:val="auto"/>
          <w:szCs w:val="20"/>
        </w:rPr>
        <w:t>have</w:t>
      </w:r>
      <w:r w:rsidRPr="00AC4345">
        <w:rPr>
          <w:b w:val="0"/>
          <w:bCs w:val="0"/>
          <w:color w:val="auto"/>
          <w:szCs w:val="20"/>
        </w:rPr>
        <w:t xml:space="preserve"> been on internal flow diagram</w:t>
      </w:r>
    </w:p>
    <w:p w14:paraId="7F798A70" w14:textId="77777777" w:rsidR="00A50AEF" w:rsidRPr="00AC4345" w:rsidRDefault="00A50AEF" w:rsidP="00A50AEF">
      <w:pPr>
        <w:pStyle w:val="ListParagraph"/>
        <w:ind w:left="1710" w:right="-91"/>
        <w:jc w:val="both"/>
        <w:rPr>
          <w:b w:val="0"/>
          <w:bCs w:val="0"/>
          <w:color w:val="auto"/>
          <w:szCs w:val="20"/>
        </w:rPr>
      </w:pPr>
    </w:p>
    <w:p w14:paraId="7F798A71" w14:textId="77777777" w:rsidR="00A50AEF" w:rsidRPr="00AC4345" w:rsidRDefault="00A50AEF" w:rsidP="00FE3103">
      <w:pPr>
        <w:ind w:right="-91"/>
        <w:jc w:val="center"/>
        <w:rPr>
          <w:bCs w:val="0"/>
          <w:color w:val="auto"/>
        </w:rPr>
      </w:pPr>
      <w:r w:rsidRPr="00AC4345">
        <w:rPr>
          <w:bCs w:val="0"/>
          <w:noProof/>
          <w:color w:val="auto"/>
          <w:lang w:bidi="ar-SA"/>
        </w:rPr>
        <w:drawing>
          <wp:inline distT="0" distB="0" distL="0" distR="0" wp14:anchorId="7F798C63" wp14:editId="7F798C64">
            <wp:extent cx="4839376" cy="2724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39376" cy="2724530"/>
                    </a:xfrm>
                    <a:prstGeom prst="rect">
                      <a:avLst/>
                    </a:prstGeom>
                  </pic:spPr>
                </pic:pic>
              </a:graphicData>
            </a:graphic>
          </wp:inline>
        </w:drawing>
      </w:r>
    </w:p>
    <w:p w14:paraId="7F798A72" w14:textId="77777777" w:rsidR="00A87B2A" w:rsidRDefault="00A87B2A" w:rsidP="00617CF0">
      <w:pPr>
        <w:pStyle w:val="ListParagraph"/>
        <w:ind w:left="1800" w:right="-91"/>
        <w:jc w:val="both"/>
        <w:rPr>
          <w:b w:val="0"/>
          <w:bCs w:val="0"/>
          <w:color w:val="auto"/>
          <w:szCs w:val="20"/>
        </w:rPr>
      </w:pPr>
    </w:p>
    <w:p w14:paraId="7F798A73" w14:textId="77777777" w:rsidR="00FE3103" w:rsidRDefault="00FE3103" w:rsidP="00617CF0">
      <w:pPr>
        <w:pStyle w:val="ListParagraph"/>
        <w:ind w:left="1800" w:right="-91"/>
        <w:jc w:val="both"/>
        <w:rPr>
          <w:b w:val="0"/>
          <w:bCs w:val="0"/>
          <w:color w:val="auto"/>
          <w:szCs w:val="20"/>
        </w:rPr>
      </w:pPr>
    </w:p>
    <w:p w14:paraId="7F798A74" w14:textId="77777777" w:rsidR="007972FA" w:rsidRPr="007972FA" w:rsidRDefault="007972FA" w:rsidP="007972FA">
      <w:pPr>
        <w:pStyle w:val="ListParagraph"/>
        <w:numPr>
          <w:ilvl w:val="0"/>
          <w:numId w:val="11"/>
        </w:numPr>
        <w:tabs>
          <w:tab w:val="clear" w:pos="1440"/>
          <w:tab w:val="num" w:pos="2127"/>
        </w:tabs>
        <w:ind w:firstLine="261"/>
        <w:jc w:val="both"/>
        <w:rPr>
          <w:b w:val="0"/>
          <w:bCs w:val="0"/>
          <w:color w:val="auto"/>
          <w:szCs w:val="20"/>
          <w:highlight w:val="yellow"/>
        </w:rPr>
      </w:pPr>
      <w:r w:rsidRPr="007972FA">
        <w:rPr>
          <w:b w:val="0"/>
          <w:bCs w:val="0"/>
          <w:color w:val="auto"/>
          <w:szCs w:val="20"/>
          <w:highlight w:val="yellow"/>
        </w:rPr>
        <w:t>User definition of transition execution order from junctions and states must not be enabled as per MISRA AC SLSF 034. Condition priority needs to be explicitly modeled.</w:t>
      </w:r>
    </w:p>
    <w:p w14:paraId="7F798A75" w14:textId="77777777" w:rsidR="007972FA" w:rsidRDefault="007972FA" w:rsidP="007972FA">
      <w:pPr>
        <w:pStyle w:val="ListParagraph"/>
        <w:ind w:left="1701"/>
        <w:jc w:val="both"/>
        <w:rPr>
          <w:b w:val="0"/>
          <w:bCs w:val="0"/>
          <w:color w:val="auto"/>
          <w:szCs w:val="20"/>
        </w:rPr>
      </w:pPr>
    </w:p>
    <w:p w14:paraId="7F798A76" w14:textId="77777777" w:rsidR="00FE3103" w:rsidRPr="008157D5" w:rsidRDefault="008157D5" w:rsidP="008157D5">
      <w:pPr>
        <w:pStyle w:val="ListParagraph"/>
        <w:numPr>
          <w:ilvl w:val="0"/>
          <w:numId w:val="11"/>
        </w:numPr>
        <w:tabs>
          <w:tab w:val="clear" w:pos="1440"/>
          <w:tab w:val="num" w:pos="2127"/>
        </w:tabs>
        <w:ind w:firstLine="261"/>
        <w:jc w:val="both"/>
        <w:rPr>
          <w:b w:val="0"/>
          <w:bCs w:val="0"/>
          <w:color w:val="auto"/>
          <w:szCs w:val="20"/>
        </w:rPr>
      </w:pPr>
      <w:r w:rsidRPr="008157D5">
        <w:rPr>
          <w:b w:val="0"/>
          <w:bCs w:val="0"/>
          <w:color w:val="auto"/>
          <w:szCs w:val="20"/>
        </w:rPr>
        <w:t xml:space="preserve">Transition conditions between states shall be mutually exclusive. In case of chart </w:t>
      </w:r>
      <w:r w:rsidR="00FE3103" w:rsidRPr="008157D5">
        <w:rPr>
          <w:b w:val="0"/>
          <w:bCs w:val="0"/>
          <w:color w:val="auto"/>
          <w:szCs w:val="20"/>
        </w:rPr>
        <w:t>that contains transitions between two states with transition conditions that are not mutually exclusive</w:t>
      </w:r>
      <w:r w:rsidRPr="008157D5">
        <w:rPr>
          <w:b w:val="0"/>
          <w:bCs w:val="0"/>
          <w:color w:val="auto"/>
          <w:szCs w:val="20"/>
        </w:rPr>
        <w:t xml:space="preserve"> may end </w:t>
      </w:r>
      <w:r w:rsidR="00FE3103" w:rsidRPr="008157D5">
        <w:rPr>
          <w:b w:val="0"/>
          <w:bCs w:val="0"/>
          <w:color w:val="auto"/>
          <w:szCs w:val="20"/>
        </w:rPr>
        <w:t>up ‘bouncing’ between states on successive controller ticks</w:t>
      </w:r>
    </w:p>
    <w:p w14:paraId="7F798A77" w14:textId="77777777" w:rsidR="00FE3103" w:rsidRPr="00AC4345" w:rsidRDefault="00FE3103" w:rsidP="00FE3103">
      <w:pPr>
        <w:pStyle w:val="ListParagraph"/>
        <w:ind w:left="2160"/>
        <w:jc w:val="both"/>
        <w:rPr>
          <w:b w:val="0"/>
          <w:bCs w:val="0"/>
          <w:color w:val="auto"/>
          <w:szCs w:val="20"/>
        </w:rPr>
      </w:pPr>
    </w:p>
    <w:p w14:paraId="7F798A78" w14:textId="77777777" w:rsidR="00FE3103" w:rsidRDefault="00FE3103" w:rsidP="00FE3103">
      <w:pPr>
        <w:pStyle w:val="ListParagraph"/>
        <w:ind w:left="1800" w:right="-91"/>
        <w:jc w:val="both"/>
        <w:rPr>
          <w:b w:val="0"/>
          <w:bCs w:val="0"/>
          <w:color w:val="auto"/>
          <w:szCs w:val="20"/>
        </w:rPr>
      </w:pPr>
      <w:r w:rsidRPr="00AC4345">
        <w:rPr>
          <w:b w:val="0"/>
          <w:bCs w:val="0"/>
          <w:noProof/>
          <w:color w:val="auto"/>
          <w:szCs w:val="20"/>
          <w:lang w:bidi="ar-SA"/>
        </w:rPr>
        <w:lastRenderedPageBreak/>
        <w:drawing>
          <wp:inline distT="0" distB="0" distL="0" distR="0" wp14:anchorId="7F798C65" wp14:editId="7F798C66">
            <wp:extent cx="5334745" cy="120031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334745" cy="1200318"/>
                    </a:xfrm>
                    <a:prstGeom prst="rect">
                      <a:avLst/>
                    </a:prstGeom>
                  </pic:spPr>
                </pic:pic>
              </a:graphicData>
            </a:graphic>
          </wp:inline>
        </w:drawing>
      </w:r>
    </w:p>
    <w:p w14:paraId="7F798A79" w14:textId="77777777" w:rsidR="00353A8D" w:rsidRDefault="00353A8D" w:rsidP="00FE3103">
      <w:pPr>
        <w:pStyle w:val="ListParagraph"/>
        <w:ind w:left="1800" w:right="-91"/>
        <w:jc w:val="both"/>
        <w:rPr>
          <w:b w:val="0"/>
          <w:bCs w:val="0"/>
          <w:color w:val="auto"/>
          <w:szCs w:val="20"/>
        </w:rPr>
      </w:pPr>
    </w:p>
    <w:p w14:paraId="7F798A7A" w14:textId="77777777" w:rsidR="00353A8D" w:rsidRPr="004A3E38" w:rsidRDefault="00353A8D" w:rsidP="00353A8D">
      <w:pPr>
        <w:pStyle w:val="ListParagraph"/>
        <w:numPr>
          <w:ilvl w:val="0"/>
          <w:numId w:val="11"/>
        </w:numPr>
        <w:tabs>
          <w:tab w:val="clear" w:pos="1440"/>
          <w:tab w:val="num" w:pos="2127"/>
        </w:tabs>
        <w:ind w:left="1560" w:right="-91" w:firstLine="0"/>
        <w:jc w:val="both"/>
        <w:rPr>
          <w:b w:val="0"/>
          <w:color w:val="auto"/>
          <w:szCs w:val="20"/>
          <w:highlight w:val="yellow"/>
        </w:rPr>
      </w:pPr>
      <w:r w:rsidRPr="004A3E38">
        <w:rPr>
          <w:b w:val="0"/>
          <w:color w:val="auto"/>
          <w:szCs w:val="20"/>
          <w:highlight w:val="yellow"/>
        </w:rPr>
        <w:t>Stateflow normally evaluates for a state all its exit transitions. So if during run time that it may be true that more than one exit conditions may evaluate to true introducing a conflict during simulation in MIL mode.</w:t>
      </w:r>
    </w:p>
    <w:p w14:paraId="7F798A7B" w14:textId="77777777" w:rsidR="00353A8D" w:rsidRPr="00AC4345" w:rsidRDefault="00353A8D" w:rsidP="00353A8D">
      <w:pPr>
        <w:pStyle w:val="ListParagraph"/>
        <w:rPr>
          <w:b w:val="0"/>
          <w:color w:val="auto"/>
          <w:szCs w:val="20"/>
        </w:rPr>
      </w:pPr>
    </w:p>
    <w:p w14:paraId="7F798A7C" w14:textId="77777777" w:rsidR="00353A8D" w:rsidRPr="00AC4345" w:rsidRDefault="00353A8D" w:rsidP="00353A8D">
      <w:pPr>
        <w:pStyle w:val="ListParagraph"/>
        <w:ind w:left="2520"/>
        <w:jc w:val="both"/>
        <w:rPr>
          <w:b w:val="0"/>
          <w:color w:val="auto"/>
          <w:szCs w:val="20"/>
        </w:rPr>
      </w:pPr>
      <w:r w:rsidRPr="00AC4345">
        <w:rPr>
          <w:b w:val="0"/>
          <w:noProof/>
          <w:color w:val="auto"/>
          <w:szCs w:val="20"/>
          <w:lang w:bidi="ar-SA"/>
        </w:rPr>
        <w:drawing>
          <wp:inline distT="0" distB="0" distL="0" distR="0" wp14:anchorId="7F798C67" wp14:editId="7F798C68">
            <wp:extent cx="4551451" cy="2300025"/>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550480" cy="2299534"/>
                    </a:xfrm>
                    <a:prstGeom prst="rect">
                      <a:avLst/>
                    </a:prstGeom>
                  </pic:spPr>
                </pic:pic>
              </a:graphicData>
            </a:graphic>
          </wp:inline>
        </w:drawing>
      </w:r>
    </w:p>
    <w:p w14:paraId="7F798A7D" w14:textId="77777777" w:rsidR="00353A8D" w:rsidRPr="00AC4345" w:rsidRDefault="00353A8D" w:rsidP="00353A8D">
      <w:pPr>
        <w:pStyle w:val="ListParagraph"/>
        <w:rPr>
          <w:b w:val="0"/>
          <w:color w:val="auto"/>
          <w:szCs w:val="20"/>
        </w:rPr>
      </w:pPr>
    </w:p>
    <w:p w14:paraId="7F798A7E" w14:textId="77777777" w:rsidR="00353A8D" w:rsidRPr="00AC4345" w:rsidRDefault="00353A8D" w:rsidP="00353A8D">
      <w:pPr>
        <w:pStyle w:val="ListParagraph"/>
        <w:ind w:left="2520"/>
        <w:jc w:val="both"/>
        <w:rPr>
          <w:b w:val="0"/>
          <w:color w:val="auto"/>
          <w:szCs w:val="20"/>
        </w:rPr>
      </w:pPr>
    </w:p>
    <w:p w14:paraId="7F798A7F" w14:textId="77777777" w:rsidR="00353A8D" w:rsidRPr="00353A8D" w:rsidRDefault="00353A8D" w:rsidP="00353A8D">
      <w:pPr>
        <w:pStyle w:val="ListParagraph"/>
        <w:ind w:left="1560" w:right="-91"/>
        <w:jc w:val="both"/>
        <w:rPr>
          <w:b w:val="0"/>
          <w:color w:val="auto"/>
          <w:szCs w:val="20"/>
        </w:rPr>
      </w:pPr>
      <w:r w:rsidRPr="00353A8D">
        <w:rPr>
          <w:b w:val="0"/>
          <w:color w:val="auto"/>
          <w:szCs w:val="20"/>
        </w:rPr>
        <w:t xml:space="preserve">Thus it is upon the developer to ensure that the state transitions are modelled in such a way to avoid these conflicts. Following is one such example to avoid these conflicts. </w:t>
      </w:r>
    </w:p>
    <w:p w14:paraId="7F798A80" w14:textId="77777777" w:rsidR="00353A8D" w:rsidRPr="00353A8D" w:rsidRDefault="00353A8D" w:rsidP="00353A8D">
      <w:pPr>
        <w:pStyle w:val="ListParagraph"/>
        <w:ind w:left="1560" w:right="-91"/>
        <w:jc w:val="both"/>
        <w:rPr>
          <w:b w:val="0"/>
          <w:color w:val="auto"/>
          <w:szCs w:val="20"/>
        </w:rPr>
      </w:pPr>
    </w:p>
    <w:p w14:paraId="7F798A81" w14:textId="77777777" w:rsidR="00353A8D" w:rsidRPr="00BF08FB" w:rsidRDefault="00353A8D" w:rsidP="00454271">
      <w:pPr>
        <w:pStyle w:val="ListParagraph"/>
        <w:ind w:left="1560" w:right="-91"/>
        <w:jc w:val="both"/>
        <w:rPr>
          <w:b w:val="0"/>
          <w:color w:val="auto"/>
          <w:szCs w:val="20"/>
          <w:highlight w:val="yellow"/>
        </w:rPr>
      </w:pPr>
      <w:r w:rsidRPr="00353A8D">
        <w:rPr>
          <w:b w:val="0"/>
          <w:color w:val="auto"/>
          <w:szCs w:val="20"/>
        </w:rPr>
        <w:t>Here the state is having only one exit transition that leads to a common node from where the transition conditions are evaluated.</w:t>
      </w:r>
    </w:p>
    <w:p w14:paraId="7F798A82" w14:textId="77777777" w:rsidR="00353A8D" w:rsidRPr="00BF08FB" w:rsidRDefault="00353A8D" w:rsidP="00353A8D">
      <w:pPr>
        <w:pStyle w:val="ListParagraph"/>
        <w:ind w:left="2520"/>
        <w:jc w:val="both"/>
        <w:rPr>
          <w:b w:val="0"/>
          <w:color w:val="auto"/>
          <w:szCs w:val="20"/>
          <w:highlight w:val="yellow"/>
        </w:rPr>
      </w:pPr>
      <w:r w:rsidRPr="00BF08FB">
        <w:rPr>
          <w:b w:val="0"/>
          <w:noProof/>
          <w:color w:val="auto"/>
          <w:szCs w:val="20"/>
          <w:highlight w:val="yellow"/>
          <w:lang w:bidi="ar-SA"/>
        </w:rPr>
        <w:drawing>
          <wp:inline distT="0" distB="0" distL="0" distR="0" wp14:anchorId="7F798C69" wp14:editId="7F798C6A">
            <wp:extent cx="4272643" cy="295002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74594" cy="2951376"/>
                    </a:xfrm>
                    <a:prstGeom prst="rect">
                      <a:avLst/>
                    </a:prstGeom>
                  </pic:spPr>
                </pic:pic>
              </a:graphicData>
            </a:graphic>
          </wp:inline>
        </w:drawing>
      </w:r>
    </w:p>
    <w:p w14:paraId="7F798A83" w14:textId="77777777" w:rsidR="00353A8D" w:rsidRPr="00BF08FB" w:rsidRDefault="00353A8D" w:rsidP="00353A8D">
      <w:pPr>
        <w:pStyle w:val="ListParagraph"/>
        <w:ind w:left="2520"/>
        <w:jc w:val="both"/>
        <w:rPr>
          <w:b w:val="0"/>
          <w:color w:val="auto"/>
          <w:szCs w:val="20"/>
          <w:highlight w:val="yellow"/>
        </w:rPr>
      </w:pPr>
    </w:p>
    <w:p w14:paraId="7F798A84" w14:textId="77777777" w:rsidR="00FE3103" w:rsidRDefault="00FE3103" w:rsidP="00617CF0">
      <w:pPr>
        <w:pStyle w:val="ListParagraph"/>
        <w:ind w:left="1800" w:right="-91"/>
        <w:jc w:val="both"/>
        <w:rPr>
          <w:b w:val="0"/>
          <w:bCs w:val="0"/>
          <w:color w:val="auto"/>
          <w:szCs w:val="20"/>
        </w:rPr>
      </w:pPr>
    </w:p>
    <w:p w14:paraId="7F798A85" w14:textId="77777777" w:rsidR="00FE3103" w:rsidRPr="008157D5" w:rsidRDefault="008157D5" w:rsidP="008157D5">
      <w:pPr>
        <w:pStyle w:val="ListParagraph"/>
        <w:numPr>
          <w:ilvl w:val="0"/>
          <w:numId w:val="11"/>
        </w:numPr>
        <w:tabs>
          <w:tab w:val="clear" w:pos="1440"/>
          <w:tab w:val="num" w:pos="2127"/>
        </w:tabs>
        <w:ind w:firstLine="261"/>
        <w:jc w:val="both"/>
        <w:rPr>
          <w:b w:val="0"/>
          <w:bCs w:val="0"/>
          <w:color w:val="auto"/>
          <w:szCs w:val="20"/>
        </w:rPr>
      </w:pPr>
      <w:r w:rsidRPr="008157D5">
        <w:rPr>
          <w:b w:val="0"/>
          <w:bCs w:val="0"/>
          <w:color w:val="auto"/>
          <w:szCs w:val="20"/>
        </w:rPr>
        <w:t xml:space="preserve">Avoid </w:t>
      </w:r>
      <w:r w:rsidR="00FE3103" w:rsidRPr="008157D5">
        <w:rPr>
          <w:b w:val="0"/>
          <w:bCs w:val="0"/>
          <w:color w:val="auto"/>
          <w:szCs w:val="20"/>
        </w:rPr>
        <w:t>actions on trans</w:t>
      </w:r>
      <w:r w:rsidRPr="008157D5">
        <w:rPr>
          <w:b w:val="0"/>
          <w:bCs w:val="0"/>
          <w:color w:val="auto"/>
          <w:szCs w:val="20"/>
        </w:rPr>
        <w:t>itions between states, including</w:t>
      </w:r>
      <w:r w:rsidR="00FE3103" w:rsidRPr="008157D5">
        <w:rPr>
          <w:b w:val="0"/>
          <w:bCs w:val="0"/>
          <w:color w:val="auto"/>
          <w:szCs w:val="20"/>
        </w:rPr>
        <w:t xml:space="preserve"> Transition actions</w:t>
      </w:r>
      <w:r w:rsidRPr="008157D5">
        <w:rPr>
          <w:b w:val="0"/>
          <w:bCs w:val="0"/>
          <w:color w:val="auto"/>
          <w:szCs w:val="20"/>
        </w:rPr>
        <w:t xml:space="preserve"> and </w:t>
      </w:r>
      <w:r w:rsidR="00FE3103" w:rsidRPr="008157D5">
        <w:rPr>
          <w:b w:val="0"/>
          <w:bCs w:val="0"/>
          <w:color w:val="auto"/>
          <w:szCs w:val="20"/>
        </w:rPr>
        <w:t>Condition actions</w:t>
      </w:r>
      <w:r w:rsidRPr="008157D5">
        <w:rPr>
          <w:b w:val="0"/>
          <w:bCs w:val="0"/>
          <w:color w:val="auto"/>
          <w:szCs w:val="20"/>
        </w:rPr>
        <w:t xml:space="preserve"> because :</w:t>
      </w:r>
    </w:p>
    <w:p w14:paraId="7F798A86" w14:textId="77777777" w:rsidR="00FE3103" w:rsidRPr="008157D5" w:rsidRDefault="00FE3103" w:rsidP="00FE3103">
      <w:pPr>
        <w:pStyle w:val="ListParagraph"/>
        <w:ind w:left="1800" w:right="-91"/>
        <w:jc w:val="both"/>
        <w:rPr>
          <w:b w:val="0"/>
          <w:bCs w:val="0"/>
          <w:color w:val="auto"/>
          <w:szCs w:val="20"/>
        </w:rPr>
      </w:pPr>
    </w:p>
    <w:p w14:paraId="7F798A87" w14:textId="77777777" w:rsidR="00FE3103" w:rsidRPr="008157D5" w:rsidRDefault="00FE3103" w:rsidP="008157D5">
      <w:pPr>
        <w:pStyle w:val="ListParagraph"/>
        <w:numPr>
          <w:ilvl w:val="1"/>
          <w:numId w:val="11"/>
        </w:numPr>
        <w:jc w:val="both"/>
        <w:rPr>
          <w:b w:val="0"/>
          <w:bCs w:val="0"/>
          <w:color w:val="auto"/>
          <w:szCs w:val="20"/>
        </w:rPr>
      </w:pPr>
      <w:r w:rsidRPr="008157D5">
        <w:rPr>
          <w:b w:val="0"/>
          <w:bCs w:val="0"/>
          <w:color w:val="auto"/>
          <w:szCs w:val="20"/>
        </w:rPr>
        <w:t>Difference between transition and condition actions often poorly understood</w:t>
      </w:r>
    </w:p>
    <w:p w14:paraId="7F798A88" w14:textId="77777777" w:rsidR="00FE3103" w:rsidRPr="008157D5" w:rsidRDefault="00FE3103" w:rsidP="00FE3103">
      <w:pPr>
        <w:pStyle w:val="ListParagraph"/>
        <w:ind w:left="1800" w:right="-91"/>
        <w:jc w:val="both"/>
        <w:rPr>
          <w:b w:val="0"/>
          <w:bCs w:val="0"/>
          <w:color w:val="auto"/>
          <w:szCs w:val="20"/>
        </w:rPr>
      </w:pPr>
    </w:p>
    <w:p w14:paraId="7F798A89" w14:textId="77777777" w:rsidR="008157D5" w:rsidRDefault="00FE3103" w:rsidP="008157D5">
      <w:pPr>
        <w:pStyle w:val="ListParagraph"/>
        <w:numPr>
          <w:ilvl w:val="1"/>
          <w:numId w:val="11"/>
        </w:numPr>
        <w:jc w:val="both"/>
        <w:rPr>
          <w:b w:val="0"/>
          <w:bCs w:val="0"/>
          <w:color w:val="auto"/>
          <w:szCs w:val="20"/>
        </w:rPr>
      </w:pPr>
      <w:r w:rsidRPr="008157D5">
        <w:rPr>
          <w:b w:val="0"/>
          <w:bCs w:val="0"/>
          <w:color w:val="auto"/>
          <w:szCs w:val="20"/>
        </w:rPr>
        <w:t>Avoids unexpected behavior due to backtracking</w:t>
      </w:r>
    </w:p>
    <w:p w14:paraId="7F798A8A" w14:textId="77777777" w:rsidR="008157D5" w:rsidRPr="008157D5" w:rsidRDefault="008157D5" w:rsidP="008157D5">
      <w:pPr>
        <w:pStyle w:val="ListParagraph"/>
        <w:rPr>
          <w:b w:val="0"/>
          <w:bCs w:val="0"/>
          <w:color w:val="auto"/>
          <w:szCs w:val="20"/>
        </w:rPr>
      </w:pPr>
    </w:p>
    <w:p w14:paraId="7F798A8B" w14:textId="77777777" w:rsidR="00FE3103" w:rsidRPr="008157D5" w:rsidRDefault="008157D5" w:rsidP="008157D5">
      <w:pPr>
        <w:pStyle w:val="ListParagraph"/>
        <w:numPr>
          <w:ilvl w:val="1"/>
          <w:numId w:val="11"/>
        </w:numPr>
        <w:jc w:val="both"/>
        <w:rPr>
          <w:b w:val="0"/>
          <w:bCs w:val="0"/>
          <w:color w:val="auto"/>
          <w:szCs w:val="20"/>
        </w:rPr>
      </w:pPr>
      <w:r>
        <w:rPr>
          <w:b w:val="0"/>
          <w:bCs w:val="0"/>
          <w:color w:val="auto"/>
          <w:szCs w:val="20"/>
        </w:rPr>
        <w:t>i</w:t>
      </w:r>
      <w:r w:rsidR="00FE3103" w:rsidRPr="008157D5">
        <w:rPr>
          <w:b w:val="0"/>
          <w:bCs w:val="0"/>
          <w:color w:val="auto"/>
          <w:szCs w:val="20"/>
        </w:rPr>
        <w:t>f really necessary to use actions on transitions between states then:</w:t>
      </w:r>
    </w:p>
    <w:p w14:paraId="7F798A8C" w14:textId="77777777" w:rsidR="00FE3103" w:rsidRPr="008157D5" w:rsidRDefault="00FE3103" w:rsidP="00FE3103">
      <w:pPr>
        <w:pStyle w:val="ListParagraph"/>
        <w:ind w:left="1800" w:right="-91"/>
        <w:jc w:val="both"/>
        <w:rPr>
          <w:b w:val="0"/>
          <w:bCs w:val="0"/>
          <w:color w:val="auto"/>
          <w:szCs w:val="20"/>
        </w:rPr>
      </w:pPr>
      <w:r w:rsidRPr="008157D5">
        <w:rPr>
          <w:b w:val="0"/>
          <w:bCs w:val="0"/>
          <w:color w:val="auto"/>
          <w:szCs w:val="20"/>
        </w:rPr>
        <w:t xml:space="preserve">          – Only use condition actions</w:t>
      </w:r>
    </w:p>
    <w:p w14:paraId="7F798A8D" w14:textId="77777777" w:rsidR="00FE3103" w:rsidRPr="00AC4345" w:rsidRDefault="00FE3103" w:rsidP="00FE3103">
      <w:pPr>
        <w:pStyle w:val="ListParagraph"/>
        <w:ind w:left="1800" w:right="-91"/>
        <w:jc w:val="both"/>
        <w:rPr>
          <w:b w:val="0"/>
          <w:bCs w:val="0"/>
          <w:color w:val="auto"/>
          <w:szCs w:val="20"/>
        </w:rPr>
      </w:pPr>
      <w:r w:rsidRPr="008157D5">
        <w:rPr>
          <w:b w:val="0"/>
          <w:bCs w:val="0"/>
          <w:color w:val="auto"/>
          <w:szCs w:val="20"/>
        </w:rPr>
        <w:t xml:space="preserve">          – Ensure backtracking is considered</w:t>
      </w:r>
    </w:p>
    <w:p w14:paraId="7F798A8E" w14:textId="77777777" w:rsidR="00FE3103" w:rsidRPr="00AC4345" w:rsidRDefault="00FE3103" w:rsidP="00FE3103">
      <w:pPr>
        <w:pStyle w:val="ListParagraph"/>
        <w:ind w:left="1800" w:right="-91"/>
        <w:jc w:val="both"/>
        <w:rPr>
          <w:b w:val="0"/>
          <w:bCs w:val="0"/>
          <w:color w:val="auto"/>
          <w:szCs w:val="20"/>
        </w:rPr>
      </w:pPr>
    </w:p>
    <w:p w14:paraId="7F798A8F" w14:textId="77777777" w:rsidR="00FE3103" w:rsidRDefault="00FE3103" w:rsidP="00FE3103">
      <w:pPr>
        <w:pStyle w:val="ListParagraph"/>
        <w:ind w:left="1800" w:right="-91"/>
        <w:jc w:val="center"/>
        <w:rPr>
          <w:b w:val="0"/>
          <w:bCs w:val="0"/>
          <w:color w:val="auto"/>
          <w:szCs w:val="20"/>
        </w:rPr>
      </w:pPr>
      <w:r w:rsidRPr="00F669B5">
        <w:rPr>
          <w:b w:val="0"/>
          <w:bCs w:val="0"/>
          <w:noProof/>
          <w:color w:val="auto"/>
          <w:szCs w:val="20"/>
          <w:lang w:bidi="ar-SA"/>
        </w:rPr>
        <w:drawing>
          <wp:inline distT="0" distB="0" distL="0" distR="0" wp14:anchorId="7F798C6B" wp14:editId="7F798C6C">
            <wp:extent cx="3524742" cy="39248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24742" cy="3924848"/>
                    </a:xfrm>
                    <a:prstGeom prst="rect">
                      <a:avLst/>
                    </a:prstGeom>
                  </pic:spPr>
                </pic:pic>
              </a:graphicData>
            </a:graphic>
          </wp:inline>
        </w:drawing>
      </w:r>
    </w:p>
    <w:p w14:paraId="7F798A90" w14:textId="77777777" w:rsidR="00FE3103" w:rsidRDefault="00FE3103" w:rsidP="00FE3103">
      <w:pPr>
        <w:pStyle w:val="ListParagraph"/>
        <w:ind w:left="1800" w:right="-91"/>
        <w:jc w:val="center"/>
        <w:rPr>
          <w:b w:val="0"/>
          <w:bCs w:val="0"/>
          <w:color w:val="auto"/>
          <w:szCs w:val="20"/>
        </w:rPr>
      </w:pPr>
    </w:p>
    <w:p w14:paraId="7F798A91" w14:textId="77777777" w:rsidR="00FE3103" w:rsidRPr="00AC4345" w:rsidRDefault="00FE3103" w:rsidP="00FE3103">
      <w:pPr>
        <w:pStyle w:val="ListParagraph"/>
        <w:ind w:left="1800" w:right="-91"/>
        <w:jc w:val="both"/>
        <w:rPr>
          <w:b w:val="0"/>
          <w:bCs w:val="0"/>
          <w:color w:val="auto"/>
          <w:szCs w:val="20"/>
        </w:rPr>
      </w:pPr>
    </w:p>
    <w:p w14:paraId="7F798A92" w14:textId="77777777" w:rsidR="00FE3103" w:rsidRPr="00AC4345" w:rsidRDefault="00FE3103" w:rsidP="00FE3103">
      <w:pPr>
        <w:pStyle w:val="ListParagraph"/>
        <w:ind w:left="1701"/>
        <w:jc w:val="both"/>
        <w:rPr>
          <w:b w:val="0"/>
          <w:bCs w:val="0"/>
          <w:color w:val="auto"/>
          <w:szCs w:val="20"/>
        </w:rPr>
      </w:pPr>
      <w:r w:rsidRPr="00AC4345">
        <w:rPr>
          <w:b w:val="0"/>
          <w:bCs w:val="0"/>
          <w:color w:val="auto"/>
          <w:szCs w:val="20"/>
        </w:rPr>
        <w:t>In the example here the following actions will be executed:</w:t>
      </w:r>
    </w:p>
    <w:p w14:paraId="7F798A93" w14:textId="77777777" w:rsidR="00FE3103" w:rsidRPr="00AC4345" w:rsidRDefault="00FE3103" w:rsidP="00FE3103">
      <w:pPr>
        <w:pStyle w:val="ListParagraph"/>
        <w:ind w:left="1800" w:right="-91"/>
        <w:jc w:val="both"/>
        <w:rPr>
          <w:b w:val="0"/>
          <w:bCs w:val="0"/>
          <w:color w:val="auto"/>
          <w:szCs w:val="20"/>
        </w:rPr>
      </w:pPr>
      <w:r w:rsidRPr="00AC4345">
        <w:rPr>
          <w:b w:val="0"/>
          <w:bCs w:val="0"/>
          <w:color w:val="auto"/>
          <w:szCs w:val="20"/>
        </w:rPr>
        <w:t xml:space="preserve">         – do_action1()</w:t>
      </w:r>
    </w:p>
    <w:p w14:paraId="7F798A94" w14:textId="77777777" w:rsidR="00FE3103" w:rsidRPr="00AC4345" w:rsidRDefault="00FE3103" w:rsidP="00FE3103">
      <w:pPr>
        <w:pStyle w:val="ListParagraph"/>
        <w:ind w:left="1800" w:right="-91"/>
        <w:jc w:val="both"/>
        <w:rPr>
          <w:b w:val="0"/>
          <w:bCs w:val="0"/>
          <w:color w:val="auto"/>
          <w:szCs w:val="20"/>
        </w:rPr>
      </w:pPr>
      <w:r w:rsidRPr="00AC4345">
        <w:rPr>
          <w:b w:val="0"/>
          <w:bCs w:val="0"/>
          <w:color w:val="auto"/>
          <w:szCs w:val="20"/>
        </w:rPr>
        <w:t xml:space="preserve">         – do_action2()</w:t>
      </w:r>
    </w:p>
    <w:p w14:paraId="7F798A95" w14:textId="77777777" w:rsidR="00FE3103" w:rsidRPr="00AC4345" w:rsidRDefault="00FE3103" w:rsidP="00FE3103">
      <w:pPr>
        <w:pStyle w:val="ListParagraph"/>
        <w:ind w:left="1800" w:right="-91"/>
        <w:jc w:val="both"/>
        <w:rPr>
          <w:b w:val="0"/>
          <w:bCs w:val="0"/>
          <w:color w:val="auto"/>
          <w:szCs w:val="20"/>
        </w:rPr>
      </w:pPr>
      <w:r w:rsidRPr="00AC4345">
        <w:rPr>
          <w:b w:val="0"/>
          <w:bCs w:val="0"/>
          <w:color w:val="auto"/>
          <w:szCs w:val="20"/>
        </w:rPr>
        <w:t xml:space="preserve">         – do_action3()</w:t>
      </w:r>
    </w:p>
    <w:p w14:paraId="7F798A96" w14:textId="77777777" w:rsidR="00FE3103" w:rsidRDefault="00FE3103" w:rsidP="008157D5">
      <w:pPr>
        <w:ind w:left="1080" w:right="-91" w:firstLine="720"/>
        <w:jc w:val="both"/>
        <w:rPr>
          <w:b w:val="0"/>
          <w:bCs w:val="0"/>
          <w:color w:val="auto"/>
        </w:rPr>
      </w:pPr>
      <w:r w:rsidRPr="008157D5">
        <w:rPr>
          <w:b w:val="0"/>
          <w:bCs w:val="0"/>
          <w:color w:val="auto"/>
        </w:rPr>
        <w:t>This is due to backtracking</w:t>
      </w:r>
      <w:r w:rsidR="008157D5">
        <w:rPr>
          <w:b w:val="0"/>
          <w:bCs w:val="0"/>
          <w:color w:val="auto"/>
        </w:rPr>
        <w:t>.</w:t>
      </w:r>
      <w:r w:rsidRPr="00AC4345">
        <w:rPr>
          <w:b w:val="0"/>
          <w:bCs w:val="0"/>
          <w:color w:val="auto"/>
        </w:rPr>
        <w:t xml:space="preserve">  I</w:t>
      </w:r>
      <w:r>
        <w:rPr>
          <w:b w:val="0"/>
          <w:bCs w:val="0"/>
          <w:color w:val="auto"/>
        </w:rPr>
        <w:t>t</w:t>
      </w:r>
      <w:r w:rsidRPr="00AC4345">
        <w:rPr>
          <w:b w:val="0"/>
          <w:bCs w:val="0"/>
          <w:color w:val="auto"/>
        </w:rPr>
        <w:t xml:space="preserve"> i</w:t>
      </w:r>
      <w:r>
        <w:rPr>
          <w:b w:val="0"/>
          <w:bCs w:val="0"/>
          <w:color w:val="auto"/>
        </w:rPr>
        <w:t>s</w:t>
      </w:r>
      <w:r w:rsidRPr="00AC4345">
        <w:rPr>
          <w:b w:val="0"/>
          <w:bCs w:val="0"/>
          <w:color w:val="auto"/>
        </w:rPr>
        <w:t xml:space="preserve"> obvious that both do_action2() AND do_action3() </w:t>
      </w:r>
      <w:r>
        <w:rPr>
          <w:b w:val="0"/>
          <w:bCs w:val="0"/>
          <w:color w:val="auto"/>
        </w:rPr>
        <w:t>could both execute in same step.</w:t>
      </w:r>
    </w:p>
    <w:p w14:paraId="7F798A97" w14:textId="77777777" w:rsidR="00FE3103" w:rsidRPr="00AC4345" w:rsidRDefault="00FE3103" w:rsidP="00FE3103">
      <w:pPr>
        <w:pStyle w:val="ListParagraph"/>
        <w:ind w:left="1800" w:right="-91"/>
        <w:jc w:val="both"/>
        <w:rPr>
          <w:b w:val="0"/>
          <w:bCs w:val="0"/>
          <w:color w:val="auto"/>
          <w:szCs w:val="20"/>
        </w:rPr>
      </w:pPr>
    </w:p>
    <w:p w14:paraId="7F798A98" w14:textId="77777777" w:rsidR="00FE3103" w:rsidRDefault="00FE3103" w:rsidP="00FE3103">
      <w:pPr>
        <w:pStyle w:val="ListParagraph"/>
        <w:ind w:left="1800" w:right="-91"/>
        <w:jc w:val="center"/>
        <w:rPr>
          <w:b w:val="0"/>
          <w:bCs w:val="0"/>
          <w:color w:val="auto"/>
          <w:szCs w:val="20"/>
        </w:rPr>
      </w:pPr>
      <w:r w:rsidRPr="00EF7629">
        <w:rPr>
          <w:b w:val="0"/>
          <w:bCs w:val="0"/>
          <w:noProof/>
          <w:color w:val="auto"/>
          <w:szCs w:val="20"/>
          <w:lang w:bidi="ar-SA"/>
        </w:rPr>
        <w:lastRenderedPageBreak/>
        <w:drawing>
          <wp:inline distT="0" distB="0" distL="0" distR="0" wp14:anchorId="7F798C6D" wp14:editId="7F798C6E">
            <wp:extent cx="3848637" cy="444879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48637" cy="4448796"/>
                    </a:xfrm>
                    <a:prstGeom prst="rect">
                      <a:avLst/>
                    </a:prstGeom>
                  </pic:spPr>
                </pic:pic>
              </a:graphicData>
            </a:graphic>
          </wp:inline>
        </w:drawing>
      </w:r>
    </w:p>
    <w:p w14:paraId="7F798A99" w14:textId="77777777" w:rsidR="00FE3103" w:rsidRPr="00AC4345" w:rsidRDefault="00FE3103" w:rsidP="00FE3103">
      <w:pPr>
        <w:pStyle w:val="ListParagraph"/>
        <w:ind w:left="1800" w:right="-91"/>
        <w:jc w:val="both"/>
        <w:rPr>
          <w:b w:val="0"/>
          <w:bCs w:val="0"/>
          <w:color w:val="auto"/>
          <w:szCs w:val="20"/>
        </w:rPr>
      </w:pPr>
    </w:p>
    <w:p w14:paraId="7F798A9A" w14:textId="77777777" w:rsidR="00FE3103" w:rsidRPr="00AC4345" w:rsidRDefault="00FE3103" w:rsidP="00FE3103">
      <w:pPr>
        <w:pStyle w:val="ListParagraph"/>
        <w:ind w:left="1800" w:right="-91"/>
        <w:jc w:val="both"/>
        <w:rPr>
          <w:b w:val="0"/>
          <w:bCs w:val="0"/>
          <w:color w:val="auto"/>
          <w:szCs w:val="20"/>
        </w:rPr>
      </w:pPr>
    </w:p>
    <w:p w14:paraId="7F798A9B" w14:textId="77777777" w:rsidR="00FE3103" w:rsidRDefault="00FE3103" w:rsidP="00FE3103">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The</w:t>
      </w:r>
      <w:r w:rsidRPr="00AC4345">
        <w:rPr>
          <w:b w:val="0"/>
          <w:bCs w:val="0"/>
          <w:color w:val="auto"/>
          <w:szCs w:val="20"/>
        </w:rPr>
        <w:t xml:space="preserve"> conditi</w:t>
      </w:r>
      <w:r>
        <w:rPr>
          <w:b w:val="0"/>
          <w:bCs w:val="0"/>
          <w:color w:val="auto"/>
          <w:szCs w:val="20"/>
        </w:rPr>
        <w:t>ons on transitions shall be kept</w:t>
      </w:r>
      <w:r w:rsidRPr="00AC4345">
        <w:rPr>
          <w:b w:val="0"/>
          <w:bCs w:val="0"/>
          <w:color w:val="auto"/>
          <w:szCs w:val="20"/>
        </w:rPr>
        <w:t xml:space="preserve"> simple. Consider calculating complicated transition conditions in Simulink and input the result to the chart.</w:t>
      </w:r>
    </w:p>
    <w:p w14:paraId="7F798A9C" w14:textId="77777777" w:rsidR="00FE3103" w:rsidRDefault="00FE3103" w:rsidP="00FE3103">
      <w:pPr>
        <w:tabs>
          <w:tab w:val="num" w:pos="2127"/>
        </w:tabs>
        <w:jc w:val="both"/>
        <w:rPr>
          <w:b w:val="0"/>
          <w:bCs w:val="0"/>
          <w:color w:val="auto"/>
        </w:rPr>
      </w:pPr>
    </w:p>
    <w:p w14:paraId="7F798A9D" w14:textId="77777777" w:rsidR="00FE3103" w:rsidRPr="00AC4345" w:rsidRDefault="00FE3103" w:rsidP="00FE3103">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Mix of operators &amp;&amp; and || shall be avoided. OR transitions shall be made more readable by indicating as separate transitions</w:t>
      </w:r>
    </w:p>
    <w:p w14:paraId="7F798A9E" w14:textId="77777777" w:rsidR="00FE3103" w:rsidRPr="00AC4345" w:rsidRDefault="00FE3103" w:rsidP="00FE3103">
      <w:pPr>
        <w:pStyle w:val="ListParagraph"/>
        <w:ind w:left="1800" w:right="-91"/>
        <w:jc w:val="both"/>
        <w:rPr>
          <w:b w:val="0"/>
          <w:bCs w:val="0"/>
          <w:color w:val="auto"/>
          <w:szCs w:val="20"/>
        </w:rPr>
      </w:pPr>
    </w:p>
    <w:p w14:paraId="7F798A9F" w14:textId="77777777" w:rsidR="00FE3103" w:rsidRPr="00AC4345" w:rsidRDefault="007D7077" w:rsidP="00FE3103">
      <w:pPr>
        <w:pStyle w:val="ListParagraph"/>
        <w:ind w:left="1800" w:right="-91"/>
        <w:jc w:val="center"/>
        <w:rPr>
          <w:b w:val="0"/>
          <w:bCs w:val="0"/>
          <w:color w:val="auto"/>
          <w:szCs w:val="20"/>
        </w:rPr>
      </w:pPr>
      <w:r w:rsidRPr="007D7077">
        <w:rPr>
          <w:b w:val="0"/>
          <w:bCs w:val="0"/>
          <w:noProof/>
          <w:color w:val="auto"/>
          <w:szCs w:val="20"/>
          <w:lang w:bidi="ar-SA"/>
        </w:rPr>
        <w:lastRenderedPageBreak/>
        <w:drawing>
          <wp:inline distT="0" distB="0" distL="0" distR="0" wp14:anchorId="7F798C6F" wp14:editId="7F798C70">
            <wp:extent cx="5229955" cy="4115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29955" cy="4115375"/>
                    </a:xfrm>
                    <a:prstGeom prst="rect">
                      <a:avLst/>
                    </a:prstGeom>
                  </pic:spPr>
                </pic:pic>
              </a:graphicData>
            </a:graphic>
          </wp:inline>
        </w:drawing>
      </w:r>
    </w:p>
    <w:p w14:paraId="7F798AA0" w14:textId="77777777" w:rsidR="00FE3103" w:rsidRDefault="00FE3103" w:rsidP="00617CF0">
      <w:pPr>
        <w:pStyle w:val="ListParagraph"/>
        <w:ind w:left="1800" w:right="-91"/>
        <w:jc w:val="both"/>
        <w:rPr>
          <w:b w:val="0"/>
          <w:bCs w:val="0"/>
          <w:color w:val="auto"/>
          <w:szCs w:val="20"/>
        </w:rPr>
      </w:pPr>
    </w:p>
    <w:p w14:paraId="7F798AA1" w14:textId="77777777" w:rsidR="00FE3103" w:rsidRDefault="00FE3103" w:rsidP="00617CF0">
      <w:pPr>
        <w:pStyle w:val="ListParagraph"/>
        <w:ind w:left="1800" w:right="-91"/>
        <w:jc w:val="both"/>
        <w:rPr>
          <w:b w:val="0"/>
          <w:bCs w:val="0"/>
          <w:color w:val="auto"/>
          <w:szCs w:val="20"/>
        </w:rPr>
      </w:pPr>
    </w:p>
    <w:p w14:paraId="7F798AA2" w14:textId="77777777" w:rsidR="00FE3103" w:rsidRDefault="00FE3103" w:rsidP="00617CF0">
      <w:pPr>
        <w:pStyle w:val="ListParagraph"/>
        <w:ind w:left="1800" w:right="-91"/>
        <w:jc w:val="both"/>
        <w:rPr>
          <w:b w:val="0"/>
          <w:bCs w:val="0"/>
          <w:color w:val="auto"/>
          <w:szCs w:val="20"/>
        </w:rPr>
      </w:pPr>
    </w:p>
    <w:p w14:paraId="7F798AA3" w14:textId="77777777" w:rsidR="00FE3103" w:rsidRPr="00C0190D" w:rsidRDefault="00FE3103" w:rsidP="00FE3103">
      <w:pPr>
        <w:pStyle w:val="ListParagraph"/>
        <w:numPr>
          <w:ilvl w:val="0"/>
          <w:numId w:val="11"/>
        </w:numPr>
        <w:tabs>
          <w:tab w:val="clear" w:pos="1440"/>
          <w:tab w:val="num" w:pos="2127"/>
        </w:tabs>
        <w:ind w:firstLine="261"/>
        <w:jc w:val="both"/>
        <w:rPr>
          <w:b w:val="0"/>
          <w:bCs w:val="0"/>
          <w:color w:val="auto"/>
          <w:szCs w:val="20"/>
        </w:rPr>
      </w:pPr>
      <w:r w:rsidRPr="00C0190D">
        <w:rPr>
          <w:b w:val="0"/>
          <w:bCs w:val="0"/>
          <w:color w:val="auto"/>
          <w:szCs w:val="20"/>
        </w:rPr>
        <w:t>At each junction where a decision on transition route is required, ideally, there should be one conditional transition and one unconditional transition</w:t>
      </w:r>
    </w:p>
    <w:p w14:paraId="7F798AA4" w14:textId="77777777" w:rsidR="00FE3103" w:rsidRPr="00AC4345" w:rsidRDefault="00FE3103" w:rsidP="00FE3103">
      <w:pPr>
        <w:pStyle w:val="ListParagraph"/>
        <w:tabs>
          <w:tab w:val="left" w:pos="5134"/>
        </w:tabs>
        <w:ind w:left="1800" w:right="-91"/>
        <w:jc w:val="both"/>
        <w:rPr>
          <w:b w:val="0"/>
          <w:bCs w:val="0"/>
          <w:color w:val="auto"/>
          <w:szCs w:val="20"/>
        </w:rPr>
      </w:pPr>
    </w:p>
    <w:p w14:paraId="7F798AA5" w14:textId="77777777" w:rsidR="00FE3103" w:rsidRPr="00BD0B2A" w:rsidRDefault="00FE3103" w:rsidP="00FE3103">
      <w:pPr>
        <w:pStyle w:val="ListParagraph"/>
        <w:numPr>
          <w:ilvl w:val="0"/>
          <w:numId w:val="11"/>
        </w:numPr>
        <w:tabs>
          <w:tab w:val="clear" w:pos="1440"/>
          <w:tab w:val="num" w:pos="2127"/>
        </w:tabs>
        <w:ind w:firstLine="261"/>
        <w:jc w:val="both"/>
        <w:rPr>
          <w:b w:val="0"/>
          <w:bCs w:val="0"/>
          <w:color w:val="auto"/>
          <w:szCs w:val="20"/>
        </w:rPr>
      </w:pPr>
      <w:r w:rsidRPr="00BD0B2A">
        <w:rPr>
          <w:b w:val="0"/>
          <w:bCs w:val="0"/>
          <w:color w:val="auto"/>
          <w:szCs w:val="20"/>
        </w:rPr>
        <w:t>Junction decisions shall be chained together where greater than two transition routes are required. This makes junctions simple, readable and priorities of transitions are made clear</w:t>
      </w:r>
    </w:p>
    <w:p w14:paraId="7F798AA6" w14:textId="77777777" w:rsidR="00FE3103" w:rsidRPr="00AC4345" w:rsidRDefault="00FE3103" w:rsidP="00FE3103">
      <w:pPr>
        <w:tabs>
          <w:tab w:val="left" w:pos="5134"/>
        </w:tabs>
        <w:ind w:right="-91"/>
        <w:jc w:val="both"/>
        <w:rPr>
          <w:b w:val="0"/>
          <w:bCs w:val="0"/>
          <w:color w:val="auto"/>
        </w:rPr>
      </w:pPr>
    </w:p>
    <w:p w14:paraId="7F798AA7" w14:textId="77777777" w:rsidR="00FE3103" w:rsidRPr="00AC4345" w:rsidRDefault="00FE3103" w:rsidP="00FE3103">
      <w:pPr>
        <w:pStyle w:val="ListParagraph"/>
        <w:tabs>
          <w:tab w:val="left" w:pos="5134"/>
        </w:tabs>
        <w:ind w:left="1800" w:right="-91"/>
        <w:rPr>
          <w:b w:val="0"/>
          <w:bCs w:val="0"/>
          <w:color w:val="auto"/>
          <w:szCs w:val="20"/>
        </w:rPr>
      </w:pPr>
      <w:r w:rsidRPr="00BF2686">
        <w:rPr>
          <w:b w:val="0"/>
          <w:bCs w:val="0"/>
          <w:noProof/>
          <w:color w:val="auto"/>
          <w:szCs w:val="20"/>
          <w:lang w:bidi="ar-SA"/>
        </w:rPr>
        <w:lastRenderedPageBreak/>
        <w:drawing>
          <wp:inline distT="0" distB="0" distL="0" distR="0" wp14:anchorId="7F798C71" wp14:editId="7F798C72">
            <wp:extent cx="3772427" cy="431542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772427" cy="4315428"/>
                    </a:xfrm>
                    <a:prstGeom prst="rect">
                      <a:avLst/>
                    </a:prstGeom>
                  </pic:spPr>
                </pic:pic>
              </a:graphicData>
            </a:graphic>
          </wp:inline>
        </w:drawing>
      </w:r>
    </w:p>
    <w:p w14:paraId="7F798AA8" w14:textId="77777777" w:rsidR="00FE3103" w:rsidRDefault="00FE3103" w:rsidP="00617CF0">
      <w:pPr>
        <w:pStyle w:val="ListParagraph"/>
        <w:ind w:left="1800" w:right="-91"/>
        <w:jc w:val="both"/>
        <w:rPr>
          <w:b w:val="0"/>
          <w:bCs w:val="0"/>
          <w:color w:val="auto"/>
          <w:szCs w:val="20"/>
        </w:rPr>
      </w:pPr>
    </w:p>
    <w:p w14:paraId="7F798AA9" w14:textId="77777777" w:rsidR="00FE3103" w:rsidRDefault="00FE3103" w:rsidP="00617CF0">
      <w:pPr>
        <w:pStyle w:val="ListParagraph"/>
        <w:ind w:left="1800" w:right="-91"/>
        <w:jc w:val="both"/>
        <w:rPr>
          <w:b w:val="0"/>
          <w:bCs w:val="0"/>
          <w:color w:val="auto"/>
          <w:szCs w:val="20"/>
        </w:rPr>
      </w:pPr>
    </w:p>
    <w:p w14:paraId="7F798AAA" w14:textId="77777777" w:rsidR="00FE3103" w:rsidRDefault="00FE3103" w:rsidP="00617CF0">
      <w:pPr>
        <w:pStyle w:val="ListParagraph"/>
        <w:ind w:left="1800" w:right="-91"/>
        <w:jc w:val="both"/>
        <w:rPr>
          <w:b w:val="0"/>
          <w:bCs w:val="0"/>
          <w:color w:val="auto"/>
          <w:szCs w:val="20"/>
        </w:rPr>
      </w:pPr>
    </w:p>
    <w:p w14:paraId="7F798AAB" w14:textId="77777777" w:rsidR="00FE3103" w:rsidRDefault="00FE3103" w:rsidP="00617CF0">
      <w:pPr>
        <w:pStyle w:val="ListParagraph"/>
        <w:ind w:left="1800" w:right="-91"/>
        <w:jc w:val="both"/>
        <w:rPr>
          <w:b w:val="0"/>
          <w:bCs w:val="0"/>
          <w:color w:val="auto"/>
          <w:szCs w:val="20"/>
        </w:rPr>
      </w:pPr>
    </w:p>
    <w:p w14:paraId="7F798AAC" w14:textId="77777777" w:rsidR="00FE3103" w:rsidRPr="00AC4345" w:rsidRDefault="00FE3103" w:rsidP="00FE3103">
      <w:pPr>
        <w:pStyle w:val="ListParagraph"/>
        <w:ind w:left="1800" w:right="-91"/>
        <w:jc w:val="both"/>
        <w:rPr>
          <w:b w:val="0"/>
          <w:bCs w:val="0"/>
          <w:color w:val="auto"/>
          <w:szCs w:val="20"/>
        </w:rPr>
      </w:pPr>
    </w:p>
    <w:p w14:paraId="7F798AAD" w14:textId="77777777" w:rsidR="00FE3103" w:rsidRDefault="00FE3103" w:rsidP="00FE3103">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The history junction </w:t>
      </w:r>
      <w:r>
        <w:rPr>
          <w:b w:val="0"/>
          <w:bCs w:val="0"/>
          <w:color w:val="auto"/>
          <w:szCs w:val="20"/>
        </w:rPr>
        <w:t>shall not be used.</w:t>
      </w:r>
      <w:r w:rsidRPr="00AC4345">
        <w:rPr>
          <w:b w:val="0"/>
          <w:bCs w:val="0"/>
          <w:color w:val="auto"/>
          <w:szCs w:val="20"/>
        </w:rPr>
        <w:t xml:space="preserve"> </w:t>
      </w:r>
    </w:p>
    <w:p w14:paraId="7F798AAE" w14:textId="77777777" w:rsidR="00FE3103" w:rsidRPr="004A3E38" w:rsidRDefault="00FE3103" w:rsidP="00FE3103">
      <w:pPr>
        <w:pStyle w:val="ListParagraph"/>
        <w:ind w:left="1701"/>
        <w:jc w:val="both"/>
        <w:rPr>
          <w:b w:val="0"/>
          <w:bCs w:val="0"/>
          <w:i/>
          <w:color w:val="auto"/>
          <w:szCs w:val="20"/>
        </w:rPr>
      </w:pPr>
      <w:r w:rsidRPr="004A3E38">
        <w:rPr>
          <w:b w:val="0"/>
          <w:bCs w:val="0"/>
          <w:i/>
          <w:color w:val="auto"/>
          <w:szCs w:val="20"/>
        </w:rPr>
        <w:t>Note: Its behavior is not intuitive (overrides default transitions) and also not easy to see in a large sub-chart</w:t>
      </w:r>
    </w:p>
    <w:p w14:paraId="7F798AAF" w14:textId="77777777" w:rsidR="00FE3103" w:rsidRPr="00AC4345" w:rsidRDefault="00FE3103" w:rsidP="00FE3103">
      <w:pPr>
        <w:pStyle w:val="ListParagraph"/>
        <w:ind w:left="1800" w:right="-91"/>
        <w:jc w:val="both"/>
        <w:rPr>
          <w:b w:val="0"/>
          <w:bCs w:val="0"/>
          <w:color w:val="auto"/>
          <w:szCs w:val="20"/>
        </w:rPr>
      </w:pPr>
    </w:p>
    <w:p w14:paraId="7F798AB0" w14:textId="77777777" w:rsidR="00FE3103" w:rsidRDefault="00FE3103" w:rsidP="00617CF0">
      <w:pPr>
        <w:pStyle w:val="ListParagraph"/>
        <w:ind w:left="1800" w:right="-91"/>
        <w:jc w:val="both"/>
        <w:rPr>
          <w:b w:val="0"/>
          <w:bCs w:val="0"/>
          <w:color w:val="auto"/>
          <w:szCs w:val="20"/>
        </w:rPr>
      </w:pPr>
    </w:p>
    <w:p w14:paraId="7F798AB1" w14:textId="77777777" w:rsidR="00FE3103" w:rsidRDefault="00FE3103" w:rsidP="00617CF0">
      <w:pPr>
        <w:pStyle w:val="ListParagraph"/>
        <w:ind w:left="1800" w:right="-91"/>
        <w:jc w:val="both"/>
        <w:rPr>
          <w:b w:val="0"/>
          <w:bCs w:val="0"/>
          <w:color w:val="auto"/>
          <w:szCs w:val="20"/>
        </w:rPr>
      </w:pPr>
    </w:p>
    <w:p w14:paraId="7F798AB2" w14:textId="77777777" w:rsidR="00FE3103" w:rsidRDefault="00FE3103" w:rsidP="00617CF0">
      <w:pPr>
        <w:pStyle w:val="ListParagraph"/>
        <w:ind w:left="1800" w:right="-91"/>
        <w:jc w:val="both"/>
        <w:rPr>
          <w:b w:val="0"/>
          <w:bCs w:val="0"/>
          <w:color w:val="auto"/>
          <w:szCs w:val="20"/>
        </w:rPr>
      </w:pPr>
    </w:p>
    <w:p w14:paraId="7F798AB3" w14:textId="77777777" w:rsidR="00FE3103" w:rsidRDefault="00FE3103" w:rsidP="00617CF0">
      <w:pPr>
        <w:pStyle w:val="ListParagraph"/>
        <w:ind w:left="1800" w:right="-91"/>
        <w:jc w:val="both"/>
        <w:rPr>
          <w:b w:val="0"/>
          <w:bCs w:val="0"/>
          <w:color w:val="auto"/>
          <w:szCs w:val="20"/>
        </w:rPr>
      </w:pPr>
    </w:p>
    <w:p w14:paraId="7F798AB4" w14:textId="77777777" w:rsidR="00FE3103" w:rsidRDefault="00FE3103" w:rsidP="00617CF0">
      <w:pPr>
        <w:pStyle w:val="ListParagraph"/>
        <w:ind w:left="1800" w:right="-91"/>
        <w:jc w:val="both"/>
        <w:rPr>
          <w:b w:val="0"/>
          <w:bCs w:val="0"/>
          <w:color w:val="auto"/>
          <w:szCs w:val="20"/>
        </w:rPr>
      </w:pPr>
    </w:p>
    <w:p w14:paraId="7F798AB5" w14:textId="77777777" w:rsidR="00FE3103" w:rsidRDefault="00FE3103" w:rsidP="00617CF0">
      <w:pPr>
        <w:pStyle w:val="ListParagraph"/>
        <w:ind w:left="1800" w:right="-91"/>
        <w:jc w:val="both"/>
        <w:rPr>
          <w:b w:val="0"/>
          <w:bCs w:val="0"/>
          <w:color w:val="auto"/>
          <w:szCs w:val="20"/>
        </w:rPr>
      </w:pPr>
    </w:p>
    <w:p w14:paraId="7F798AB6" w14:textId="77777777" w:rsidR="00FE3103" w:rsidRDefault="00FE3103" w:rsidP="00617CF0">
      <w:pPr>
        <w:pStyle w:val="ListParagraph"/>
        <w:ind w:left="1800" w:right="-91"/>
        <w:jc w:val="both"/>
        <w:rPr>
          <w:b w:val="0"/>
          <w:bCs w:val="0"/>
          <w:color w:val="auto"/>
          <w:szCs w:val="20"/>
        </w:rPr>
      </w:pPr>
    </w:p>
    <w:p w14:paraId="7F798AB7" w14:textId="77777777" w:rsidR="00FE3103" w:rsidRDefault="00FE3103" w:rsidP="00617CF0">
      <w:pPr>
        <w:pStyle w:val="ListParagraph"/>
        <w:ind w:left="1800" w:right="-91"/>
        <w:jc w:val="both"/>
        <w:rPr>
          <w:b w:val="0"/>
          <w:bCs w:val="0"/>
          <w:color w:val="auto"/>
          <w:szCs w:val="20"/>
        </w:rPr>
      </w:pPr>
    </w:p>
    <w:p w14:paraId="7F798AB8" w14:textId="77777777" w:rsidR="00FE3103" w:rsidRDefault="00FE3103" w:rsidP="00617CF0">
      <w:pPr>
        <w:pStyle w:val="ListParagraph"/>
        <w:ind w:left="1800" w:right="-91"/>
        <w:jc w:val="both"/>
        <w:rPr>
          <w:b w:val="0"/>
          <w:bCs w:val="0"/>
          <w:color w:val="auto"/>
          <w:szCs w:val="20"/>
        </w:rPr>
      </w:pPr>
    </w:p>
    <w:p w14:paraId="7F798AB9" w14:textId="77777777" w:rsidR="00FE3103" w:rsidRDefault="00FE3103" w:rsidP="00617CF0">
      <w:pPr>
        <w:pStyle w:val="ListParagraph"/>
        <w:ind w:left="1800" w:right="-91"/>
        <w:jc w:val="both"/>
        <w:rPr>
          <w:b w:val="0"/>
          <w:bCs w:val="0"/>
          <w:color w:val="auto"/>
          <w:szCs w:val="20"/>
        </w:rPr>
      </w:pPr>
    </w:p>
    <w:p w14:paraId="7F798ABA" w14:textId="77777777" w:rsidR="00FE3103" w:rsidRDefault="00FE3103" w:rsidP="00617CF0">
      <w:pPr>
        <w:pStyle w:val="ListParagraph"/>
        <w:ind w:left="1800" w:right="-91"/>
        <w:jc w:val="both"/>
        <w:rPr>
          <w:b w:val="0"/>
          <w:bCs w:val="0"/>
          <w:color w:val="auto"/>
          <w:szCs w:val="20"/>
        </w:rPr>
      </w:pPr>
    </w:p>
    <w:p w14:paraId="7F798ABB" w14:textId="77777777" w:rsidR="00FE3103" w:rsidRDefault="00FE3103" w:rsidP="00617CF0">
      <w:pPr>
        <w:pStyle w:val="ListParagraph"/>
        <w:ind w:left="1800" w:right="-91"/>
        <w:jc w:val="both"/>
        <w:rPr>
          <w:b w:val="0"/>
          <w:bCs w:val="0"/>
          <w:color w:val="auto"/>
          <w:szCs w:val="20"/>
        </w:rPr>
      </w:pPr>
    </w:p>
    <w:p w14:paraId="7F798ABC" w14:textId="77777777" w:rsidR="00FE3103" w:rsidRDefault="00FE3103" w:rsidP="00617CF0">
      <w:pPr>
        <w:pStyle w:val="ListParagraph"/>
        <w:ind w:left="1800" w:right="-91"/>
        <w:jc w:val="both"/>
        <w:rPr>
          <w:b w:val="0"/>
          <w:bCs w:val="0"/>
          <w:color w:val="auto"/>
          <w:szCs w:val="20"/>
        </w:rPr>
      </w:pPr>
    </w:p>
    <w:p w14:paraId="7F798ABD" w14:textId="77777777" w:rsidR="00FE3103" w:rsidRDefault="00FE3103" w:rsidP="00617CF0">
      <w:pPr>
        <w:pStyle w:val="ListParagraph"/>
        <w:ind w:left="1800" w:right="-91"/>
        <w:jc w:val="both"/>
        <w:rPr>
          <w:b w:val="0"/>
          <w:bCs w:val="0"/>
          <w:color w:val="auto"/>
          <w:szCs w:val="20"/>
        </w:rPr>
      </w:pPr>
    </w:p>
    <w:p w14:paraId="7F798ABE" w14:textId="77777777" w:rsidR="00FE3103" w:rsidRDefault="00FE3103" w:rsidP="00617CF0">
      <w:pPr>
        <w:pStyle w:val="ListParagraph"/>
        <w:ind w:left="1800" w:right="-91"/>
        <w:jc w:val="both"/>
        <w:rPr>
          <w:b w:val="0"/>
          <w:bCs w:val="0"/>
          <w:color w:val="auto"/>
          <w:szCs w:val="20"/>
        </w:rPr>
      </w:pPr>
    </w:p>
    <w:p w14:paraId="7F798ABF" w14:textId="77777777" w:rsidR="00FE3103" w:rsidRDefault="00FE3103" w:rsidP="00617CF0">
      <w:pPr>
        <w:pStyle w:val="ListParagraph"/>
        <w:ind w:left="1800" w:right="-91"/>
        <w:jc w:val="both"/>
        <w:rPr>
          <w:b w:val="0"/>
          <w:bCs w:val="0"/>
          <w:color w:val="auto"/>
          <w:szCs w:val="20"/>
        </w:rPr>
      </w:pPr>
    </w:p>
    <w:p w14:paraId="7F798AC0" w14:textId="77777777" w:rsidR="00FE3103" w:rsidRDefault="00FE3103" w:rsidP="00617CF0">
      <w:pPr>
        <w:pStyle w:val="ListParagraph"/>
        <w:ind w:left="1800" w:right="-91"/>
        <w:jc w:val="both"/>
        <w:rPr>
          <w:b w:val="0"/>
          <w:bCs w:val="0"/>
          <w:color w:val="auto"/>
          <w:szCs w:val="20"/>
        </w:rPr>
      </w:pPr>
    </w:p>
    <w:p w14:paraId="7F798AC1" w14:textId="77777777" w:rsidR="00617CF0" w:rsidRPr="00C51232" w:rsidRDefault="00617CF0" w:rsidP="00617CF0">
      <w:pPr>
        <w:pStyle w:val="Heading1"/>
        <w:numPr>
          <w:ilvl w:val="5"/>
          <w:numId w:val="1"/>
        </w:numPr>
        <w:ind w:right="-91" w:hanging="1318"/>
        <w:jc w:val="both"/>
        <w:rPr>
          <w:bCs w:val="0"/>
          <w:color w:val="auto"/>
          <w:sz w:val="22"/>
          <w:szCs w:val="20"/>
        </w:rPr>
      </w:pPr>
      <w:bookmarkStart w:id="72" w:name="_Toc484791152"/>
      <w:r w:rsidRPr="00C51232">
        <w:rPr>
          <w:bCs w:val="0"/>
          <w:color w:val="auto"/>
          <w:sz w:val="22"/>
          <w:szCs w:val="20"/>
        </w:rPr>
        <w:lastRenderedPageBreak/>
        <w:t>Avoid using “Entry”, “During”, “Exit” state action keyword</w:t>
      </w:r>
      <w:r w:rsidR="00057122" w:rsidRPr="00C51232">
        <w:rPr>
          <w:bCs w:val="0"/>
          <w:color w:val="auto"/>
          <w:sz w:val="22"/>
          <w:szCs w:val="20"/>
        </w:rPr>
        <w:t>s</w:t>
      </w:r>
      <w:bookmarkEnd w:id="72"/>
    </w:p>
    <w:p w14:paraId="7F798AC2" w14:textId="77777777" w:rsidR="00617CF0" w:rsidRPr="00AC4345" w:rsidRDefault="00617CF0" w:rsidP="00617CF0">
      <w:pPr>
        <w:pStyle w:val="ListParagraph"/>
        <w:ind w:left="1710" w:right="-91"/>
        <w:jc w:val="both"/>
        <w:rPr>
          <w:b w:val="0"/>
          <w:bCs w:val="0"/>
          <w:color w:val="auto"/>
          <w:szCs w:val="20"/>
        </w:rPr>
      </w:pPr>
    </w:p>
    <w:p w14:paraId="7F798AC3" w14:textId="77777777" w:rsidR="001D7A6E" w:rsidRDefault="001D7A6E" w:rsidP="00617CF0">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 xml:space="preserve">Usage of </w:t>
      </w:r>
      <w:r w:rsidR="00617CF0">
        <w:rPr>
          <w:b w:val="0"/>
          <w:bCs w:val="0"/>
          <w:color w:val="auto"/>
          <w:szCs w:val="20"/>
        </w:rPr>
        <w:t>“Entry” &amp; “During” keyword</w:t>
      </w:r>
      <w:r>
        <w:rPr>
          <w:b w:val="0"/>
          <w:bCs w:val="0"/>
          <w:color w:val="auto"/>
          <w:szCs w:val="20"/>
        </w:rPr>
        <w:t xml:space="preserve"> shall be avoided</w:t>
      </w:r>
      <w:r w:rsidR="00617CF0">
        <w:rPr>
          <w:b w:val="0"/>
          <w:bCs w:val="0"/>
          <w:color w:val="auto"/>
          <w:szCs w:val="20"/>
        </w:rPr>
        <w:t xml:space="preserve">. The background behavior of these keywords is always hidden. </w:t>
      </w:r>
    </w:p>
    <w:p w14:paraId="7F798AC4" w14:textId="77777777" w:rsidR="00617CF0" w:rsidRPr="001D7A6E" w:rsidRDefault="00617CF0" w:rsidP="001D7A6E">
      <w:pPr>
        <w:ind w:left="1440"/>
        <w:jc w:val="both"/>
        <w:rPr>
          <w:b w:val="0"/>
          <w:bCs w:val="0"/>
          <w:i/>
          <w:color w:val="auto"/>
        </w:rPr>
      </w:pPr>
      <w:r w:rsidRPr="001D7A6E">
        <w:rPr>
          <w:b w:val="0"/>
          <w:bCs w:val="0"/>
          <w:i/>
          <w:color w:val="auto"/>
        </w:rPr>
        <w:t>For example “</w:t>
      </w:r>
      <w:r w:rsidRPr="001D7A6E">
        <w:rPr>
          <w:bCs w:val="0"/>
          <w:i/>
          <w:color w:val="auto"/>
        </w:rPr>
        <w:t>Entry</w:t>
      </w:r>
      <w:r w:rsidRPr="001D7A6E">
        <w:rPr>
          <w:b w:val="0"/>
          <w:bCs w:val="0"/>
          <w:i/>
          <w:color w:val="auto"/>
        </w:rPr>
        <w:t xml:space="preserve">” is executed only once when the state becomes </w:t>
      </w:r>
      <w:r w:rsidR="001D7A6E" w:rsidRPr="001D7A6E">
        <w:rPr>
          <w:b w:val="0"/>
          <w:bCs w:val="0"/>
          <w:i/>
          <w:color w:val="auto"/>
        </w:rPr>
        <w:t>active;</w:t>
      </w:r>
      <w:r w:rsidRPr="001D7A6E">
        <w:rPr>
          <w:b w:val="0"/>
          <w:bCs w:val="0"/>
          <w:i/>
          <w:color w:val="auto"/>
        </w:rPr>
        <w:t xml:space="preserve"> “</w:t>
      </w:r>
      <w:r w:rsidRPr="001D7A6E">
        <w:rPr>
          <w:bCs w:val="0"/>
          <w:i/>
          <w:color w:val="auto"/>
        </w:rPr>
        <w:t>During</w:t>
      </w:r>
      <w:r w:rsidRPr="001D7A6E">
        <w:rPr>
          <w:b w:val="0"/>
          <w:bCs w:val="0"/>
          <w:i/>
          <w:color w:val="auto"/>
        </w:rPr>
        <w:t>” is executed only after the state becomes active.</w:t>
      </w:r>
    </w:p>
    <w:p w14:paraId="7F798AC5" w14:textId="77777777" w:rsidR="00617CF0" w:rsidRPr="001D7A6E" w:rsidRDefault="00617CF0" w:rsidP="00617CF0">
      <w:pPr>
        <w:pStyle w:val="ListParagraph"/>
        <w:ind w:left="1701"/>
        <w:jc w:val="both"/>
        <w:rPr>
          <w:b w:val="0"/>
          <w:bCs w:val="0"/>
          <w:i/>
          <w:color w:val="auto"/>
          <w:szCs w:val="20"/>
        </w:rPr>
      </w:pPr>
    </w:p>
    <w:p w14:paraId="7F798AC6" w14:textId="77777777" w:rsidR="00617CF0" w:rsidRPr="00AC4345" w:rsidRDefault="00617CF0" w:rsidP="00617CF0">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“E</w:t>
      </w:r>
      <w:r w:rsidRPr="00AC4345">
        <w:rPr>
          <w:b w:val="0"/>
          <w:bCs w:val="0"/>
          <w:color w:val="auto"/>
          <w:szCs w:val="20"/>
        </w:rPr>
        <w:t>xit” actions</w:t>
      </w:r>
      <w:r w:rsidR="001D7A6E">
        <w:rPr>
          <w:b w:val="0"/>
          <w:bCs w:val="0"/>
          <w:color w:val="auto"/>
          <w:szCs w:val="20"/>
        </w:rPr>
        <w:t xml:space="preserve"> shall be avoided</w:t>
      </w:r>
    </w:p>
    <w:p w14:paraId="7F798AC7" w14:textId="77777777" w:rsidR="00617CF0" w:rsidRPr="00AC4345" w:rsidRDefault="00617CF0" w:rsidP="00617CF0">
      <w:pPr>
        <w:pStyle w:val="ListParagraph"/>
        <w:ind w:left="1800" w:right="-91"/>
        <w:jc w:val="both"/>
        <w:rPr>
          <w:b w:val="0"/>
          <w:bCs w:val="0"/>
          <w:color w:val="auto"/>
          <w:szCs w:val="20"/>
        </w:rPr>
      </w:pPr>
      <w:r w:rsidRPr="00AC4345">
        <w:rPr>
          <w:b w:val="0"/>
          <w:bCs w:val="0"/>
          <w:color w:val="auto"/>
          <w:szCs w:val="20"/>
        </w:rPr>
        <w:t xml:space="preserve">      – Consider if the action you think of making on exit from a state </w:t>
      </w:r>
      <w:r w:rsidR="001D7A6E">
        <w:rPr>
          <w:b w:val="0"/>
          <w:bCs w:val="0"/>
          <w:color w:val="auto"/>
          <w:szCs w:val="20"/>
        </w:rPr>
        <w:t>shall</w:t>
      </w:r>
      <w:r w:rsidRPr="00AC4345">
        <w:rPr>
          <w:b w:val="0"/>
          <w:bCs w:val="0"/>
          <w:color w:val="auto"/>
          <w:szCs w:val="20"/>
        </w:rPr>
        <w:t xml:space="preserve"> actually be taken as an entry action of the destination state(s)</w:t>
      </w:r>
    </w:p>
    <w:p w14:paraId="7F798AC8" w14:textId="77777777" w:rsidR="00FE3103" w:rsidRDefault="00617CF0" w:rsidP="00617CF0">
      <w:pPr>
        <w:pStyle w:val="ListParagraph"/>
        <w:ind w:left="1800" w:right="-91"/>
        <w:rPr>
          <w:b w:val="0"/>
          <w:bCs w:val="0"/>
          <w:color w:val="auto"/>
          <w:szCs w:val="20"/>
        </w:rPr>
      </w:pPr>
      <w:r>
        <w:rPr>
          <w:b w:val="0"/>
          <w:bCs w:val="0"/>
          <w:color w:val="auto"/>
          <w:szCs w:val="20"/>
        </w:rPr>
        <w:tab/>
      </w:r>
      <w:r>
        <w:rPr>
          <w:b w:val="0"/>
          <w:bCs w:val="0"/>
          <w:color w:val="auto"/>
          <w:szCs w:val="20"/>
        </w:rPr>
        <w:tab/>
      </w:r>
      <w:r>
        <w:rPr>
          <w:b w:val="0"/>
          <w:bCs w:val="0"/>
          <w:color w:val="auto"/>
          <w:szCs w:val="20"/>
        </w:rPr>
        <w:tab/>
      </w:r>
    </w:p>
    <w:p w14:paraId="7F798AC9" w14:textId="77777777" w:rsidR="00FE3103" w:rsidRDefault="00FE3103" w:rsidP="00617CF0">
      <w:pPr>
        <w:pStyle w:val="ListParagraph"/>
        <w:ind w:left="1800" w:right="-91"/>
        <w:rPr>
          <w:b w:val="0"/>
          <w:bCs w:val="0"/>
          <w:color w:val="auto"/>
          <w:szCs w:val="20"/>
        </w:rPr>
      </w:pPr>
    </w:p>
    <w:p w14:paraId="7F798ACA" w14:textId="77777777" w:rsidR="00617CF0" w:rsidRDefault="00617CF0" w:rsidP="00617CF0">
      <w:pPr>
        <w:pStyle w:val="ListParagraph"/>
        <w:ind w:left="1800" w:right="-91"/>
        <w:rPr>
          <w:b w:val="0"/>
          <w:bCs w:val="0"/>
          <w:color w:val="auto"/>
          <w:szCs w:val="20"/>
        </w:rPr>
      </w:pPr>
      <w:r w:rsidRPr="00466128">
        <w:rPr>
          <w:b w:val="0"/>
          <w:bCs w:val="0"/>
          <w:noProof/>
          <w:color w:val="auto"/>
          <w:szCs w:val="20"/>
          <w:lang w:bidi="ar-SA"/>
        </w:rPr>
        <w:drawing>
          <wp:inline distT="0" distB="0" distL="0" distR="0" wp14:anchorId="7F798C73" wp14:editId="7F798C74">
            <wp:extent cx="2400635" cy="115268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400635" cy="1152686"/>
                    </a:xfrm>
                    <a:prstGeom prst="rect">
                      <a:avLst/>
                    </a:prstGeom>
                  </pic:spPr>
                </pic:pic>
              </a:graphicData>
            </a:graphic>
          </wp:inline>
        </w:drawing>
      </w:r>
    </w:p>
    <w:p w14:paraId="7F798ACB" w14:textId="77777777" w:rsidR="00FE3103" w:rsidRDefault="00FE3103" w:rsidP="00617CF0">
      <w:pPr>
        <w:pStyle w:val="ListParagraph"/>
        <w:ind w:left="1800" w:right="-91"/>
        <w:rPr>
          <w:b w:val="0"/>
          <w:bCs w:val="0"/>
          <w:color w:val="auto"/>
          <w:szCs w:val="20"/>
        </w:rPr>
      </w:pPr>
    </w:p>
    <w:p w14:paraId="7F798ACC" w14:textId="77777777" w:rsidR="00546549" w:rsidRPr="00FE3103" w:rsidRDefault="00FE3103" w:rsidP="00FE3103">
      <w:pPr>
        <w:pStyle w:val="Heading1"/>
        <w:numPr>
          <w:ilvl w:val="5"/>
          <w:numId w:val="1"/>
        </w:numPr>
        <w:ind w:right="-91" w:hanging="1318"/>
        <w:jc w:val="both"/>
        <w:rPr>
          <w:bCs w:val="0"/>
          <w:color w:val="auto"/>
          <w:sz w:val="22"/>
          <w:szCs w:val="20"/>
        </w:rPr>
      </w:pPr>
      <w:bookmarkStart w:id="73" w:name="_Toc484791153"/>
      <w:r w:rsidRPr="00A61D19">
        <w:rPr>
          <w:bCs w:val="0"/>
          <w:color w:val="auto"/>
          <w:sz w:val="22"/>
          <w:szCs w:val="20"/>
        </w:rPr>
        <w:t>Flow within states</w:t>
      </w:r>
      <w:bookmarkEnd w:id="73"/>
    </w:p>
    <w:p w14:paraId="7F798ACD" w14:textId="77777777" w:rsidR="002F365A" w:rsidRPr="00AC4345" w:rsidRDefault="002F365A" w:rsidP="00002FD1">
      <w:pPr>
        <w:ind w:right="-91"/>
        <w:jc w:val="both"/>
        <w:rPr>
          <w:b w:val="0"/>
          <w:bCs w:val="0"/>
          <w:color w:val="auto"/>
        </w:rPr>
      </w:pPr>
    </w:p>
    <w:p w14:paraId="7F798ACE" w14:textId="77777777" w:rsidR="00A61D19" w:rsidRDefault="00A61D19" w:rsidP="001E71A8">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Only entry and during actions are shall be modeled inside a state.</w:t>
      </w:r>
    </w:p>
    <w:p w14:paraId="7F798ACF" w14:textId="77777777" w:rsidR="00A61D19" w:rsidRDefault="00A61D19" w:rsidP="001E71A8">
      <w:pPr>
        <w:pStyle w:val="ListParagraph"/>
        <w:numPr>
          <w:ilvl w:val="0"/>
          <w:numId w:val="11"/>
        </w:numPr>
        <w:tabs>
          <w:tab w:val="clear" w:pos="1440"/>
          <w:tab w:val="num" w:pos="2127"/>
        </w:tabs>
        <w:ind w:firstLine="261"/>
        <w:jc w:val="both"/>
        <w:rPr>
          <w:b w:val="0"/>
          <w:bCs w:val="0"/>
          <w:color w:val="auto"/>
          <w:szCs w:val="20"/>
        </w:rPr>
      </w:pPr>
    </w:p>
    <w:p w14:paraId="7F798AD0" w14:textId="77777777" w:rsidR="00F53A1B" w:rsidRPr="00AC4345" w:rsidRDefault="001D7A6E" w:rsidP="001E71A8">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Fl</w:t>
      </w:r>
      <w:r w:rsidR="00F53A1B" w:rsidRPr="00AC4345">
        <w:rPr>
          <w:b w:val="0"/>
          <w:bCs w:val="0"/>
          <w:color w:val="auto"/>
          <w:szCs w:val="20"/>
        </w:rPr>
        <w:t>ow diagram</w:t>
      </w:r>
      <w:r>
        <w:rPr>
          <w:b w:val="0"/>
          <w:bCs w:val="0"/>
          <w:color w:val="auto"/>
          <w:szCs w:val="20"/>
        </w:rPr>
        <w:t>s</w:t>
      </w:r>
      <w:r w:rsidR="00F53A1B" w:rsidRPr="00AC4345">
        <w:rPr>
          <w:b w:val="0"/>
          <w:bCs w:val="0"/>
          <w:color w:val="auto"/>
          <w:szCs w:val="20"/>
        </w:rPr>
        <w:t xml:space="preserve"> within a state </w:t>
      </w:r>
      <w:r>
        <w:rPr>
          <w:b w:val="0"/>
          <w:bCs w:val="0"/>
          <w:color w:val="auto"/>
          <w:szCs w:val="20"/>
        </w:rPr>
        <w:t xml:space="preserve">shall be used </w:t>
      </w:r>
      <w:r w:rsidR="00F53A1B" w:rsidRPr="00AC4345">
        <w:rPr>
          <w:b w:val="0"/>
          <w:bCs w:val="0"/>
          <w:color w:val="auto"/>
          <w:szCs w:val="20"/>
        </w:rPr>
        <w:t>to perform actions:</w:t>
      </w:r>
    </w:p>
    <w:p w14:paraId="7F798AD1" w14:textId="77777777" w:rsidR="00F53A1B" w:rsidRPr="00AC4345" w:rsidRDefault="00A13A09" w:rsidP="00F53A1B">
      <w:pPr>
        <w:pStyle w:val="ListParagraph"/>
        <w:ind w:left="1800" w:right="-91"/>
        <w:jc w:val="both"/>
        <w:rPr>
          <w:b w:val="0"/>
          <w:bCs w:val="0"/>
          <w:color w:val="auto"/>
          <w:szCs w:val="20"/>
        </w:rPr>
      </w:pPr>
      <w:r w:rsidRPr="00AC4345">
        <w:rPr>
          <w:b w:val="0"/>
          <w:bCs w:val="0"/>
          <w:color w:val="auto"/>
          <w:szCs w:val="20"/>
        </w:rPr>
        <w:t xml:space="preserve">       </w:t>
      </w:r>
      <w:r w:rsidR="00F53A1B" w:rsidRPr="00AC4345">
        <w:rPr>
          <w:b w:val="0"/>
          <w:bCs w:val="0"/>
          <w:color w:val="auto"/>
          <w:szCs w:val="20"/>
        </w:rPr>
        <w:t>– On entry to states</w:t>
      </w:r>
    </w:p>
    <w:p w14:paraId="7F798AD2" w14:textId="77777777" w:rsidR="00B2449F" w:rsidRPr="00AC4345" w:rsidRDefault="00A13A09" w:rsidP="000C5105">
      <w:pPr>
        <w:pStyle w:val="ListParagraph"/>
        <w:ind w:left="1800" w:right="-91"/>
        <w:jc w:val="both"/>
        <w:rPr>
          <w:b w:val="0"/>
          <w:bCs w:val="0"/>
          <w:color w:val="auto"/>
          <w:szCs w:val="20"/>
        </w:rPr>
      </w:pPr>
      <w:r w:rsidRPr="00AC4345">
        <w:rPr>
          <w:b w:val="0"/>
          <w:bCs w:val="0"/>
          <w:color w:val="auto"/>
          <w:szCs w:val="20"/>
        </w:rPr>
        <w:t xml:space="preserve">       </w:t>
      </w:r>
      <w:r w:rsidR="00F53A1B" w:rsidRPr="00AC4345">
        <w:rPr>
          <w:b w:val="0"/>
          <w:bCs w:val="0"/>
          <w:color w:val="auto"/>
          <w:szCs w:val="20"/>
        </w:rPr>
        <w:t>– During a state</w:t>
      </w:r>
    </w:p>
    <w:p w14:paraId="7F798AD3" w14:textId="77777777" w:rsidR="00002FD1" w:rsidRPr="00AC4345" w:rsidRDefault="00002FD1" w:rsidP="00002FD1">
      <w:pPr>
        <w:pStyle w:val="ListParagraph"/>
        <w:ind w:left="1800" w:right="-91"/>
        <w:jc w:val="both"/>
        <w:rPr>
          <w:b w:val="0"/>
          <w:bCs w:val="0"/>
          <w:color w:val="auto"/>
          <w:szCs w:val="20"/>
        </w:rPr>
      </w:pPr>
    </w:p>
    <w:p w14:paraId="7F798AD4" w14:textId="77777777" w:rsidR="008C0595" w:rsidRPr="00AC4345" w:rsidRDefault="008C0595" w:rsidP="001E71A8">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Entry action </w:t>
      </w:r>
      <w:r w:rsidR="001D7A6E">
        <w:rPr>
          <w:b w:val="0"/>
          <w:bCs w:val="0"/>
          <w:color w:val="auto"/>
          <w:szCs w:val="20"/>
        </w:rPr>
        <w:t>shall</w:t>
      </w:r>
      <w:r w:rsidRPr="00AC4345">
        <w:rPr>
          <w:b w:val="0"/>
          <w:bCs w:val="0"/>
          <w:color w:val="auto"/>
          <w:szCs w:val="20"/>
        </w:rPr>
        <w:t xml:space="preserve"> be</w:t>
      </w:r>
      <w:r w:rsidR="001D7A6E">
        <w:rPr>
          <w:b w:val="0"/>
          <w:bCs w:val="0"/>
          <w:color w:val="auto"/>
          <w:szCs w:val="20"/>
        </w:rPr>
        <w:t xml:space="preserve"> indicated in a</w:t>
      </w:r>
      <w:r w:rsidRPr="00AC4345">
        <w:rPr>
          <w:b w:val="0"/>
          <w:bCs w:val="0"/>
          <w:color w:val="auto"/>
          <w:szCs w:val="20"/>
        </w:rPr>
        <w:t xml:space="preserve"> vertical</w:t>
      </w:r>
      <w:r w:rsidR="001D7A6E">
        <w:rPr>
          <w:b w:val="0"/>
          <w:bCs w:val="0"/>
          <w:color w:val="auto"/>
          <w:szCs w:val="20"/>
        </w:rPr>
        <w:t xml:space="preserve"> way </w:t>
      </w:r>
    </w:p>
    <w:p w14:paraId="7F798AD5" w14:textId="77777777" w:rsidR="00002FD1" w:rsidRPr="00AC4345" w:rsidRDefault="00002FD1" w:rsidP="00002FD1">
      <w:pPr>
        <w:pStyle w:val="ListParagraph"/>
        <w:ind w:left="1800" w:right="-91"/>
        <w:jc w:val="both"/>
        <w:rPr>
          <w:b w:val="0"/>
          <w:bCs w:val="0"/>
          <w:color w:val="auto"/>
          <w:szCs w:val="20"/>
        </w:rPr>
      </w:pPr>
    </w:p>
    <w:p w14:paraId="7F798AD6" w14:textId="77777777" w:rsidR="008C0595" w:rsidRPr="00AC4345" w:rsidRDefault="008C0595" w:rsidP="001E71A8">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During action </w:t>
      </w:r>
      <w:r w:rsidR="001D7A6E">
        <w:rPr>
          <w:b w:val="0"/>
          <w:bCs w:val="0"/>
          <w:color w:val="auto"/>
          <w:szCs w:val="20"/>
        </w:rPr>
        <w:t>shall be placed</w:t>
      </w:r>
      <w:r w:rsidRPr="00AC4345">
        <w:rPr>
          <w:b w:val="0"/>
          <w:bCs w:val="0"/>
          <w:color w:val="auto"/>
          <w:szCs w:val="20"/>
        </w:rPr>
        <w:t xml:space="preserve"> from the left-hand-side of the state</w:t>
      </w:r>
    </w:p>
    <w:p w14:paraId="7F798AD7" w14:textId="77777777" w:rsidR="00704DF7" w:rsidRPr="001D7A6E" w:rsidRDefault="00704DF7" w:rsidP="008C0595">
      <w:pPr>
        <w:pStyle w:val="ListParagraph"/>
        <w:ind w:left="1800" w:right="-91"/>
        <w:jc w:val="both"/>
        <w:rPr>
          <w:b w:val="0"/>
          <w:bCs w:val="0"/>
          <w:color w:val="auto"/>
          <w:szCs w:val="20"/>
          <w:highlight w:val="yellow"/>
        </w:rPr>
      </w:pPr>
    </w:p>
    <w:p w14:paraId="7F798AD8" w14:textId="77777777" w:rsidR="00084155" w:rsidRDefault="00084155" w:rsidP="008C0595">
      <w:pPr>
        <w:pStyle w:val="ListParagraph"/>
        <w:ind w:left="1800" w:right="-91"/>
        <w:jc w:val="both"/>
        <w:rPr>
          <w:b w:val="0"/>
          <w:bCs w:val="0"/>
          <w:color w:val="auto"/>
          <w:szCs w:val="20"/>
        </w:rPr>
      </w:pPr>
    </w:p>
    <w:p w14:paraId="7F798AD9" w14:textId="77777777" w:rsidR="00084155" w:rsidRDefault="00084155" w:rsidP="008C0595">
      <w:pPr>
        <w:pStyle w:val="ListParagraph"/>
        <w:ind w:left="1800" w:right="-91"/>
        <w:jc w:val="both"/>
        <w:rPr>
          <w:b w:val="0"/>
          <w:bCs w:val="0"/>
          <w:color w:val="auto"/>
          <w:szCs w:val="20"/>
        </w:rPr>
      </w:pPr>
      <w:r w:rsidRPr="00084155">
        <w:rPr>
          <w:b w:val="0"/>
          <w:bCs w:val="0"/>
          <w:noProof/>
          <w:color w:val="auto"/>
          <w:szCs w:val="20"/>
          <w:lang w:bidi="ar-SA"/>
        </w:rPr>
        <w:drawing>
          <wp:inline distT="0" distB="0" distL="0" distR="0" wp14:anchorId="7F798C75" wp14:editId="7F798C76">
            <wp:extent cx="5590101" cy="2806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603966" cy="2813957"/>
                    </a:xfrm>
                    <a:prstGeom prst="rect">
                      <a:avLst/>
                    </a:prstGeom>
                  </pic:spPr>
                </pic:pic>
              </a:graphicData>
            </a:graphic>
          </wp:inline>
        </w:drawing>
      </w:r>
    </w:p>
    <w:p w14:paraId="7F798ADA" w14:textId="77777777" w:rsidR="00084155" w:rsidRDefault="00084155" w:rsidP="008C0595">
      <w:pPr>
        <w:pStyle w:val="ListParagraph"/>
        <w:ind w:left="1800" w:right="-91"/>
        <w:jc w:val="both"/>
        <w:rPr>
          <w:b w:val="0"/>
          <w:bCs w:val="0"/>
          <w:color w:val="auto"/>
          <w:szCs w:val="20"/>
        </w:rPr>
      </w:pPr>
      <w:r>
        <w:rPr>
          <w:b w:val="0"/>
          <w:bCs w:val="0"/>
          <w:color w:val="auto"/>
          <w:szCs w:val="20"/>
        </w:rPr>
        <w:lastRenderedPageBreak/>
        <w:t>Example1:</w:t>
      </w:r>
    </w:p>
    <w:p w14:paraId="7F798ADB" w14:textId="77777777" w:rsidR="00084155" w:rsidRDefault="00084155" w:rsidP="008C0595">
      <w:pPr>
        <w:pStyle w:val="ListParagraph"/>
        <w:ind w:left="1800" w:right="-91"/>
        <w:jc w:val="both"/>
        <w:rPr>
          <w:b w:val="0"/>
          <w:bCs w:val="0"/>
          <w:color w:val="auto"/>
          <w:szCs w:val="20"/>
        </w:rPr>
      </w:pPr>
    </w:p>
    <w:p w14:paraId="7F798ADC" w14:textId="77777777" w:rsidR="006C06AE" w:rsidRPr="00AC4345" w:rsidRDefault="006C06AE" w:rsidP="008C0595">
      <w:pPr>
        <w:pStyle w:val="ListParagraph"/>
        <w:ind w:left="1800" w:right="-91"/>
        <w:jc w:val="both"/>
        <w:rPr>
          <w:b w:val="0"/>
          <w:bCs w:val="0"/>
          <w:color w:val="auto"/>
          <w:szCs w:val="20"/>
        </w:rPr>
      </w:pPr>
      <w:r w:rsidRPr="006C06AE">
        <w:rPr>
          <w:b w:val="0"/>
          <w:bCs w:val="0"/>
          <w:noProof/>
          <w:color w:val="auto"/>
          <w:szCs w:val="20"/>
          <w:lang w:bidi="ar-SA"/>
        </w:rPr>
        <w:drawing>
          <wp:inline distT="0" distB="0" distL="0" distR="0" wp14:anchorId="7F798C77" wp14:editId="7F798C78">
            <wp:extent cx="4981651" cy="2449312"/>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987635" cy="2452254"/>
                    </a:xfrm>
                    <a:prstGeom prst="rect">
                      <a:avLst/>
                    </a:prstGeom>
                  </pic:spPr>
                </pic:pic>
              </a:graphicData>
            </a:graphic>
          </wp:inline>
        </w:drawing>
      </w:r>
    </w:p>
    <w:p w14:paraId="7F798ADD" w14:textId="77777777" w:rsidR="00B2449F" w:rsidRDefault="00B2449F" w:rsidP="000C5105">
      <w:pPr>
        <w:pStyle w:val="ListParagraph"/>
        <w:ind w:left="1800" w:right="-91"/>
        <w:jc w:val="both"/>
        <w:rPr>
          <w:b w:val="0"/>
          <w:bCs w:val="0"/>
          <w:color w:val="auto"/>
          <w:szCs w:val="20"/>
        </w:rPr>
      </w:pPr>
    </w:p>
    <w:p w14:paraId="7F798ADE" w14:textId="77777777" w:rsidR="00A82992" w:rsidRDefault="00A82992" w:rsidP="000C5105">
      <w:pPr>
        <w:pStyle w:val="ListParagraph"/>
        <w:ind w:left="1800" w:right="-91"/>
        <w:jc w:val="both"/>
        <w:rPr>
          <w:b w:val="0"/>
          <w:bCs w:val="0"/>
          <w:color w:val="auto"/>
          <w:szCs w:val="20"/>
        </w:rPr>
      </w:pPr>
    </w:p>
    <w:p w14:paraId="7F798ADF" w14:textId="77777777" w:rsidR="00A82992" w:rsidRDefault="00A82992" w:rsidP="000C5105">
      <w:pPr>
        <w:pStyle w:val="ListParagraph"/>
        <w:ind w:left="1800" w:right="-91"/>
        <w:jc w:val="both"/>
        <w:rPr>
          <w:b w:val="0"/>
          <w:bCs w:val="0"/>
          <w:color w:val="auto"/>
          <w:szCs w:val="20"/>
        </w:rPr>
      </w:pPr>
      <w:r>
        <w:rPr>
          <w:b w:val="0"/>
          <w:bCs w:val="0"/>
          <w:color w:val="auto"/>
          <w:szCs w:val="20"/>
        </w:rPr>
        <w:t>Example 2:</w:t>
      </w:r>
    </w:p>
    <w:p w14:paraId="7F798AE0" w14:textId="77777777" w:rsidR="00670A3E" w:rsidRDefault="00A82992" w:rsidP="000C5105">
      <w:pPr>
        <w:pStyle w:val="ListParagraph"/>
        <w:ind w:left="1800" w:right="-91"/>
        <w:jc w:val="both"/>
        <w:rPr>
          <w:b w:val="0"/>
          <w:bCs w:val="0"/>
          <w:color w:val="auto"/>
          <w:szCs w:val="20"/>
        </w:rPr>
      </w:pPr>
      <w:r w:rsidRPr="00A82992">
        <w:rPr>
          <w:b w:val="0"/>
          <w:bCs w:val="0"/>
          <w:noProof/>
          <w:color w:val="auto"/>
          <w:szCs w:val="20"/>
          <w:lang w:bidi="ar-SA"/>
        </w:rPr>
        <w:drawing>
          <wp:inline distT="0" distB="0" distL="0" distR="0" wp14:anchorId="7F798C79" wp14:editId="7F798C7A">
            <wp:extent cx="5943600" cy="30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3087370"/>
                    </a:xfrm>
                    <a:prstGeom prst="rect">
                      <a:avLst/>
                    </a:prstGeom>
                  </pic:spPr>
                </pic:pic>
              </a:graphicData>
            </a:graphic>
          </wp:inline>
        </w:drawing>
      </w:r>
    </w:p>
    <w:p w14:paraId="7F798AE1" w14:textId="77777777" w:rsidR="00670A3E" w:rsidRDefault="00670A3E" w:rsidP="000C5105">
      <w:pPr>
        <w:pStyle w:val="ListParagraph"/>
        <w:ind w:left="1800" w:right="-91"/>
        <w:jc w:val="both"/>
        <w:rPr>
          <w:b w:val="0"/>
          <w:bCs w:val="0"/>
          <w:color w:val="auto"/>
          <w:szCs w:val="20"/>
        </w:rPr>
      </w:pPr>
    </w:p>
    <w:p w14:paraId="7F798AE2" w14:textId="77777777" w:rsidR="00B66B91" w:rsidRDefault="00B66B91" w:rsidP="000C5105">
      <w:pPr>
        <w:pStyle w:val="ListParagraph"/>
        <w:ind w:left="1800" w:right="-91"/>
        <w:jc w:val="both"/>
        <w:rPr>
          <w:b w:val="0"/>
          <w:bCs w:val="0"/>
          <w:color w:val="auto"/>
          <w:sz w:val="22"/>
          <w:szCs w:val="20"/>
        </w:rPr>
      </w:pPr>
    </w:p>
    <w:p w14:paraId="7F798AE3" w14:textId="77777777" w:rsidR="00487CBF" w:rsidRDefault="00487CBF" w:rsidP="000C5105">
      <w:pPr>
        <w:pStyle w:val="ListParagraph"/>
        <w:ind w:left="1800" w:right="-91"/>
        <w:jc w:val="both"/>
        <w:rPr>
          <w:b w:val="0"/>
          <w:bCs w:val="0"/>
          <w:color w:val="auto"/>
          <w:sz w:val="22"/>
          <w:szCs w:val="20"/>
        </w:rPr>
      </w:pPr>
    </w:p>
    <w:p w14:paraId="7F798AE4" w14:textId="77777777" w:rsidR="00487CBF" w:rsidRDefault="00487CBF" w:rsidP="000C5105">
      <w:pPr>
        <w:pStyle w:val="ListParagraph"/>
        <w:ind w:left="1800" w:right="-91"/>
        <w:jc w:val="both"/>
        <w:rPr>
          <w:b w:val="0"/>
          <w:bCs w:val="0"/>
          <w:color w:val="auto"/>
          <w:sz w:val="22"/>
          <w:szCs w:val="20"/>
        </w:rPr>
      </w:pPr>
    </w:p>
    <w:p w14:paraId="7F798AE5" w14:textId="77777777" w:rsidR="00487CBF" w:rsidRDefault="00487CBF" w:rsidP="000C5105">
      <w:pPr>
        <w:pStyle w:val="ListParagraph"/>
        <w:ind w:left="1800" w:right="-91"/>
        <w:jc w:val="both"/>
        <w:rPr>
          <w:b w:val="0"/>
          <w:bCs w:val="0"/>
          <w:color w:val="auto"/>
          <w:sz w:val="22"/>
          <w:szCs w:val="20"/>
        </w:rPr>
      </w:pPr>
    </w:p>
    <w:p w14:paraId="7F798AE6" w14:textId="77777777" w:rsidR="00487CBF" w:rsidRDefault="00487CBF" w:rsidP="000C5105">
      <w:pPr>
        <w:pStyle w:val="ListParagraph"/>
        <w:ind w:left="1800" w:right="-91"/>
        <w:jc w:val="both"/>
        <w:rPr>
          <w:b w:val="0"/>
          <w:bCs w:val="0"/>
          <w:color w:val="auto"/>
          <w:sz w:val="22"/>
          <w:szCs w:val="20"/>
        </w:rPr>
      </w:pPr>
    </w:p>
    <w:p w14:paraId="7F798AE7" w14:textId="77777777" w:rsidR="00487CBF" w:rsidRDefault="00487CBF" w:rsidP="000C5105">
      <w:pPr>
        <w:pStyle w:val="ListParagraph"/>
        <w:ind w:left="1800" w:right="-91"/>
        <w:jc w:val="both"/>
        <w:rPr>
          <w:b w:val="0"/>
          <w:bCs w:val="0"/>
          <w:color w:val="auto"/>
          <w:sz w:val="22"/>
          <w:szCs w:val="20"/>
        </w:rPr>
      </w:pPr>
    </w:p>
    <w:p w14:paraId="7F798AE8" w14:textId="77777777" w:rsidR="00487CBF" w:rsidRDefault="00487CBF" w:rsidP="000C5105">
      <w:pPr>
        <w:pStyle w:val="ListParagraph"/>
        <w:ind w:left="1800" w:right="-91"/>
        <w:jc w:val="both"/>
        <w:rPr>
          <w:b w:val="0"/>
          <w:bCs w:val="0"/>
          <w:color w:val="auto"/>
          <w:sz w:val="22"/>
          <w:szCs w:val="20"/>
        </w:rPr>
      </w:pPr>
    </w:p>
    <w:p w14:paraId="7F798AE9" w14:textId="77777777" w:rsidR="00487CBF" w:rsidRPr="00C51232" w:rsidRDefault="00487CBF" w:rsidP="000C5105">
      <w:pPr>
        <w:pStyle w:val="ListParagraph"/>
        <w:ind w:left="1800" w:right="-91"/>
        <w:jc w:val="both"/>
        <w:rPr>
          <w:b w:val="0"/>
          <w:bCs w:val="0"/>
          <w:color w:val="auto"/>
          <w:sz w:val="22"/>
          <w:szCs w:val="20"/>
        </w:rPr>
      </w:pPr>
    </w:p>
    <w:p w14:paraId="7F798AEA" w14:textId="77777777" w:rsidR="008A55D3" w:rsidRPr="00AC4345" w:rsidRDefault="008A55D3" w:rsidP="008A55D3">
      <w:pPr>
        <w:ind w:right="-91"/>
        <w:jc w:val="right"/>
        <w:rPr>
          <w:bCs w:val="0"/>
          <w:color w:val="auto"/>
        </w:rPr>
      </w:pPr>
    </w:p>
    <w:p w14:paraId="7F798AEB" w14:textId="77777777" w:rsidR="00450157" w:rsidRPr="00610A65" w:rsidRDefault="00471F92" w:rsidP="00BB2897">
      <w:pPr>
        <w:pStyle w:val="Heading1"/>
        <w:numPr>
          <w:ilvl w:val="4"/>
          <w:numId w:val="1"/>
        </w:numPr>
        <w:tabs>
          <w:tab w:val="clear" w:pos="1980"/>
          <w:tab w:val="num" w:pos="1843"/>
        </w:tabs>
        <w:ind w:left="1985" w:right="-91" w:hanging="851"/>
        <w:jc w:val="both"/>
        <w:rPr>
          <w:bCs w:val="0"/>
          <w:color w:val="auto"/>
          <w:sz w:val="22"/>
          <w:szCs w:val="20"/>
        </w:rPr>
      </w:pPr>
      <w:bookmarkStart w:id="74" w:name="_Toc484791154"/>
      <w:r w:rsidRPr="00610A65">
        <w:rPr>
          <w:bCs w:val="0"/>
          <w:color w:val="auto"/>
          <w:sz w:val="22"/>
          <w:szCs w:val="20"/>
        </w:rPr>
        <w:lastRenderedPageBreak/>
        <w:t>State flow without states (f</w:t>
      </w:r>
      <w:r w:rsidR="00A83FBA" w:rsidRPr="00610A65">
        <w:rPr>
          <w:bCs w:val="0"/>
          <w:color w:val="auto"/>
          <w:sz w:val="22"/>
          <w:szCs w:val="20"/>
        </w:rPr>
        <w:t>low charts</w:t>
      </w:r>
      <w:r w:rsidRPr="00610A65">
        <w:rPr>
          <w:bCs w:val="0"/>
          <w:color w:val="auto"/>
          <w:sz w:val="22"/>
          <w:szCs w:val="20"/>
        </w:rPr>
        <w:t>)</w:t>
      </w:r>
      <w:bookmarkEnd w:id="74"/>
    </w:p>
    <w:p w14:paraId="7F798AEC" w14:textId="77777777" w:rsidR="00450157" w:rsidRPr="00AC4345" w:rsidRDefault="00450157" w:rsidP="000C5105">
      <w:pPr>
        <w:pStyle w:val="ListParagraph"/>
        <w:ind w:left="1800" w:right="-91"/>
        <w:jc w:val="both"/>
        <w:rPr>
          <w:bCs w:val="0"/>
          <w:color w:val="auto"/>
          <w:szCs w:val="20"/>
        </w:rPr>
      </w:pPr>
    </w:p>
    <w:p w14:paraId="7F798AED" w14:textId="77777777" w:rsidR="00450157" w:rsidRPr="00AC4345" w:rsidRDefault="00450157" w:rsidP="00EF7629">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 xml:space="preserve">Flow-charts </w:t>
      </w:r>
      <w:r w:rsidR="004A3E38">
        <w:rPr>
          <w:b w:val="0"/>
          <w:bCs w:val="0"/>
          <w:color w:val="auto"/>
          <w:szCs w:val="20"/>
        </w:rPr>
        <w:t>shall</w:t>
      </w:r>
      <w:r w:rsidRPr="00AC4345">
        <w:rPr>
          <w:b w:val="0"/>
          <w:bCs w:val="0"/>
          <w:color w:val="auto"/>
          <w:szCs w:val="20"/>
        </w:rPr>
        <w:t xml:space="preserve"> h</w:t>
      </w:r>
      <w:r w:rsidR="00610A65">
        <w:rPr>
          <w:b w:val="0"/>
          <w:bCs w:val="0"/>
          <w:color w:val="auto"/>
          <w:szCs w:val="20"/>
        </w:rPr>
        <w:t>ave single entry and exit point</w:t>
      </w:r>
      <w:r w:rsidRPr="00AC4345">
        <w:rPr>
          <w:b w:val="0"/>
          <w:bCs w:val="0"/>
          <w:color w:val="auto"/>
          <w:szCs w:val="20"/>
        </w:rPr>
        <w:t>.</w:t>
      </w:r>
    </w:p>
    <w:p w14:paraId="7F798AEE" w14:textId="77777777" w:rsidR="00450157" w:rsidRPr="00AC4345" w:rsidRDefault="00450157" w:rsidP="00450157">
      <w:pPr>
        <w:pStyle w:val="ListParagraph"/>
        <w:ind w:left="1800" w:right="-91"/>
        <w:jc w:val="both"/>
        <w:rPr>
          <w:b w:val="0"/>
          <w:bCs w:val="0"/>
          <w:color w:val="auto"/>
          <w:szCs w:val="20"/>
        </w:rPr>
      </w:pPr>
    </w:p>
    <w:p w14:paraId="7F798AEF" w14:textId="77777777" w:rsidR="00450157" w:rsidRPr="00AC4345" w:rsidRDefault="004A3E38" w:rsidP="00EF7629">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Flow shall be indicated</w:t>
      </w:r>
      <w:r w:rsidR="00450157" w:rsidRPr="00AC4345">
        <w:rPr>
          <w:b w:val="0"/>
          <w:bCs w:val="0"/>
          <w:color w:val="auto"/>
          <w:szCs w:val="20"/>
        </w:rPr>
        <w:t xml:space="preserve"> left-to-right, top-to-bottom.</w:t>
      </w:r>
    </w:p>
    <w:p w14:paraId="7F798AF0" w14:textId="77777777" w:rsidR="00450157" w:rsidRPr="00AC4345" w:rsidRDefault="00450157" w:rsidP="00450157">
      <w:pPr>
        <w:pStyle w:val="ListParagraph"/>
        <w:ind w:left="1800" w:right="-91"/>
        <w:jc w:val="both"/>
        <w:rPr>
          <w:b w:val="0"/>
          <w:bCs w:val="0"/>
          <w:color w:val="auto"/>
          <w:szCs w:val="20"/>
        </w:rPr>
      </w:pPr>
    </w:p>
    <w:p w14:paraId="7F798AF1" w14:textId="77777777" w:rsidR="00450157" w:rsidRPr="00AC4345" w:rsidRDefault="004A3E38" w:rsidP="00EF7629">
      <w:pPr>
        <w:pStyle w:val="ListParagraph"/>
        <w:numPr>
          <w:ilvl w:val="0"/>
          <w:numId w:val="11"/>
        </w:numPr>
        <w:tabs>
          <w:tab w:val="clear" w:pos="1440"/>
          <w:tab w:val="num" w:pos="2127"/>
        </w:tabs>
        <w:ind w:firstLine="261"/>
        <w:jc w:val="both"/>
        <w:rPr>
          <w:b w:val="0"/>
          <w:bCs w:val="0"/>
          <w:color w:val="auto"/>
          <w:szCs w:val="20"/>
        </w:rPr>
      </w:pPr>
      <w:r>
        <w:rPr>
          <w:b w:val="0"/>
          <w:bCs w:val="0"/>
          <w:color w:val="auto"/>
          <w:szCs w:val="20"/>
        </w:rPr>
        <w:t>Straight lines (</w:t>
      </w:r>
      <w:r w:rsidR="00450157" w:rsidRPr="00AC4345">
        <w:rPr>
          <w:b w:val="0"/>
          <w:bCs w:val="0"/>
          <w:color w:val="auto"/>
          <w:szCs w:val="20"/>
        </w:rPr>
        <w:t>horizontal and vertical</w:t>
      </w:r>
      <w:r>
        <w:rPr>
          <w:b w:val="0"/>
          <w:bCs w:val="0"/>
          <w:color w:val="auto"/>
          <w:szCs w:val="20"/>
        </w:rPr>
        <w:t>)</w:t>
      </w:r>
      <w:r w:rsidR="00450157" w:rsidRPr="00AC4345">
        <w:rPr>
          <w:b w:val="0"/>
          <w:bCs w:val="0"/>
          <w:color w:val="auto"/>
          <w:szCs w:val="20"/>
        </w:rPr>
        <w:t xml:space="preserve"> </w:t>
      </w:r>
      <w:r>
        <w:rPr>
          <w:b w:val="0"/>
          <w:bCs w:val="0"/>
          <w:color w:val="auto"/>
          <w:szCs w:val="20"/>
        </w:rPr>
        <w:t>shall be used mostly except for cases that demands otherwise</w:t>
      </w:r>
      <w:r w:rsidR="00450157" w:rsidRPr="00AC4345">
        <w:rPr>
          <w:b w:val="0"/>
          <w:bCs w:val="0"/>
          <w:color w:val="auto"/>
          <w:szCs w:val="20"/>
        </w:rPr>
        <w:t xml:space="preserve"> (e.g. for loop)</w:t>
      </w:r>
    </w:p>
    <w:p w14:paraId="7F798AF2" w14:textId="77777777" w:rsidR="00BB2897" w:rsidRPr="00AC4345" w:rsidRDefault="00BB2897" w:rsidP="00BB2897">
      <w:pPr>
        <w:pStyle w:val="ListParagraph"/>
        <w:rPr>
          <w:b w:val="0"/>
          <w:bCs w:val="0"/>
          <w:color w:val="auto"/>
          <w:szCs w:val="20"/>
        </w:rPr>
      </w:pPr>
    </w:p>
    <w:p w14:paraId="7F798AF3" w14:textId="77777777" w:rsidR="00450157" w:rsidRPr="00AC4345" w:rsidRDefault="00450157" w:rsidP="000C5105">
      <w:pPr>
        <w:pStyle w:val="ListParagraph"/>
        <w:ind w:left="1800" w:right="-91"/>
        <w:jc w:val="both"/>
        <w:rPr>
          <w:b w:val="0"/>
          <w:bCs w:val="0"/>
          <w:color w:val="auto"/>
          <w:szCs w:val="20"/>
        </w:rPr>
      </w:pPr>
      <w:r w:rsidRPr="00AC4345">
        <w:rPr>
          <w:noProof/>
          <w:szCs w:val="20"/>
          <w:lang w:bidi="ar-SA"/>
        </w:rPr>
        <w:drawing>
          <wp:inline distT="0" distB="0" distL="0" distR="0" wp14:anchorId="7F798C7B" wp14:editId="7F798C7C">
            <wp:extent cx="4725035" cy="4867910"/>
            <wp:effectExtent l="0" t="0" r="0" b="8890"/>
            <wp:docPr id="65" name="Picture 6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6"/>
                    <a:stretch>
                      <a:fillRect/>
                    </a:stretch>
                  </pic:blipFill>
                  <pic:spPr>
                    <a:xfrm>
                      <a:off x="0" y="0"/>
                      <a:ext cx="4725035" cy="4867910"/>
                    </a:xfrm>
                    <a:prstGeom prst="rect">
                      <a:avLst/>
                    </a:prstGeom>
                  </pic:spPr>
                </pic:pic>
              </a:graphicData>
            </a:graphic>
          </wp:inline>
        </w:drawing>
      </w:r>
    </w:p>
    <w:p w14:paraId="7F798AF4" w14:textId="77777777" w:rsidR="00450157" w:rsidRPr="00AC4345" w:rsidRDefault="00450157" w:rsidP="000C5105">
      <w:pPr>
        <w:pStyle w:val="ListParagraph"/>
        <w:ind w:left="1800" w:right="-91"/>
        <w:jc w:val="both"/>
        <w:rPr>
          <w:b w:val="0"/>
          <w:bCs w:val="0"/>
          <w:color w:val="auto"/>
          <w:szCs w:val="20"/>
        </w:rPr>
      </w:pPr>
    </w:p>
    <w:p w14:paraId="7F798AF5" w14:textId="77777777" w:rsidR="00450157" w:rsidRPr="008157D5" w:rsidRDefault="008E4FB0" w:rsidP="004A3E38">
      <w:pPr>
        <w:pStyle w:val="ListParagraph"/>
        <w:numPr>
          <w:ilvl w:val="0"/>
          <w:numId w:val="11"/>
        </w:numPr>
        <w:tabs>
          <w:tab w:val="clear" w:pos="1440"/>
          <w:tab w:val="num" w:pos="2127"/>
        </w:tabs>
        <w:ind w:firstLine="261"/>
        <w:jc w:val="both"/>
        <w:rPr>
          <w:b w:val="0"/>
          <w:bCs w:val="0"/>
          <w:color w:val="auto"/>
          <w:szCs w:val="20"/>
        </w:rPr>
      </w:pPr>
      <w:r w:rsidRPr="00AC4345">
        <w:rPr>
          <w:b w:val="0"/>
          <w:bCs w:val="0"/>
          <w:color w:val="auto"/>
          <w:szCs w:val="20"/>
        </w:rPr>
        <w:t>Stateflow</w:t>
      </w:r>
      <w:r w:rsidR="00450157" w:rsidRPr="00AC4345">
        <w:rPr>
          <w:b w:val="0"/>
          <w:bCs w:val="0"/>
          <w:color w:val="auto"/>
          <w:szCs w:val="20"/>
        </w:rPr>
        <w:t xml:space="preserve"> provides a number of built in patterns for common constructs. Can be helpful as a</w:t>
      </w:r>
      <w:r w:rsidR="004A3E38">
        <w:rPr>
          <w:b w:val="0"/>
          <w:bCs w:val="0"/>
          <w:color w:val="auto"/>
          <w:szCs w:val="20"/>
        </w:rPr>
        <w:t xml:space="preserve"> </w:t>
      </w:r>
      <w:r w:rsidR="00450157" w:rsidRPr="004A3E38">
        <w:rPr>
          <w:b w:val="0"/>
          <w:bCs w:val="0"/>
          <w:color w:val="auto"/>
        </w:rPr>
        <w:t>quick starting point for your flow diagrams. Using the same patterns across the teams means engineers can immediately understand the purpose of the chart just by the “shape”.</w:t>
      </w:r>
    </w:p>
    <w:p w14:paraId="7F798AF6" w14:textId="77777777" w:rsidR="00450157" w:rsidRPr="00AC4345" w:rsidRDefault="00450157" w:rsidP="000C5105">
      <w:pPr>
        <w:pStyle w:val="ListParagraph"/>
        <w:ind w:left="1800" w:right="-91"/>
        <w:jc w:val="both"/>
        <w:rPr>
          <w:b w:val="0"/>
          <w:bCs w:val="0"/>
          <w:color w:val="auto"/>
          <w:szCs w:val="20"/>
        </w:rPr>
      </w:pPr>
    </w:p>
    <w:p w14:paraId="7F798AF7" w14:textId="77777777" w:rsidR="00450157" w:rsidRPr="008157D5" w:rsidRDefault="00610A65" w:rsidP="0045598B">
      <w:pPr>
        <w:pStyle w:val="ListParagraph"/>
        <w:numPr>
          <w:ilvl w:val="0"/>
          <w:numId w:val="11"/>
        </w:numPr>
        <w:tabs>
          <w:tab w:val="clear" w:pos="1440"/>
          <w:tab w:val="num" w:pos="2127"/>
        </w:tabs>
        <w:ind w:firstLine="261"/>
        <w:jc w:val="both"/>
        <w:rPr>
          <w:bCs w:val="0"/>
          <w:color w:val="auto"/>
          <w:sz w:val="24"/>
          <w:szCs w:val="20"/>
        </w:rPr>
      </w:pPr>
      <w:r w:rsidRPr="008157D5">
        <w:rPr>
          <w:bCs w:val="0"/>
          <w:color w:val="auto"/>
          <w:sz w:val="24"/>
          <w:szCs w:val="20"/>
        </w:rPr>
        <w:t>If…Else constructs</w:t>
      </w:r>
      <w:r w:rsidR="00450157" w:rsidRPr="008157D5">
        <w:rPr>
          <w:bCs w:val="0"/>
          <w:color w:val="auto"/>
          <w:sz w:val="24"/>
          <w:szCs w:val="20"/>
        </w:rPr>
        <w:t>:</w:t>
      </w:r>
    </w:p>
    <w:p w14:paraId="7F798AF8" w14:textId="77777777" w:rsidR="00450157" w:rsidRPr="00AC4345" w:rsidRDefault="0045598B" w:rsidP="00450157">
      <w:pPr>
        <w:pStyle w:val="ListParagraph"/>
        <w:ind w:left="1800" w:right="-91"/>
        <w:jc w:val="both"/>
        <w:rPr>
          <w:b w:val="0"/>
          <w:bCs w:val="0"/>
          <w:color w:val="auto"/>
          <w:szCs w:val="20"/>
        </w:rPr>
      </w:pPr>
      <w:r>
        <w:rPr>
          <w:b w:val="0"/>
          <w:bCs w:val="0"/>
          <w:color w:val="auto"/>
          <w:szCs w:val="20"/>
        </w:rPr>
        <w:t xml:space="preserve">For </w:t>
      </w:r>
      <w:r w:rsidR="00610A65" w:rsidRPr="00610A65">
        <w:rPr>
          <w:bCs w:val="0"/>
          <w:color w:val="auto"/>
          <w:szCs w:val="20"/>
        </w:rPr>
        <w:t>if..Else</w:t>
      </w:r>
      <w:r w:rsidR="00450157" w:rsidRPr="00AC4345">
        <w:rPr>
          <w:b w:val="0"/>
          <w:bCs w:val="0"/>
          <w:color w:val="auto"/>
          <w:szCs w:val="20"/>
        </w:rPr>
        <w:t xml:space="preserve"> construct probably better to model in Simulink with “switch block”. </w:t>
      </w:r>
    </w:p>
    <w:p w14:paraId="7F798AF9" w14:textId="77777777" w:rsidR="00450157" w:rsidRDefault="00450157" w:rsidP="00450157">
      <w:pPr>
        <w:pStyle w:val="ListParagraph"/>
        <w:ind w:left="1800" w:right="-91"/>
        <w:jc w:val="both"/>
        <w:rPr>
          <w:b w:val="0"/>
          <w:bCs w:val="0"/>
          <w:color w:val="auto"/>
          <w:szCs w:val="20"/>
        </w:rPr>
      </w:pPr>
      <w:r w:rsidRPr="00AC4345">
        <w:rPr>
          <w:b w:val="0"/>
          <w:bCs w:val="0"/>
          <w:color w:val="auto"/>
          <w:szCs w:val="20"/>
        </w:rPr>
        <w:t xml:space="preserve">However, </w:t>
      </w:r>
      <w:r w:rsidR="008E4FB0" w:rsidRPr="00AC4345">
        <w:rPr>
          <w:b w:val="0"/>
          <w:bCs w:val="0"/>
          <w:color w:val="auto"/>
          <w:szCs w:val="20"/>
        </w:rPr>
        <w:t>Stateflow</w:t>
      </w:r>
      <w:r w:rsidRPr="00AC4345">
        <w:rPr>
          <w:b w:val="0"/>
          <w:bCs w:val="0"/>
          <w:color w:val="auto"/>
          <w:szCs w:val="20"/>
        </w:rPr>
        <w:t xml:space="preserve"> construct only executes one path or the other</w:t>
      </w:r>
    </w:p>
    <w:p w14:paraId="7F798AFA" w14:textId="77777777" w:rsidR="008157D5" w:rsidRPr="00AC4345" w:rsidRDefault="008157D5" w:rsidP="00450157">
      <w:pPr>
        <w:pStyle w:val="ListParagraph"/>
        <w:ind w:left="1800" w:right="-91"/>
        <w:jc w:val="both"/>
        <w:rPr>
          <w:b w:val="0"/>
          <w:bCs w:val="0"/>
          <w:color w:val="auto"/>
          <w:szCs w:val="20"/>
        </w:rPr>
      </w:pPr>
    </w:p>
    <w:p w14:paraId="7F798AFB" w14:textId="77777777" w:rsidR="00450157" w:rsidRDefault="00450157" w:rsidP="008157D5">
      <w:pPr>
        <w:pStyle w:val="ListParagraph"/>
        <w:tabs>
          <w:tab w:val="center" w:pos="6397"/>
        </w:tabs>
        <w:ind w:left="1800" w:right="-91"/>
        <w:jc w:val="both"/>
        <w:rPr>
          <w:b w:val="0"/>
          <w:bCs w:val="0"/>
          <w:color w:val="auto"/>
          <w:szCs w:val="20"/>
        </w:rPr>
      </w:pPr>
      <w:r w:rsidRPr="00AC4345">
        <w:rPr>
          <w:b w:val="0"/>
          <w:bCs w:val="0"/>
          <w:color w:val="auto"/>
          <w:szCs w:val="20"/>
        </w:rPr>
        <w:t xml:space="preserve">     – Switch block may execute both paths</w:t>
      </w:r>
      <w:r w:rsidR="008157D5">
        <w:rPr>
          <w:b w:val="0"/>
          <w:bCs w:val="0"/>
          <w:color w:val="auto"/>
          <w:szCs w:val="20"/>
        </w:rPr>
        <w:tab/>
      </w:r>
    </w:p>
    <w:p w14:paraId="7F798AFC" w14:textId="77777777" w:rsidR="008157D5" w:rsidRPr="00AC4345" w:rsidRDefault="008157D5" w:rsidP="008157D5">
      <w:pPr>
        <w:pStyle w:val="ListParagraph"/>
        <w:tabs>
          <w:tab w:val="center" w:pos="6397"/>
        </w:tabs>
        <w:ind w:left="1800" w:right="-91"/>
        <w:jc w:val="both"/>
        <w:rPr>
          <w:b w:val="0"/>
          <w:bCs w:val="0"/>
          <w:color w:val="auto"/>
          <w:szCs w:val="20"/>
        </w:rPr>
      </w:pPr>
    </w:p>
    <w:p w14:paraId="7F798AFD" w14:textId="77777777" w:rsidR="00450157" w:rsidRPr="00AC4345" w:rsidRDefault="00450157" w:rsidP="00450157">
      <w:pPr>
        <w:pStyle w:val="ListParagraph"/>
        <w:ind w:left="1800" w:right="-91"/>
        <w:jc w:val="both"/>
        <w:rPr>
          <w:b w:val="0"/>
          <w:bCs w:val="0"/>
          <w:color w:val="auto"/>
          <w:szCs w:val="20"/>
        </w:rPr>
      </w:pPr>
      <w:r w:rsidRPr="00AC4345">
        <w:rPr>
          <w:b w:val="0"/>
          <w:bCs w:val="0"/>
          <w:color w:val="auto"/>
          <w:szCs w:val="20"/>
        </w:rPr>
        <w:t xml:space="preserve">     – Useful to know if e.g. trying to protect against division by zero</w:t>
      </w:r>
    </w:p>
    <w:p w14:paraId="7F798AFE" w14:textId="77777777" w:rsidR="00450157" w:rsidRPr="00AC4345" w:rsidRDefault="00450157" w:rsidP="00450157">
      <w:pPr>
        <w:pStyle w:val="ListParagraph"/>
        <w:ind w:left="1800" w:right="-91"/>
        <w:jc w:val="both"/>
        <w:rPr>
          <w:b w:val="0"/>
          <w:bCs w:val="0"/>
          <w:color w:val="auto"/>
          <w:szCs w:val="20"/>
        </w:rPr>
      </w:pPr>
    </w:p>
    <w:p w14:paraId="7F798AFF" w14:textId="77777777" w:rsidR="00450157" w:rsidRPr="008157D5" w:rsidRDefault="00450157" w:rsidP="00610A65">
      <w:pPr>
        <w:pStyle w:val="ListParagraph"/>
        <w:numPr>
          <w:ilvl w:val="0"/>
          <w:numId w:val="11"/>
        </w:numPr>
        <w:tabs>
          <w:tab w:val="clear" w:pos="1440"/>
          <w:tab w:val="num" w:pos="2127"/>
        </w:tabs>
        <w:ind w:firstLine="261"/>
        <w:jc w:val="both"/>
        <w:rPr>
          <w:bCs w:val="0"/>
          <w:color w:val="auto"/>
          <w:sz w:val="24"/>
          <w:szCs w:val="20"/>
        </w:rPr>
      </w:pPr>
      <w:r w:rsidRPr="008157D5">
        <w:rPr>
          <w:bCs w:val="0"/>
          <w:color w:val="auto"/>
          <w:sz w:val="24"/>
          <w:szCs w:val="20"/>
        </w:rPr>
        <w:lastRenderedPageBreak/>
        <w:t>If</w:t>
      </w:r>
      <w:r w:rsidR="00610A65" w:rsidRPr="008157D5">
        <w:rPr>
          <w:bCs w:val="0"/>
          <w:color w:val="auto"/>
          <w:sz w:val="24"/>
          <w:szCs w:val="20"/>
        </w:rPr>
        <w:t>… else if</w:t>
      </w:r>
      <w:r w:rsidRPr="008157D5">
        <w:rPr>
          <w:bCs w:val="0"/>
          <w:color w:val="auto"/>
          <w:sz w:val="24"/>
          <w:szCs w:val="20"/>
        </w:rPr>
        <w:t>...</w:t>
      </w:r>
      <w:r w:rsidR="00610A65" w:rsidRPr="008157D5">
        <w:rPr>
          <w:bCs w:val="0"/>
          <w:color w:val="auto"/>
          <w:sz w:val="24"/>
          <w:szCs w:val="20"/>
        </w:rPr>
        <w:t xml:space="preserve"> </w:t>
      </w:r>
      <w:r w:rsidRPr="008157D5">
        <w:rPr>
          <w:bCs w:val="0"/>
          <w:color w:val="auto"/>
          <w:sz w:val="24"/>
          <w:szCs w:val="20"/>
        </w:rPr>
        <w:t xml:space="preserve">else </w:t>
      </w:r>
      <w:r w:rsidR="00610A65" w:rsidRPr="008157D5">
        <w:rPr>
          <w:bCs w:val="0"/>
          <w:color w:val="auto"/>
          <w:sz w:val="24"/>
          <w:szCs w:val="20"/>
        </w:rPr>
        <w:t>constructs</w:t>
      </w:r>
      <w:r w:rsidRPr="008157D5">
        <w:rPr>
          <w:bCs w:val="0"/>
          <w:color w:val="auto"/>
          <w:sz w:val="24"/>
          <w:szCs w:val="20"/>
        </w:rPr>
        <w:t>:</w:t>
      </w:r>
    </w:p>
    <w:p w14:paraId="7F798B00" w14:textId="77777777" w:rsidR="00450157" w:rsidRDefault="00450157" w:rsidP="00450157">
      <w:pPr>
        <w:pStyle w:val="ListParagraph"/>
        <w:ind w:left="1800" w:right="-91"/>
        <w:jc w:val="both"/>
        <w:rPr>
          <w:b w:val="0"/>
          <w:bCs w:val="0"/>
          <w:color w:val="auto"/>
          <w:szCs w:val="20"/>
        </w:rPr>
      </w:pPr>
      <w:r w:rsidRPr="00AC4345">
        <w:rPr>
          <w:b w:val="0"/>
          <w:bCs w:val="0"/>
          <w:color w:val="auto"/>
          <w:szCs w:val="20"/>
        </w:rPr>
        <w:t xml:space="preserve">Use </w:t>
      </w:r>
      <w:r w:rsidR="008E4FB0" w:rsidRPr="00AC4345">
        <w:rPr>
          <w:b w:val="0"/>
          <w:bCs w:val="0"/>
          <w:color w:val="auto"/>
          <w:szCs w:val="20"/>
        </w:rPr>
        <w:t>Stateflow</w:t>
      </w:r>
      <w:r w:rsidRPr="00AC4345">
        <w:rPr>
          <w:b w:val="0"/>
          <w:bCs w:val="0"/>
          <w:color w:val="auto"/>
          <w:szCs w:val="20"/>
        </w:rPr>
        <w:t xml:space="preserve"> for complex </w:t>
      </w:r>
      <w:r w:rsidR="00610A65" w:rsidRPr="00AC4345">
        <w:rPr>
          <w:b w:val="0"/>
          <w:bCs w:val="0"/>
          <w:color w:val="auto"/>
          <w:szCs w:val="20"/>
        </w:rPr>
        <w:t>structures,</w:t>
      </w:r>
      <w:r w:rsidRPr="00AC4345">
        <w:rPr>
          <w:b w:val="0"/>
          <w:bCs w:val="0"/>
          <w:color w:val="auto"/>
          <w:szCs w:val="20"/>
        </w:rPr>
        <w:t xml:space="preserve"> because it is clearer than Simulink.</w:t>
      </w:r>
      <w:r w:rsidR="008157D5">
        <w:rPr>
          <w:b w:val="0"/>
          <w:bCs w:val="0"/>
          <w:color w:val="auto"/>
          <w:szCs w:val="20"/>
        </w:rPr>
        <w:t xml:space="preserve"> </w:t>
      </w:r>
      <w:r w:rsidR="009F6358">
        <w:rPr>
          <w:b w:val="0"/>
          <w:bCs w:val="0"/>
          <w:color w:val="auto"/>
          <w:szCs w:val="20"/>
        </w:rPr>
        <w:t xml:space="preserve"> If there are more than 3 </w:t>
      </w:r>
      <w:r w:rsidR="009F6358" w:rsidRPr="009F6358">
        <w:rPr>
          <w:bCs w:val="0"/>
          <w:color w:val="auto"/>
          <w:szCs w:val="20"/>
        </w:rPr>
        <w:t>else if</w:t>
      </w:r>
      <w:r w:rsidR="009F6358">
        <w:rPr>
          <w:b w:val="0"/>
          <w:bCs w:val="0"/>
          <w:color w:val="auto"/>
          <w:szCs w:val="20"/>
        </w:rPr>
        <w:t xml:space="preserve"> conditions use Stateflow.</w:t>
      </w:r>
    </w:p>
    <w:p w14:paraId="7F798B01" w14:textId="77777777" w:rsidR="008157D5" w:rsidRPr="009F6358" w:rsidRDefault="008157D5" w:rsidP="00450157">
      <w:pPr>
        <w:pStyle w:val="ListParagraph"/>
        <w:ind w:left="1800" w:right="-91"/>
        <w:jc w:val="both"/>
        <w:rPr>
          <w:ins w:id="75" w:author="Chinnakolandai, Praveenkumar" w:date="2016-06-20T16:28:00Z"/>
          <w:bCs w:val="0"/>
          <w:color w:val="auto"/>
          <w:szCs w:val="20"/>
        </w:rPr>
      </w:pPr>
    </w:p>
    <w:p w14:paraId="7F798B02" w14:textId="77777777" w:rsidR="00450157" w:rsidRPr="008157D5" w:rsidRDefault="00450157" w:rsidP="00EA5332">
      <w:pPr>
        <w:pStyle w:val="ListParagraph"/>
        <w:numPr>
          <w:ilvl w:val="0"/>
          <w:numId w:val="11"/>
        </w:numPr>
        <w:tabs>
          <w:tab w:val="clear" w:pos="1440"/>
          <w:tab w:val="num" w:pos="2127"/>
        </w:tabs>
        <w:ind w:firstLine="261"/>
        <w:jc w:val="both"/>
        <w:rPr>
          <w:bCs w:val="0"/>
          <w:color w:val="auto"/>
          <w:sz w:val="24"/>
          <w:szCs w:val="20"/>
        </w:rPr>
      </w:pPr>
      <w:r w:rsidRPr="008157D5">
        <w:rPr>
          <w:bCs w:val="0"/>
          <w:color w:val="auto"/>
          <w:sz w:val="24"/>
          <w:szCs w:val="20"/>
        </w:rPr>
        <w:t xml:space="preserve">Switch </w:t>
      </w:r>
      <w:r w:rsidR="00EA5332" w:rsidRPr="008157D5">
        <w:rPr>
          <w:bCs w:val="0"/>
          <w:color w:val="auto"/>
          <w:sz w:val="24"/>
          <w:szCs w:val="20"/>
        </w:rPr>
        <w:t>case construct</w:t>
      </w:r>
      <w:r w:rsidRPr="008157D5">
        <w:rPr>
          <w:bCs w:val="0"/>
          <w:color w:val="auto"/>
          <w:sz w:val="24"/>
          <w:szCs w:val="20"/>
        </w:rPr>
        <w:t>:</w:t>
      </w:r>
    </w:p>
    <w:p w14:paraId="7F798B03" w14:textId="77777777" w:rsidR="00450157" w:rsidRDefault="00450157" w:rsidP="00450157">
      <w:pPr>
        <w:pStyle w:val="ListParagraph"/>
        <w:ind w:left="1800" w:right="-91"/>
        <w:jc w:val="both"/>
        <w:rPr>
          <w:b w:val="0"/>
          <w:bCs w:val="0"/>
          <w:color w:val="auto"/>
          <w:szCs w:val="20"/>
        </w:rPr>
      </w:pPr>
      <w:r w:rsidRPr="00AC4345">
        <w:rPr>
          <w:b w:val="0"/>
          <w:bCs w:val="0"/>
          <w:color w:val="auto"/>
          <w:szCs w:val="20"/>
        </w:rPr>
        <w:t>Equivalent to “switch</w:t>
      </w:r>
      <w:r w:rsidR="00F16E6E">
        <w:rPr>
          <w:b w:val="0"/>
          <w:bCs w:val="0"/>
          <w:color w:val="auto"/>
          <w:szCs w:val="20"/>
        </w:rPr>
        <w:t xml:space="preserve"> case</w:t>
      </w:r>
      <w:r w:rsidRPr="00AC4345">
        <w:rPr>
          <w:b w:val="0"/>
          <w:bCs w:val="0"/>
          <w:color w:val="auto"/>
          <w:szCs w:val="20"/>
        </w:rPr>
        <w:t>” in ‘C</w:t>
      </w:r>
      <w:r w:rsidR="00F16E6E">
        <w:rPr>
          <w:b w:val="0"/>
          <w:bCs w:val="0"/>
          <w:color w:val="auto"/>
          <w:szCs w:val="20"/>
        </w:rPr>
        <w:t>’ language</w:t>
      </w:r>
      <w:r w:rsidRPr="00AC4345">
        <w:rPr>
          <w:b w:val="0"/>
          <w:bCs w:val="0"/>
          <w:color w:val="auto"/>
          <w:szCs w:val="20"/>
        </w:rPr>
        <w:t>.</w:t>
      </w:r>
      <w:r w:rsidR="00EA5332">
        <w:rPr>
          <w:b w:val="0"/>
          <w:bCs w:val="0"/>
          <w:color w:val="auto"/>
          <w:szCs w:val="20"/>
        </w:rPr>
        <w:t xml:space="preserve"> </w:t>
      </w:r>
      <w:r w:rsidRPr="00AC4345">
        <w:rPr>
          <w:b w:val="0"/>
          <w:bCs w:val="0"/>
          <w:color w:val="auto"/>
          <w:szCs w:val="20"/>
        </w:rPr>
        <w:t xml:space="preserve">Built-in </w:t>
      </w:r>
      <w:r w:rsidR="008E4FB0" w:rsidRPr="00AC4345">
        <w:rPr>
          <w:b w:val="0"/>
          <w:bCs w:val="0"/>
          <w:color w:val="auto"/>
          <w:szCs w:val="20"/>
        </w:rPr>
        <w:t>Stateflow</w:t>
      </w:r>
      <w:r w:rsidRPr="00AC4345">
        <w:rPr>
          <w:b w:val="0"/>
          <w:bCs w:val="0"/>
          <w:color w:val="auto"/>
          <w:szCs w:val="20"/>
        </w:rPr>
        <w:t xml:space="preserve"> pattern shown below</w:t>
      </w:r>
      <w:r w:rsidR="00F16E6E">
        <w:rPr>
          <w:b w:val="0"/>
          <w:bCs w:val="0"/>
          <w:color w:val="auto"/>
          <w:szCs w:val="20"/>
        </w:rPr>
        <w:t>.</w:t>
      </w:r>
    </w:p>
    <w:p w14:paraId="7F798B04" w14:textId="77777777" w:rsidR="008157D5" w:rsidRPr="00AC4345" w:rsidRDefault="008157D5" w:rsidP="00450157">
      <w:pPr>
        <w:pStyle w:val="ListParagraph"/>
        <w:ind w:left="1800" w:right="-91"/>
        <w:jc w:val="both"/>
        <w:rPr>
          <w:b w:val="0"/>
          <w:bCs w:val="0"/>
          <w:color w:val="auto"/>
          <w:szCs w:val="20"/>
        </w:rPr>
      </w:pPr>
    </w:p>
    <w:p w14:paraId="7F798B05" w14:textId="77777777" w:rsidR="00450157" w:rsidRDefault="00450157" w:rsidP="00450157">
      <w:pPr>
        <w:pStyle w:val="ListParagraph"/>
        <w:ind w:left="1800" w:right="-91"/>
        <w:jc w:val="both"/>
        <w:rPr>
          <w:b w:val="0"/>
          <w:bCs w:val="0"/>
          <w:color w:val="auto"/>
          <w:szCs w:val="20"/>
        </w:rPr>
      </w:pPr>
      <w:r w:rsidRPr="00AC4345">
        <w:rPr>
          <w:b w:val="0"/>
          <w:bCs w:val="0"/>
          <w:color w:val="auto"/>
          <w:szCs w:val="20"/>
        </w:rPr>
        <w:t>– Conditions (each “case”) on horizontal</w:t>
      </w:r>
    </w:p>
    <w:p w14:paraId="7F798B06" w14:textId="77777777" w:rsidR="008157D5" w:rsidRPr="00AC4345" w:rsidRDefault="008157D5" w:rsidP="00450157">
      <w:pPr>
        <w:pStyle w:val="ListParagraph"/>
        <w:ind w:left="1800" w:right="-91"/>
        <w:jc w:val="both"/>
        <w:rPr>
          <w:b w:val="0"/>
          <w:bCs w:val="0"/>
          <w:color w:val="auto"/>
          <w:szCs w:val="20"/>
        </w:rPr>
      </w:pPr>
    </w:p>
    <w:p w14:paraId="7F798B07" w14:textId="77777777" w:rsidR="00450157" w:rsidRDefault="00450157" w:rsidP="00450157">
      <w:pPr>
        <w:pStyle w:val="ListParagraph"/>
        <w:ind w:left="1800" w:right="-91"/>
        <w:jc w:val="both"/>
        <w:rPr>
          <w:b w:val="0"/>
          <w:bCs w:val="0"/>
          <w:color w:val="auto"/>
          <w:szCs w:val="20"/>
        </w:rPr>
      </w:pPr>
      <w:r w:rsidRPr="00AC4345">
        <w:rPr>
          <w:b w:val="0"/>
          <w:bCs w:val="0"/>
          <w:color w:val="auto"/>
          <w:szCs w:val="20"/>
        </w:rPr>
        <w:t>– Actions on vertical</w:t>
      </w:r>
    </w:p>
    <w:p w14:paraId="7F798B08" w14:textId="77777777" w:rsidR="008157D5" w:rsidRPr="00AC4345" w:rsidRDefault="008157D5" w:rsidP="00450157">
      <w:pPr>
        <w:pStyle w:val="ListParagraph"/>
        <w:ind w:left="1800" w:right="-91"/>
        <w:jc w:val="both"/>
        <w:rPr>
          <w:b w:val="0"/>
          <w:bCs w:val="0"/>
          <w:color w:val="auto"/>
          <w:szCs w:val="20"/>
        </w:rPr>
      </w:pPr>
    </w:p>
    <w:p w14:paraId="7F798B09" w14:textId="77777777" w:rsidR="00450157" w:rsidRPr="00AC4345" w:rsidRDefault="00450157" w:rsidP="00450157">
      <w:pPr>
        <w:pStyle w:val="ListParagraph"/>
        <w:ind w:left="1800" w:right="-91"/>
        <w:jc w:val="both"/>
        <w:rPr>
          <w:b w:val="0"/>
          <w:bCs w:val="0"/>
          <w:color w:val="auto"/>
          <w:szCs w:val="20"/>
        </w:rPr>
      </w:pPr>
      <w:r w:rsidRPr="00AC4345">
        <w:rPr>
          <w:b w:val="0"/>
          <w:bCs w:val="0"/>
          <w:color w:val="auto"/>
          <w:szCs w:val="20"/>
        </w:rPr>
        <w:t>– Includes a default case</w:t>
      </w:r>
    </w:p>
    <w:p w14:paraId="7F798B0A" w14:textId="77777777" w:rsidR="00450157" w:rsidRPr="00AC4345" w:rsidRDefault="00450157" w:rsidP="00450157">
      <w:pPr>
        <w:pStyle w:val="ListParagraph"/>
        <w:ind w:left="1800" w:right="-91"/>
        <w:jc w:val="both"/>
        <w:rPr>
          <w:b w:val="0"/>
          <w:bCs w:val="0"/>
          <w:color w:val="auto"/>
          <w:szCs w:val="20"/>
        </w:rPr>
      </w:pPr>
      <w:r w:rsidRPr="00AC4345">
        <w:rPr>
          <w:noProof/>
          <w:szCs w:val="20"/>
          <w:lang w:bidi="ar-SA"/>
        </w:rPr>
        <w:drawing>
          <wp:inline distT="0" distB="0" distL="0" distR="0" wp14:anchorId="7F798C7D" wp14:editId="7F798C7E">
            <wp:extent cx="5943600" cy="480568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7"/>
                    <a:stretch>
                      <a:fillRect/>
                    </a:stretch>
                  </pic:blipFill>
                  <pic:spPr>
                    <a:xfrm>
                      <a:off x="0" y="0"/>
                      <a:ext cx="5943600" cy="4805680"/>
                    </a:xfrm>
                    <a:prstGeom prst="rect">
                      <a:avLst/>
                    </a:prstGeom>
                  </pic:spPr>
                </pic:pic>
              </a:graphicData>
            </a:graphic>
          </wp:inline>
        </w:drawing>
      </w:r>
    </w:p>
    <w:p w14:paraId="7F798B0B" w14:textId="77777777" w:rsidR="00450157" w:rsidRPr="00AC4345" w:rsidRDefault="00450157" w:rsidP="00450157">
      <w:pPr>
        <w:pStyle w:val="ListParagraph"/>
        <w:ind w:left="1800" w:right="-91"/>
        <w:jc w:val="both"/>
        <w:rPr>
          <w:b w:val="0"/>
          <w:bCs w:val="0"/>
          <w:color w:val="auto"/>
          <w:szCs w:val="20"/>
        </w:rPr>
      </w:pPr>
    </w:p>
    <w:p w14:paraId="7F798B0C" w14:textId="77777777" w:rsidR="00450157" w:rsidRPr="00AC4345" w:rsidRDefault="00450157" w:rsidP="00450157">
      <w:pPr>
        <w:pStyle w:val="ListParagraph"/>
        <w:ind w:left="1800" w:right="-91"/>
        <w:jc w:val="both"/>
        <w:rPr>
          <w:b w:val="0"/>
          <w:bCs w:val="0"/>
          <w:color w:val="auto"/>
          <w:szCs w:val="20"/>
        </w:rPr>
      </w:pPr>
    </w:p>
    <w:p w14:paraId="7F798B0D" w14:textId="77777777" w:rsidR="00450157" w:rsidRPr="00AC4345" w:rsidRDefault="00450157" w:rsidP="00F16E6E">
      <w:pPr>
        <w:pStyle w:val="ListParagraph"/>
        <w:numPr>
          <w:ilvl w:val="0"/>
          <w:numId w:val="11"/>
        </w:numPr>
        <w:tabs>
          <w:tab w:val="clear" w:pos="1440"/>
          <w:tab w:val="num" w:pos="2127"/>
        </w:tabs>
        <w:ind w:firstLine="261"/>
        <w:jc w:val="both"/>
        <w:rPr>
          <w:bCs w:val="0"/>
          <w:color w:val="auto"/>
          <w:szCs w:val="20"/>
        </w:rPr>
      </w:pPr>
      <w:r w:rsidRPr="00AC4345">
        <w:rPr>
          <w:bCs w:val="0"/>
          <w:color w:val="auto"/>
          <w:szCs w:val="20"/>
        </w:rPr>
        <w:t>For loop :</w:t>
      </w:r>
    </w:p>
    <w:p w14:paraId="7F798B0E" w14:textId="77777777" w:rsidR="00450157" w:rsidRPr="00AC4345" w:rsidRDefault="00450157" w:rsidP="00BB2897">
      <w:pPr>
        <w:pStyle w:val="ListParagraph"/>
        <w:ind w:left="2880" w:right="-91"/>
        <w:jc w:val="both"/>
        <w:rPr>
          <w:b w:val="0"/>
          <w:bCs w:val="0"/>
          <w:color w:val="auto"/>
          <w:szCs w:val="20"/>
        </w:rPr>
      </w:pPr>
      <w:r w:rsidRPr="00AC4345">
        <w:rPr>
          <w:b w:val="0"/>
          <w:bCs w:val="0"/>
          <w:color w:val="auto"/>
          <w:szCs w:val="20"/>
        </w:rPr>
        <w:t>Equivalent to “</w:t>
      </w:r>
      <w:r w:rsidRPr="004D394D">
        <w:rPr>
          <w:bCs w:val="0"/>
          <w:color w:val="auto"/>
          <w:szCs w:val="20"/>
        </w:rPr>
        <w:t>for</w:t>
      </w:r>
      <w:r w:rsidRPr="00AC4345">
        <w:rPr>
          <w:b w:val="0"/>
          <w:bCs w:val="0"/>
          <w:color w:val="auto"/>
          <w:szCs w:val="20"/>
        </w:rPr>
        <w:t>” loop in C. The “</w:t>
      </w:r>
      <w:r w:rsidRPr="004D394D">
        <w:rPr>
          <w:bCs w:val="0"/>
          <w:color w:val="auto"/>
          <w:szCs w:val="20"/>
        </w:rPr>
        <w:t>for</w:t>
      </w:r>
      <w:r w:rsidRPr="00AC4345">
        <w:rPr>
          <w:b w:val="0"/>
          <w:bCs w:val="0"/>
          <w:color w:val="auto"/>
          <w:szCs w:val="20"/>
        </w:rPr>
        <w:t>” block in Simulink is not that intuitive to use</w:t>
      </w:r>
    </w:p>
    <w:p w14:paraId="7F798B0F" w14:textId="77777777" w:rsidR="00BB2897" w:rsidRPr="00AC4345" w:rsidRDefault="00BB2897" w:rsidP="00BB2897">
      <w:pPr>
        <w:pStyle w:val="ListParagraph"/>
        <w:ind w:left="2880" w:right="-91"/>
        <w:jc w:val="both"/>
        <w:rPr>
          <w:b w:val="0"/>
          <w:bCs w:val="0"/>
          <w:color w:val="auto"/>
          <w:szCs w:val="20"/>
        </w:rPr>
      </w:pPr>
    </w:p>
    <w:p w14:paraId="7F798B10" w14:textId="77777777" w:rsidR="00450157" w:rsidRPr="00AC4345" w:rsidRDefault="00450157" w:rsidP="00BB2897">
      <w:pPr>
        <w:pStyle w:val="ListParagraph"/>
        <w:ind w:left="2880" w:right="-91"/>
        <w:jc w:val="both"/>
        <w:rPr>
          <w:b w:val="0"/>
          <w:bCs w:val="0"/>
          <w:i/>
          <w:color w:val="auto"/>
          <w:szCs w:val="20"/>
        </w:rPr>
      </w:pPr>
      <w:r w:rsidRPr="00AC4345">
        <w:rPr>
          <w:b w:val="0"/>
          <w:bCs w:val="0"/>
          <w:i/>
          <w:color w:val="auto"/>
          <w:szCs w:val="20"/>
        </w:rPr>
        <w:t>for(i = 0; I &lt; fhd_lim_numFaults; i++)</w:t>
      </w:r>
    </w:p>
    <w:p w14:paraId="7F798B11" w14:textId="77777777" w:rsidR="00450157" w:rsidRPr="00AC4345" w:rsidRDefault="00450157" w:rsidP="00BB2897">
      <w:pPr>
        <w:pStyle w:val="ListParagraph"/>
        <w:ind w:left="2880" w:right="-91"/>
        <w:jc w:val="both"/>
        <w:rPr>
          <w:b w:val="0"/>
          <w:bCs w:val="0"/>
          <w:i/>
          <w:color w:val="auto"/>
          <w:szCs w:val="20"/>
        </w:rPr>
      </w:pPr>
      <w:r w:rsidRPr="00AC4345">
        <w:rPr>
          <w:b w:val="0"/>
          <w:bCs w:val="0"/>
          <w:i/>
          <w:color w:val="auto"/>
          <w:szCs w:val="20"/>
        </w:rPr>
        <w:t>{</w:t>
      </w:r>
    </w:p>
    <w:p w14:paraId="7F798B12" w14:textId="77777777" w:rsidR="00450157" w:rsidRPr="00AC4345" w:rsidRDefault="00450157" w:rsidP="00BB2897">
      <w:pPr>
        <w:pStyle w:val="ListParagraph"/>
        <w:ind w:left="2880" w:right="-91"/>
        <w:jc w:val="both"/>
        <w:rPr>
          <w:b w:val="0"/>
          <w:bCs w:val="0"/>
          <w:i/>
          <w:color w:val="auto"/>
          <w:szCs w:val="20"/>
        </w:rPr>
      </w:pPr>
      <w:r w:rsidRPr="00AC4345">
        <w:rPr>
          <w:b w:val="0"/>
          <w:bCs w:val="0"/>
          <w:i/>
          <w:color w:val="auto"/>
          <w:szCs w:val="20"/>
        </w:rPr>
        <w:t>trig_logFault();</w:t>
      </w:r>
    </w:p>
    <w:p w14:paraId="7F798B13" w14:textId="77777777" w:rsidR="00450157" w:rsidRPr="00AC4345" w:rsidRDefault="00450157" w:rsidP="00BB2897">
      <w:pPr>
        <w:pStyle w:val="ListParagraph"/>
        <w:ind w:left="2880" w:right="-91"/>
        <w:jc w:val="both"/>
        <w:rPr>
          <w:b w:val="0"/>
          <w:bCs w:val="0"/>
          <w:i/>
          <w:color w:val="auto"/>
          <w:szCs w:val="20"/>
        </w:rPr>
      </w:pPr>
      <w:r w:rsidRPr="00AC4345">
        <w:rPr>
          <w:b w:val="0"/>
          <w:bCs w:val="0"/>
          <w:i/>
          <w:color w:val="auto"/>
          <w:szCs w:val="20"/>
        </w:rPr>
        <w:t>}</w:t>
      </w:r>
    </w:p>
    <w:p w14:paraId="7F798B14" w14:textId="77777777" w:rsidR="00F464A3" w:rsidRPr="00AC4345" w:rsidRDefault="00F464A3" w:rsidP="000C5105">
      <w:pPr>
        <w:pStyle w:val="ListParagraph"/>
        <w:ind w:left="1800" w:right="-91"/>
        <w:jc w:val="both"/>
        <w:rPr>
          <w:b w:val="0"/>
          <w:bCs w:val="0"/>
          <w:color w:val="auto"/>
          <w:szCs w:val="20"/>
        </w:rPr>
      </w:pPr>
    </w:p>
    <w:p w14:paraId="7F798B15" w14:textId="77777777" w:rsidR="00450157" w:rsidRPr="00AC4345" w:rsidRDefault="00450157" w:rsidP="000C5105">
      <w:pPr>
        <w:pStyle w:val="ListParagraph"/>
        <w:ind w:left="1800" w:right="-91"/>
        <w:jc w:val="both"/>
        <w:rPr>
          <w:b w:val="0"/>
          <w:bCs w:val="0"/>
          <w:color w:val="auto"/>
          <w:szCs w:val="20"/>
        </w:rPr>
      </w:pPr>
      <w:r w:rsidRPr="00AC4345">
        <w:rPr>
          <w:noProof/>
          <w:szCs w:val="20"/>
          <w:lang w:bidi="ar-SA"/>
        </w:rPr>
        <w:lastRenderedPageBreak/>
        <w:drawing>
          <wp:inline distT="0" distB="0" distL="0" distR="0" wp14:anchorId="7F798C7F" wp14:editId="7F798C80">
            <wp:extent cx="4333875" cy="3648075"/>
            <wp:effectExtent l="0" t="0" r="9525" b="9525"/>
            <wp:docPr id="70" name="Picture 7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8"/>
                    <a:stretch>
                      <a:fillRect/>
                    </a:stretch>
                  </pic:blipFill>
                  <pic:spPr>
                    <a:xfrm>
                      <a:off x="0" y="0"/>
                      <a:ext cx="4333875" cy="3648075"/>
                    </a:xfrm>
                    <a:prstGeom prst="rect">
                      <a:avLst/>
                    </a:prstGeom>
                  </pic:spPr>
                </pic:pic>
              </a:graphicData>
            </a:graphic>
          </wp:inline>
        </w:drawing>
      </w:r>
    </w:p>
    <w:p w14:paraId="7F798B16" w14:textId="77777777" w:rsidR="00450157" w:rsidRPr="00AC4345" w:rsidRDefault="00450157" w:rsidP="000C5105">
      <w:pPr>
        <w:pStyle w:val="ListParagraph"/>
        <w:ind w:left="1800" w:right="-91"/>
        <w:jc w:val="both"/>
        <w:rPr>
          <w:b w:val="0"/>
          <w:bCs w:val="0"/>
          <w:color w:val="auto"/>
          <w:szCs w:val="20"/>
        </w:rPr>
      </w:pPr>
    </w:p>
    <w:p w14:paraId="7F798B17" w14:textId="77777777" w:rsidR="005C4B8F" w:rsidRPr="00AC4345" w:rsidRDefault="005C4B8F" w:rsidP="00450157">
      <w:pPr>
        <w:pStyle w:val="ListParagraph"/>
        <w:ind w:left="1800" w:right="-91"/>
        <w:jc w:val="both"/>
        <w:rPr>
          <w:b w:val="0"/>
          <w:bCs w:val="0"/>
          <w:color w:val="auto"/>
          <w:szCs w:val="20"/>
        </w:rPr>
      </w:pPr>
    </w:p>
    <w:p w14:paraId="7F798B18" w14:textId="77777777" w:rsidR="00471F92" w:rsidRPr="004D394D" w:rsidRDefault="008E4FB0" w:rsidP="00471F92">
      <w:pPr>
        <w:pStyle w:val="Heading1"/>
        <w:numPr>
          <w:ilvl w:val="4"/>
          <w:numId w:val="1"/>
        </w:numPr>
        <w:tabs>
          <w:tab w:val="clear" w:pos="1980"/>
          <w:tab w:val="num" w:pos="1843"/>
        </w:tabs>
        <w:ind w:left="1985" w:right="-91" w:hanging="851"/>
        <w:jc w:val="both"/>
        <w:rPr>
          <w:bCs w:val="0"/>
          <w:color w:val="auto"/>
          <w:sz w:val="22"/>
          <w:szCs w:val="20"/>
        </w:rPr>
      </w:pPr>
      <w:bookmarkStart w:id="76" w:name="_Toc484791155"/>
      <w:r w:rsidRPr="004D394D">
        <w:rPr>
          <w:bCs w:val="0"/>
          <w:color w:val="auto"/>
          <w:sz w:val="22"/>
          <w:szCs w:val="20"/>
        </w:rPr>
        <w:t>Stateflow</w:t>
      </w:r>
      <w:r w:rsidR="00471F92" w:rsidRPr="004D394D">
        <w:rPr>
          <w:bCs w:val="0"/>
          <w:color w:val="auto"/>
          <w:sz w:val="22"/>
          <w:szCs w:val="20"/>
        </w:rPr>
        <w:t xml:space="preserve"> with graphical functions local to a chart</w:t>
      </w:r>
      <w:bookmarkEnd w:id="76"/>
    </w:p>
    <w:p w14:paraId="7F798B19" w14:textId="77777777" w:rsidR="00471F92" w:rsidRPr="00AC4345" w:rsidRDefault="00471F92" w:rsidP="00471F92">
      <w:pPr>
        <w:pStyle w:val="ListParagraph"/>
        <w:rPr>
          <w:b w:val="0"/>
          <w:bCs w:val="0"/>
          <w:color w:val="auto"/>
          <w:szCs w:val="20"/>
        </w:rPr>
      </w:pPr>
    </w:p>
    <w:p w14:paraId="7F798B1A" w14:textId="77777777" w:rsidR="00471F92" w:rsidRPr="00AC4345" w:rsidRDefault="00471F92" w:rsidP="00471F92">
      <w:pPr>
        <w:pStyle w:val="ListParagraph"/>
        <w:numPr>
          <w:ilvl w:val="0"/>
          <w:numId w:val="11"/>
        </w:numPr>
        <w:tabs>
          <w:tab w:val="clear" w:pos="1440"/>
          <w:tab w:val="num" w:pos="2127"/>
        </w:tabs>
        <w:ind w:left="1560" w:right="-91" w:firstLine="0"/>
        <w:jc w:val="both"/>
        <w:rPr>
          <w:b w:val="0"/>
          <w:bCs w:val="0"/>
          <w:color w:val="auto"/>
          <w:szCs w:val="20"/>
        </w:rPr>
      </w:pPr>
      <w:r w:rsidRPr="00AC4345">
        <w:rPr>
          <w:b w:val="0"/>
          <w:bCs w:val="0"/>
          <w:color w:val="auto"/>
          <w:szCs w:val="20"/>
        </w:rPr>
        <w:t xml:space="preserve"> When some logic is reused more than once inside a </w:t>
      </w:r>
      <w:r w:rsidR="008E4FB0" w:rsidRPr="00AC4345">
        <w:rPr>
          <w:b w:val="0"/>
          <w:bCs w:val="0"/>
          <w:color w:val="auto"/>
          <w:szCs w:val="20"/>
        </w:rPr>
        <w:t>Stateflow</w:t>
      </w:r>
      <w:r w:rsidRPr="00AC4345">
        <w:rPr>
          <w:b w:val="0"/>
          <w:bCs w:val="0"/>
          <w:color w:val="auto"/>
          <w:szCs w:val="20"/>
        </w:rPr>
        <w:t xml:space="preserve"> chart</w:t>
      </w:r>
      <w:r w:rsidR="004A3E38">
        <w:rPr>
          <w:b w:val="0"/>
          <w:bCs w:val="0"/>
          <w:color w:val="auto"/>
          <w:szCs w:val="20"/>
        </w:rPr>
        <w:t>,</w:t>
      </w:r>
      <w:r w:rsidRPr="00AC4345">
        <w:rPr>
          <w:b w:val="0"/>
          <w:bCs w:val="0"/>
          <w:color w:val="auto"/>
          <w:szCs w:val="20"/>
        </w:rPr>
        <w:t xml:space="preserve"> then a function </w:t>
      </w:r>
      <w:r w:rsidR="004A3E38">
        <w:rPr>
          <w:b w:val="0"/>
          <w:bCs w:val="0"/>
          <w:color w:val="auto"/>
          <w:szCs w:val="20"/>
        </w:rPr>
        <w:t>shall</w:t>
      </w:r>
      <w:r w:rsidRPr="00AC4345">
        <w:rPr>
          <w:b w:val="0"/>
          <w:bCs w:val="0"/>
          <w:color w:val="auto"/>
          <w:szCs w:val="20"/>
        </w:rPr>
        <w:t xml:space="preserve"> be created inside </w:t>
      </w:r>
      <w:r w:rsidR="004A3E38">
        <w:rPr>
          <w:b w:val="0"/>
          <w:bCs w:val="0"/>
          <w:color w:val="auto"/>
          <w:szCs w:val="20"/>
        </w:rPr>
        <w:t>the chart. T</w:t>
      </w:r>
      <w:r w:rsidRPr="00AC4345">
        <w:rPr>
          <w:b w:val="0"/>
          <w:bCs w:val="0"/>
          <w:color w:val="auto"/>
          <w:szCs w:val="20"/>
        </w:rPr>
        <w:t>his function shall be called in all other places where this logic is required.</w:t>
      </w:r>
    </w:p>
    <w:p w14:paraId="7F798B1B" w14:textId="77777777" w:rsidR="00471F92" w:rsidRPr="00AC4345" w:rsidRDefault="00471F92" w:rsidP="00471F92">
      <w:pPr>
        <w:ind w:right="-91"/>
        <w:jc w:val="both"/>
        <w:rPr>
          <w:b w:val="0"/>
          <w:bCs w:val="0"/>
          <w:color w:val="auto"/>
        </w:rPr>
      </w:pPr>
    </w:p>
    <w:p w14:paraId="7F798B1C" w14:textId="77777777" w:rsidR="00471F92" w:rsidRPr="00AC4345" w:rsidRDefault="00471F92" w:rsidP="00471F92">
      <w:pPr>
        <w:ind w:left="1800" w:right="-91"/>
        <w:jc w:val="both"/>
        <w:rPr>
          <w:b w:val="0"/>
          <w:bCs w:val="0"/>
          <w:color w:val="auto"/>
        </w:rPr>
      </w:pPr>
      <w:r w:rsidRPr="00AC4345">
        <w:rPr>
          <w:b w:val="0"/>
          <w:bCs w:val="0"/>
          <w:color w:val="auto"/>
        </w:rPr>
        <w:t xml:space="preserve">The procedure to create a function in a </w:t>
      </w:r>
      <w:r w:rsidR="008E4FB0" w:rsidRPr="00AC4345">
        <w:rPr>
          <w:b w:val="0"/>
          <w:bCs w:val="0"/>
          <w:color w:val="auto"/>
        </w:rPr>
        <w:t>Stateflow</w:t>
      </w:r>
      <w:r w:rsidRPr="00AC4345">
        <w:rPr>
          <w:b w:val="0"/>
          <w:bCs w:val="0"/>
          <w:color w:val="auto"/>
        </w:rPr>
        <w:t xml:space="preserve"> chart is as below:</w:t>
      </w:r>
    </w:p>
    <w:p w14:paraId="7F798B1D" w14:textId="77777777" w:rsidR="00471F92" w:rsidRPr="00AC4345" w:rsidRDefault="00471F92" w:rsidP="00471F92">
      <w:pPr>
        <w:ind w:left="1800" w:right="-91"/>
        <w:jc w:val="both"/>
        <w:rPr>
          <w:b w:val="0"/>
          <w:bCs w:val="0"/>
          <w:color w:val="auto"/>
        </w:rPr>
      </w:pPr>
    </w:p>
    <w:p w14:paraId="7F798B1E" w14:textId="77777777" w:rsidR="00471F92" w:rsidRPr="00AC4345" w:rsidRDefault="00471F92" w:rsidP="00027AD7">
      <w:pPr>
        <w:pStyle w:val="ListParagraph"/>
        <w:numPr>
          <w:ilvl w:val="0"/>
          <w:numId w:val="31"/>
        </w:numPr>
        <w:ind w:left="2520" w:right="-91"/>
        <w:jc w:val="both"/>
        <w:rPr>
          <w:b w:val="0"/>
          <w:bCs w:val="0"/>
          <w:color w:val="auto"/>
          <w:szCs w:val="20"/>
        </w:rPr>
      </w:pPr>
      <w:r w:rsidRPr="00AC4345">
        <w:rPr>
          <w:b w:val="0"/>
          <w:bCs w:val="0"/>
          <w:color w:val="auto"/>
          <w:szCs w:val="20"/>
        </w:rPr>
        <w:t xml:space="preserve">Drag and drop the highlighted function block from the </w:t>
      </w:r>
      <w:r w:rsidR="008E4FB0" w:rsidRPr="00AC4345">
        <w:rPr>
          <w:b w:val="0"/>
          <w:bCs w:val="0"/>
          <w:color w:val="auto"/>
          <w:szCs w:val="20"/>
        </w:rPr>
        <w:t>Stateflow</w:t>
      </w:r>
      <w:r w:rsidRPr="00AC4345">
        <w:rPr>
          <w:b w:val="0"/>
          <w:bCs w:val="0"/>
          <w:color w:val="auto"/>
          <w:szCs w:val="20"/>
        </w:rPr>
        <w:t xml:space="preserve"> block palette located in the left of the chart.</w:t>
      </w:r>
    </w:p>
    <w:p w14:paraId="7F798B1F" w14:textId="77777777" w:rsidR="00471F92" w:rsidRPr="00AC4345" w:rsidRDefault="00471F92" w:rsidP="00471F92">
      <w:pPr>
        <w:pStyle w:val="ListParagraph"/>
        <w:ind w:left="2520" w:right="-91"/>
        <w:jc w:val="both"/>
        <w:rPr>
          <w:b w:val="0"/>
          <w:bCs w:val="0"/>
          <w:color w:val="auto"/>
          <w:szCs w:val="20"/>
        </w:rPr>
      </w:pPr>
    </w:p>
    <w:p w14:paraId="7F798B20" w14:textId="77777777" w:rsidR="00471F92" w:rsidRDefault="00471F92" w:rsidP="00027AD7">
      <w:pPr>
        <w:pStyle w:val="ListParagraph"/>
        <w:numPr>
          <w:ilvl w:val="0"/>
          <w:numId w:val="31"/>
        </w:numPr>
        <w:ind w:left="2520" w:right="-91"/>
        <w:jc w:val="both"/>
        <w:rPr>
          <w:b w:val="0"/>
          <w:bCs w:val="0"/>
          <w:color w:val="auto"/>
          <w:szCs w:val="20"/>
        </w:rPr>
      </w:pPr>
      <w:r w:rsidRPr="00AC4345">
        <w:rPr>
          <w:b w:val="0"/>
          <w:bCs w:val="0"/>
          <w:color w:val="auto"/>
          <w:szCs w:val="20"/>
        </w:rPr>
        <w:t>Name the function.</w:t>
      </w:r>
    </w:p>
    <w:p w14:paraId="7F798B21" w14:textId="77777777" w:rsidR="00216CFA" w:rsidRPr="00216CFA" w:rsidRDefault="00216CFA" w:rsidP="00216CFA">
      <w:pPr>
        <w:ind w:right="-91"/>
        <w:jc w:val="both"/>
        <w:rPr>
          <w:b w:val="0"/>
          <w:bCs w:val="0"/>
          <w:color w:val="auto"/>
        </w:rPr>
      </w:pPr>
    </w:p>
    <w:p w14:paraId="7F798B22" w14:textId="77777777" w:rsidR="00471F92" w:rsidRPr="00AC4345" w:rsidRDefault="00471F92" w:rsidP="00027AD7">
      <w:pPr>
        <w:pStyle w:val="ListParagraph"/>
        <w:numPr>
          <w:ilvl w:val="0"/>
          <w:numId w:val="31"/>
        </w:numPr>
        <w:ind w:left="2520" w:right="-91"/>
        <w:jc w:val="both"/>
        <w:rPr>
          <w:b w:val="0"/>
          <w:bCs w:val="0"/>
          <w:color w:val="auto"/>
          <w:szCs w:val="20"/>
        </w:rPr>
      </w:pPr>
      <w:r w:rsidRPr="00AC4345">
        <w:rPr>
          <w:b w:val="0"/>
          <w:bCs w:val="0"/>
          <w:color w:val="auto"/>
          <w:szCs w:val="20"/>
        </w:rPr>
        <w:t>Right click inside the function and select “</w:t>
      </w:r>
      <w:r w:rsidRPr="00216CFA">
        <w:rPr>
          <w:bCs w:val="0"/>
          <w:i/>
          <w:color w:val="auto"/>
          <w:szCs w:val="20"/>
        </w:rPr>
        <w:t>MakeContents</w:t>
      </w:r>
      <w:r w:rsidRPr="00216CFA">
        <w:rPr>
          <w:i/>
          <w:szCs w:val="20"/>
        </w:rPr>
        <w:sym w:font="Wingdings" w:char="F0E0"/>
      </w:r>
      <w:r w:rsidRPr="00216CFA">
        <w:rPr>
          <w:bCs w:val="0"/>
          <w:i/>
          <w:color w:val="auto"/>
          <w:szCs w:val="20"/>
        </w:rPr>
        <w:t>Subcharted</w:t>
      </w:r>
      <w:r w:rsidRPr="00AC4345">
        <w:rPr>
          <w:b w:val="0"/>
          <w:bCs w:val="0"/>
          <w:color w:val="auto"/>
          <w:szCs w:val="20"/>
        </w:rPr>
        <w:t>”.</w:t>
      </w:r>
    </w:p>
    <w:p w14:paraId="7F798B23" w14:textId="77777777" w:rsidR="00471F92" w:rsidRPr="00AC4345" w:rsidRDefault="00471F92" w:rsidP="00471F92">
      <w:pPr>
        <w:pStyle w:val="ListParagraph"/>
        <w:ind w:left="2520" w:right="-91"/>
        <w:jc w:val="both"/>
        <w:rPr>
          <w:b w:val="0"/>
          <w:bCs w:val="0"/>
          <w:color w:val="auto"/>
          <w:szCs w:val="20"/>
        </w:rPr>
      </w:pPr>
    </w:p>
    <w:p w14:paraId="7F798B24" w14:textId="77777777" w:rsidR="00471F92" w:rsidRPr="00AC4345" w:rsidRDefault="00471F92" w:rsidP="00027AD7">
      <w:pPr>
        <w:pStyle w:val="ListParagraph"/>
        <w:numPr>
          <w:ilvl w:val="0"/>
          <w:numId w:val="31"/>
        </w:numPr>
        <w:ind w:left="2520" w:right="-91"/>
        <w:jc w:val="both"/>
        <w:rPr>
          <w:b w:val="0"/>
          <w:bCs w:val="0"/>
          <w:color w:val="auto"/>
          <w:szCs w:val="20"/>
        </w:rPr>
      </w:pPr>
      <w:r w:rsidRPr="00AC4345">
        <w:rPr>
          <w:b w:val="0"/>
          <w:bCs w:val="0"/>
          <w:color w:val="auto"/>
          <w:szCs w:val="20"/>
        </w:rPr>
        <w:t>Add the input and output to the function in the model explorer.</w:t>
      </w:r>
    </w:p>
    <w:p w14:paraId="7F798B25" w14:textId="77777777" w:rsidR="00471F92" w:rsidRPr="00AC4345" w:rsidRDefault="00471F92" w:rsidP="00471F92">
      <w:pPr>
        <w:pStyle w:val="ListParagraph"/>
        <w:rPr>
          <w:b w:val="0"/>
          <w:bCs w:val="0"/>
          <w:color w:val="auto"/>
          <w:szCs w:val="20"/>
        </w:rPr>
      </w:pPr>
    </w:p>
    <w:p w14:paraId="7F798B26" w14:textId="77777777" w:rsidR="00471F92" w:rsidRPr="00AC4345" w:rsidRDefault="00471F92" w:rsidP="00027AD7">
      <w:pPr>
        <w:pStyle w:val="ListParagraph"/>
        <w:numPr>
          <w:ilvl w:val="0"/>
          <w:numId w:val="31"/>
        </w:numPr>
        <w:ind w:left="2520" w:right="-91"/>
        <w:jc w:val="both"/>
        <w:rPr>
          <w:b w:val="0"/>
          <w:bCs w:val="0"/>
          <w:color w:val="auto"/>
          <w:szCs w:val="20"/>
        </w:rPr>
      </w:pPr>
      <w:r w:rsidRPr="00AC4345">
        <w:rPr>
          <w:b w:val="0"/>
          <w:bCs w:val="0"/>
          <w:color w:val="auto"/>
          <w:szCs w:val="20"/>
        </w:rPr>
        <w:t xml:space="preserve">Now add the required logic inside the </w:t>
      </w:r>
      <w:r w:rsidR="008E4FB0" w:rsidRPr="00AC4345">
        <w:rPr>
          <w:b w:val="0"/>
          <w:bCs w:val="0"/>
          <w:color w:val="auto"/>
          <w:szCs w:val="20"/>
        </w:rPr>
        <w:t>Stateflow</w:t>
      </w:r>
      <w:r w:rsidRPr="00AC4345">
        <w:rPr>
          <w:b w:val="0"/>
          <w:bCs w:val="0"/>
          <w:color w:val="auto"/>
          <w:szCs w:val="20"/>
        </w:rPr>
        <w:t xml:space="preserve"> chart.</w:t>
      </w:r>
    </w:p>
    <w:p w14:paraId="7F798B27" w14:textId="77777777" w:rsidR="006B545A" w:rsidRPr="00AC4345" w:rsidRDefault="006B545A" w:rsidP="006B545A">
      <w:pPr>
        <w:pStyle w:val="ListParagraph"/>
        <w:rPr>
          <w:b w:val="0"/>
          <w:bCs w:val="0"/>
          <w:color w:val="auto"/>
          <w:szCs w:val="20"/>
        </w:rPr>
      </w:pPr>
    </w:p>
    <w:p w14:paraId="7F798B28" w14:textId="77777777" w:rsidR="008157D5" w:rsidRDefault="006B545A" w:rsidP="008157D5">
      <w:pPr>
        <w:pStyle w:val="ListParagraph"/>
        <w:numPr>
          <w:ilvl w:val="0"/>
          <w:numId w:val="31"/>
        </w:numPr>
        <w:ind w:left="2520" w:right="-91"/>
        <w:jc w:val="both"/>
        <w:rPr>
          <w:b w:val="0"/>
          <w:bCs w:val="0"/>
          <w:color w:val="auto"/>
          <w:szCs w:val="20"/>
        </w:rPr>
      </w:pPr>
      <w:r w:rsidRPr="00AC4345">
        <w:rPr>
          <w:b w:val="0"/>
          <w:bCs w:val="0"/>
          <w:color w:val="auto"/>
          <w:szCs w:val="20"/>
        </w:rPr>
        <w:t>The function shall have a meaningful name in camel ca</w:t>
      </w:r>
      <w:r w:rsidR="008157D5">
        <w:rPr>
          <w:b w:val="0"/>
          <w:bCs w:val="0"/>
          <w:color w:val="auto"/>
          <w:szCs w:val="20"/>
        </w:rPr>
        <w:t>se without any additional space which represents the functionality.</w:t>
      </w:r>
    </w:p>
    <w:p w14:paraId="7F798B29" w14:textId="77777777" w:rsidR="006B545A" w:rsidRPr="008157D5" w:rsidRDefault="008157D5" w:rsidP="008157D5">
      <w:pPr>
        <w:ind w:right="-91"/>
        <w:jc w:val="both"/>
        <w:rPr>
          <w:b w:val="0"/>
          <w:bCs w:val="0"/>
          <w:color w:val="auto"/>
        </w:rPr>
      </w:pPr>
      <w:r w:rsidRPr="008157D5">
        <w:rPr>
          <w:b w:val="0"/>
          <w:bCs w:val="0"/>
          <w:color w:val="auto"/>
        </w:rPr>
        <w:t xml:space="preserve"> </w:t>
      </w:r>
    </w:p>
    <w:p w14:paraId="7F798B2A" w14:textId="77777777" w:rsidR="00800FE1" w:rsidRPr="00AC4345" w:rsidRDefault="006B545A" w:rsidP="00027AD7">
      <w:pPr>
        <w:pStyle w:val="ListParagraph"/>
        <w:numPr>
          <w:ilvl w:val="0"/>
          <w:numId w:val="31"/>
        </w:numPr>
        <w:ind w:left="2520" w:right="-91"/>
        <w:jc w:val="both"/>
        <w:rPr>
          <w:b w:val="0"/>
          <w:bCs w:val="0"/>
          <w:color w:val="auto"/>
          <w:szCs w:val="20"/>
        </w:rPr>
      </w:pPr>
      <w:r w:rsidRPr="00AC4345">
        <w:rPr>
          <w:b w:val="0"/>
          <w:bCs w:val="0"/>
          <w:color w:val="auto"/>
          <w:szCs w:val="20"/>
        </w:rPr>
        <w:t>It shall explicitly specify what the input and output arguments are.</w:t>
      </w:r>
      <w:r w:rsidR="00800FE1" w:rsidRPr="00AC4345">
        <w:rPr>
          <w:b w:val="0"/>
          <w:bCs w:val="0"/>
          <w:color w:val="auto"/>
          <w:szCs w:val="20"/>
        </w:rPr>
        <w:t xml:space="preserve"> </w:t>
      </w:r>
    </w:p>
    <w:p w14:paraId="7F798B2B" w14:textId="77777777" w:rsidR="006B545A" w:rsidRPr="00AC4345" w:rsidRDefault="00800FE1" w:rsidP="00800FE1">
      <w:pPr>
        <w:ind w:left="1800" w:right="-91" w:firstLine="720"/>
        <w:jc w:val="both"/>
        <w:rPr>
          <w:b w:val="0"/>
          <w:bCs w:val="0"/>
          <w:color w:val="auto"/>
        </w:rPr>
      </w:pPr>
      <w:r w:rsidRPr="00AC4345">
        <w:rPr>
          <w:b w:val="0"/>
          <w:bCs w:val="0"/>
          <w:i/>
          <w:color w:val="auto"/>
        </w:rPr>
        <w:t xml:space="preserve">(During </w:t>
      </w:r>
      <w:r w:rsidR="00BD038E" w:rsidRPr="00AC4345">
        <w:rPr>
          <w:b w:val="0"/>
          <w:bCs w:val="0"/>
          <w:i/>
          <w:color w:val="auto"/>
        </w:rPr>
        <w:t xml:space="preserve">TL </w:t>
      </w:r>
      <w:r w:rsidRPr="00AC4345">
        <w:rPr>
          <w:b w:val="0"/>
          <w:bCs w:val="0"/>
          <w:i/>
          <w:color w:val="auto"/>
        </w:rPr>
        <w:t>code generation this will avoid generation of static variables)</w:t>
      </w:r>
    </w:p>
    <w:p w14:paraId="7F798B2C" w14:textId="77777777" w:rsidR="006B545A" w:rsidRPr="00AC4345" w:rsidRDefault="006B545A" w:rsidP="006B545A">
      <w:pPr>
        <w:pStyle w:val="ListParagraph"/>
        <w:rPr>
          <w:b w:val="0"/>
          <w:bCs w:val="0"/>
          <w:color w:val="auto"/>
          <w:szCs w:val="20"/>
        </w:rPr>
      </w:pPr>
    </w:p>
    <w:p w14:paraId="7F798B2D" w14:textId="77777777" w:rsidR="006B545A" w:rsidRPr="00AC4345" w:rsidRDefault="006B545A" w:rsidP="006B545A">
      <w:pPr>
        <w:pStyle w:val="ListParagraph"/>
        <w:numPr>
          <w:ilvl w:val="0"/>
          <w:numId w:val="31"/>
        </w:numPr>
        <w:ind w:left="2520" w:right="-91"/>
        <w:jc w:val="both"/>
        <w:rPr>
          <w:b w:val="0"/>
          <w:bCs w:val="0"/>
          <w:color w:val="auto"/>
          <w:szCs w:val="20"/>
        </w:rPr>
      </w:pPr>
      <w:r w:rsidRPr="00AC4345">
        <w:rPr>
          <w:b w:val="0"/>
          <w:bCs w:val="0"/>
          <w:color w:val="auto"/>
          <w:szCs w:val="20"/>
        </w:rPr>
        <w:t xml:space="preserve">If a constant value is shared between more than one function in the </w:t>
      </w:r>
      <w:r w:rsidR="008E4FB0" w:rsidRPr="00AC4345">
        <w:rPr>
          <w:b w:val="0"/>
          <w:bCs w:val="0"/>
          <w:color w:val="auto"/>
          <w:szCs w:val="20"/>
        </w:rPr>
        <w:t>Stateflow</w:t>
      </w:r>
      <w:r w:rsidRPr="00AC4345">
        <w:rPr>
          <w:b w:val="0"/>
          <w:bCs w:val="0"/>
          <w:color w:val="auto"/>
          <w:szCs w:val="20"/>
        </w:rPr>
        <w:t xml:space="preserve"> then this constant shall be defined in the top level of the </w:t>
      </w:r>
      <w:r w:rsidR="008E4FB0" w:rsidRPr="00AC4345">
        <w:rPr>
          <w:b w:val="0"/>
          <w:bCs w:val="0"/>
          <w:color w:val="auto"/>
          <w:szCs w:val="20"/>
        </w:rPr>
        <w:t>Stateflow</w:t>
      </w:r>
      <w:r w:rsidRPr="00AC4345">
        <w:rPr>
          <w:b w:val="0"/>
          <w:bCs w:val="0"/>
          <w:color w:val="auto"/>
          <w:szCs w:val="20"/>
        </w:rPr>
        <w:t xml:space="preserve"> chart.</w:t>
      </w:r>
    </w:p>
    <w:p w14:paraId="7F798B2E" w14:textId="77777777" w:rsidR="006B545A" w:rsidRPr="00AC4345" w:rsidRDefault="006B545A" w:rsidP="006B545A">
      <w:pPr>
        <w:ind w:right="-91"/>
        <w:jc w:val="both"/>
        <w:rPr>
          <w:b w:val="0"/>
          <w:bCs w:val="0"/>
          <w:color w:val="auto"/>
        </w:rPr>
      </w:pPr>
    </w:p>
    <w:p w14:paraId="7F798B2F" w14:textId="77777777" w:rsidR="006B545A" w:rsidRDefault="006B545A" w:rsidP="00027AD7">
      <w:pPr>
        <w:pStyle w:val="ListParagraph"/>
        <w:numPr>
          <w:ilvl w:val="0"/>
          <w:numId w:val="31"/>
        </w:numPr>
        <w:ind w:left="2520" w:right="-91"/>
        <w:jc w:val="both"/>
        <w:rPr>
          <w:b w:val="0"/>
          <w:bCs w:val="0"/>
          <w:color w:val="auto"/>
          <w:szCs w:val="20"/>
        </w:rPr>
      </w:pPr>
      <w:r w:rsidRPr="00AC4345">
        <w:rPr>
          <w:b w:val="0"/>
          <w:bCs w:val="0"/>
          <w:color w:val="auto"/>
          <w:szCs w:val="20"/>
        </w:rPr>
        <w:t xml:space="preserve">Inside the sub-chart there shall be adequate comments to understand what is the actual functionality performed by it. </w:t>
      </w:r>
    </w:p>
    <w:p w14:paraId="7F798B30" w14:textId="77777777" w:rsidR="0028046C" w:rsidRPr="0028046C" w:rsidRDefault="0028046C" w:rsidP="0028046C">
      <w:pPr>
        <w:pStyle w:val="ListParagraph"/>
        <w:rPr>
          <w:b w:val="0"/>
          <w:bCs w:val="0"/>
          <w:color w:val="auto"/>
          <w:szCs w:val="20"/>
        </w:rPr>
      </w:pPr>
    </w:p>
    <w:p w14:paraId="7F798B31" w14:textId="77777777" w:rsidR="0028046C" w:rsidRPr="0028046C" w:rsidRDefault="0028046C" w:rsidP="00027AD7">
      <w:pPr>
        <w:pStyle w:val="ListParagraph"/>
        <w:numPr>
          <w:ilvl w:val="0"/>
          <w:numId w:val="31"/>
        </w:numPr>
        <w:ind w:left="2520" w:right="-91"/>
        <w:jc w:val="both"/>
        <w:rPr>
          <w:b w:val="0"/>
          <w:bCs w:val="0"/>
          <w:color w:val="auto"/>
          <w:szCs w:val="20"/>
          <w:highlight w:val="yellow"/>
        </w:rPr>
      </w:pPr>
      <w:r w:rsidRPr="0028046C">
        <w:rPr>
          <w:b w:val="0"/>
          <w:bCs w:val="0"/>
          <w:color w:val="auto"/>
          <w:szCs w:val="20"/>
          <w:highlight w:val="yellow"/>
        </w:rPr>
        <w:t>Function reusability needs to be checked</w:t>
      </w:r>
    </w:p>
    <w:p w14:paraId="7F798B32" w14:textId="77777777" w:rsidR="00471F92" w:rsidRPr="00AC4345" w:rsidRDefault="00471F92" w:rsidP="00471F92">
      <w:pPr>
        <w:pStyle w:val="ListParagraph"/>
        <w:ind w:left="2880" w:right="-91"/>
        <w:jc w:val="both"/>
        <w:rPr>
          <w:b w:val="0"/>
          <w:bCs w:val="0"/>
          <w:color w:val="auto"/>
          <w:szCs w:val="20"/>
        </w:rPr>
      </w:pPr>
    </w:p>
    <w:p w14:paraId="7F798B33" w14:textId="77777777" w:rsidR="00471F92" w:rsidRPr="00AC4345" w:rsidRDefault="001D0612" w:rsidP="001D0612">
      <w:pPr>
        <w:ind w:left="1440" w:right="-91"/>
        <w:jc w:val="both"/>
        <w:rPr>
          <w:b w:val="0"/>
          <w:bCs w:val="0"/>
          <w:color w:val="auto"/>
        </w:rPr>
      </w:pPr>
      <w:r w:rsidRPr="00AC4345">
        <w:rPr>
          <w:b w:val="0"/>
          <w:bCs w:val="0"/>
          <w:color w:val="auto"/>
        </w:rPr>
        <w:t xml:space="preserve"> </w:t>
      </w:r>
      <w:r w:rsidR="00471F92" w:rsidRPr="00AC4345">
        <w:rPr>
          <w:b w:val="0"/>
          <w:bCs w:val="0"/>
          <w:color w:val="auto"/>
        </w:rPr>
        <w:t>An example</w:t>
      </w:r>
    </w:p>
    <w:p w14:paraId="7F798B34" w14:textId="77777777" w:rsidR="00471F92" w:rsidRPr="00AC4345" w:rsidRDefault="00471F92" w:rsidP="00471F92">
      <w:pPr>
        <w:ind w:right="-91"/>
        <w:jc w:val="both"/>
        <w:rPr>
          <w:b w:val="0"/>
          <w:bCs w:val="0"/>
          <w:color w:val="auto"/>
        </w:rPr>
      </w:pPr>
    </w:p>
    <w:p w14:paraId="7F798B35" w14:textId="77777777" w:rsidR="00471F92" w:rsidRPr="00AC4345" w:rsidRDefault="00471F92" w:rsidP="00471F92">
      <w:pPr>
        <w:ind w:right="-91"/>
        <w:jc w:val="right"/>
        <w:rPr>
          <w:b w:val="0"/>
          <w:bCs w:val="0"/>
          <w:color w:val="auto"/>
        </w:rPr>
      </w:pPr>
      <w:r w:rsidRPr="00AC4345">
        <w:rPr>
          <w:b w:val="0"/>
          <w:bCs w:val="0"/>
          <w:noProof/>
          <w:color w:val="auto"/>
          <w:lang w:bidi="ar-SA"/>
        </w:rPr>
        <w:drawing>
          <wp:inline distT="0" distB="0" distL="0" distR="0" wp14:anchorId="7F798C81" wp14:editId="7F798C82">
            <wp:extent cx="5675971" cy="16463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674456" cy="1645920"/>
                    </a:xfrm>
                    <a:prstGeom prst="rect">
                      <a:avLst/>
                    </a:prstGeom>
                  </pic:spPr>
                </pic:pic>
              </a:graphicData>
            </a:graphic>
          </wp:inline>
        </w:drawing>
      </w:r>
    </w:p>
    <w:p w14:paraId="7F798B36" w14:textId="77777777" w:rsidR="00471F92" w:rsidRPr="00AC4345" w:rsidRDefault="00471F92" w:rsidP="00471F92">
      <w:pPr>
        <w:pStyle w:val="ListParagraph"/>
        <w:rPr>
          <w:b w:val="0"/>
          <w:bCs w:val="0"/>
          <w:color w:val="auto"/>
          <w:szCs w:val="20"/>
        </w:rPr>
      </w:pPr>
    </w:p>
    <w:p w14:paraId="7F798B37" w14:textId="77777777" w:rsidR="00471F92" w:rsidRPr="00AC4345" w:rsidRDefault="008E4FB0" w:rsidP="00471F92">
      <w:pPr>
        <w:pStyle w:val="Heading1"/>
        <w:numPr>
          <w:ilvl w:val="4"/>
          <w:numId w:val="1"/>
        </w:numPr>
        <w:tabs>
          <w:tab w:val="clear" w:pos="1980"/>
          <w:tab w:val="num" w:pos="1843"/>
        </w:tabs>
        <w:ind w:left="1985" w:right="-91" w:hanging="851"/>
        <w:jc w:val="both"/>
        <w:rPr>
          <w:bCs w:val="0"/>
          <w:color w:val="auto"/>
          <w:sz w:val="20"/>
          <w:szCs w:val="20"/>
        </w:rPr>
      </w:pPr>
      <w:bookmarkStart w:id="77" w:name="_Toc484791156"/>
      <w:r w:rsidRPr="00AC4345">
        <w:rPr>
          <w:bCs w:val="0"/>
          <w:color w:val="auto"/>
          <w:sz w:val="20"/>
          <w:szCs w:val="20"/>
        </w:rPr>
        <w:t>Stateflow</w:t>
      </w:r>
      <w:r w:rsidR="00471F92" w:rsidRPr="00AC4345">
        <w:rPr>
          <w:bCs w:val="0"/>
          <w:color w:val="auto"/>
          <w:sz w:val="20"/>
          <w:szCs w:val="20"/>
        </w:rPr>
        <w:t xml:space="preserve"> with global graphical functions</w:t>
      </w:r>
      <w:bookmarkEnd w:id="77"/>
    </w:p>
    <w:p w14:paraId="7F798B38" w14:textId="77777777" w:rsidR="00471F92" w:rsidRPr="00AC4345" w:rsidRDefault="00471F92" w:rsidP="00471F92">
      <w:pPr>
        <w:pStyle w:val="ListParagraph"/>
        <w:ind w:left="1800" w:right="-91"/>
        <w:jc w:val="both"/>
        <w:rPr>
          <w:b w:val="0"/>
          <w:bCs w:val="0"/>
          <w:color w:val="auto"/>
          <w:szCs w:val="20"/>
        </w:rPr>
      </w:pPr>
    </w:p>
    <w:p w14:paraId="7F798B39" w14:textId="77777777" w:rsidR="00471F92" w:rsidRPr="00AC4345" w:rsidRDefault="00471F92" w:rsidP="00471F92">
      <w:pPr>
        <w:pStyle w:val="ListParagraph"/>
        <w:numPr>
          <w:ilvl w:val="0"/>
          <w:numId w:val="11"/>
        </w:numPr>
        <w:tabs>
          <w:tab w:val="clear" w:pos="1440"/>
          <w:tab w:val="num" w:pos="2127"/>
        </w:tabs>
        <w:ind w:left="1560" w:right="-91" w:firstLine="0"/>
        <w:jc w:val="both"/>
        <w:rPr>
          <w:b w:val="0"/>
          <w:bCs w:val="0"/>
          <w:color w:val="auto"/>
          <w:szCs w:val="20"/>
        </w:rPr>
      </w:pPr>
      <w:r w:rsidRPr="00AC4345">
        <w:rPr>
          <w:b w:val="0"/>
          <w:bCs w:val="0"/>
          <w:color w:val="auto"/>
          <w:szCs w:val="20"/>
        </w:rPr>
        <w:t xml:space="preserve">When some logic is reused </w:t>
      </w:r>
      <w:r w:rsidR="00CF3C5A">
        <w:rPr>
          <w:b w:val="0"/>
          <w:bCs w:val="0"/>
          <w:color w:val="auto"/>
          <w:szCs w:val="20"/>
        </w:rPr>
        <w:t>in</w:t>
      </w:r>
      <w:r w:rsidRPr="00AC4345">
        <w:rPr>
          <w:b w:val="0"/>
          <w:bCs w:val="0"/>
          <w:color w:val="auto"/>
          <w:szCs w:val="20"/>
        </w:rPr>
        <w:t xml:space="preserve"> more than one state flow chart then a co</w:t>
      </w:r>
      <w:r w:rsidR="004A3E38">
        <w:rPr>
          <w:b w:val="0"/>
          <w:bCs w:val="0"/>
          <w:color w:val="auto"/>
          <w:szCs w:val="20"/>
        </w:rPr>
        <w:t>mmon graphical function shall</w:t>
      </w:r>
      <w:r w:rsidRPr="00AC4345">
        <w:rPr>
          <w:b w:val="0"/>
          <w:bCs w:val="0"/>
          <w:color w:val="auto"/>
          <w:szCs w:val="20"/>
        </w:rPr>
        <w:t xml:space="preserve"> be defined and this function shall be called in all other </w:t>
      </w:r>
      <w:r w:rsidR="008E4FB0" w:rsidRPr="00AC4345">
        <w:rPr>
          <w:b w:val="0"/>
          <w:bCs w:val="0"/>
          <w:color w:val="auto"/>
          <w:szCs w:val="20"/>
        </w:rPr>
        <w:t>Stateflow</w:t>
      </w:r>
      <w:r w:rsidRPr="00AC4345">
        <w:rPr>
          <w:b w:val="0"/>
          <w:bCs w:val="0"/>
          <w:color w:val="auto"/>
          <w:szCs w:val="20"/>
        </w:rPr>
        <w:t xml:space="preserve"> charts wherever needed.</w:t>
      </w:r>
    </w:p>
    <w:p w14:paraId="7F798B3A" w14:textId="77777777" w:rsidR="00471F92" w:rsidRPr="00AC4345" w:rsidRDefault="00471F92" w:rsidP="00471F92">
      <w:pPr>
        <w:pStyle w:val="ListParagraph"/>
        <w:ind w:left="1800" w:right="-91"/>
        <w:jc w:val="both"/>
        <w:rPr>
          <w:b w:val="0"/>
          <w:bCs w:val="0"/>
          <w:color w:val="auto"/>
          <w:szCs w:val="20"/>
        </w:rPr>
      </w:pPr>
    </w:p>
    <w:p w14:paraId="7F798B3B" w14:textId="77777777" w:rsidR="00471F92" w:rsidRPr="00AC4345" w:rsidRDefault="00471F92" w:rsidP="00471F92">
      <w:pPr>
        <w:pStyle w:val="ListParagraph"/>
        <w:ind w:left="1800" w:right="-91"/>
        <w:jc w:val="both"/>
        <w:rPr>
          <w:b w:val="0"/>
          <w:bCs w:val="0"/>
          <w:color w:val="auto"/>
          <w:szCs w:val="20"/>
        </w:rPr>
      </w:pPr>
      <w:r w:rsidRPr="00AC4345">
        <w:rPr>
          <w:b w:val="0"/>
          <w:bCs w:val="0"/>
          <w:color w:val="auto"/>
          <w:szCs w:val="20"/>
        </w:rPr>
        <w:t>Below is an example of how to create such reusable graphical functions:</w:t>
      </w:r>
    </w:p>
    <w:p w14:paraId="7F798B3C" w14:textId="77777777" w:rsidR="00471F92" w:rsidRPr="00AC4345" w:rsidRDefault="00471F92" w:rsidP="00471F92">
      <w:pPr>
        <w:pStyle w:val="ListParagraph"/>
        <w:ind w:left="1800" w:right="-91"/>
        <w:jc w:val="both"/>
        <w:rPr>
          <w:b w:val="0"/>
          <w:bCs w:val="0"/>
          <w:color w:val="auto"/>
          <w:szCs w:val="20"/>
        </w:rPr>
      </w:pPr>
    </w:p>
    <w:p w14:paraId="7F798B3D" w14:textId="77777777" w:rsidR="00471F92" w:rsidRPr="00AC4345" w:rsidRDefault="00471F92" w:rsidP="00027AD7">
      <w:pPr>
        <w:pStyle w:val="ListParagraph"/>
        <w:numPr>
          <w:ilvl w:val="0"/>
          <w:numId w:val="32"/>
        </w:numPr>
        <w:ind w:right="-91"/>
        <w:jc w:val="both"/>
        <w:rPr>
          <w:b w:val="0"/>
          <w:bCs w:val="0"/>
          <w:color w:val="auto"/>
          <w:szCs w:val="20"/>
        </w:rPr>
      </w:pPr>
      <w:r w:rsidRPr="00AC4345">
        <w:rPr>
          <w:b w:val="0"/>
          <w:bCs w:val="0"/>
          <w:color w:val="auto"/>
          <w:szCs w:val="20"/>
        </w:rPr>
        <w:t xml:space="preserve">In this example the function “Count()” is used in more than one </w:t>
      </w:r>
      <w:r w:rsidR="00CF3C5A" w:rsidRPr="00AC4345">
        <w:rPr>
          <w:b w:val="0"/>
          <w:bCs w:val="0"/>
          <w:color w:val="auto"/>
          <w:szCs w:val="20"/>
        </w:rPr>
        <w:t>Stateflow</w:t>
      </w:r>
      <w:r w:rsidRPr="00AC4345">
        <w:rPr>
          <w:b w:val="0"/>
          <w:bCs w:val="0"/>
          <w:color w:val="auto"/>
          <w:szCs w:val="20"/>
        </w:rPr>
        <w:t xml:space="preserve"> chart.</w:t>
      </w:r>
    </w:p>
    <w:p w14:paraId="7F798B3E" w14:textId="77777777" w:rsidR="00471F92" w:rsidRPr="00AC4345" w:rsidRDefault="00471F92" w:rsidP="00471F92">
      <w:pPr>
        <w:pStyle w:val="ListParagraph"/>
        <w:ind w:left="1800" w:right="-91"/>
        <w:jc w:val="both"/>
        <w:rPr>
          <w:b w:val="0"/>
          <w:bCs w:val="0"/>
          <w:color w:val="auto"/>
          <w:szCs w:val="20"/>
        </w:rPr>
      </w:pPr>
    </w:p>
    <w:p w14:paraId="7F798B3F" w14:textId="77777777" w:rsidR="00471F92" w:rsidRPr="00AC4345" w:rsidRDefault="00471F92" w:rsidP="00027AD7">
      <w:pPr>
        <w:pStyle w:val="ListParagraph"/>
        <w:numPr>
          <w:ilvl w:val="0"/>
          <w:numId w:val="32"/>
        </w:numPr>
        <w:ind w:right="-91"/>
        <w:jc w:val="both"/>
        <w:rPr>
          <w:b w:val="0"/>
          <w:bCs w:val="0"/>
          <w:color w:val="auto"/>
          <w:szCs w:val="20"/>
        </w:rPr>
      </w:pPr>
      <w:r w:rsidRPr="00AC4345">
        <w:rPr>
          <w:b w:val="0"/>
          <w:bCs w:val="0"/>
          <w:color w:val="auto"/>
          <w:szCs w:val="20"/>
        </w:rPr>
        <w:t xml:space="preserve">So a separate </w:t>
      </w:r>
      <w:r w:rsidR="008E4FB0" w:rsidRPr="00AC4345">
        <w:rPr>
          <w:b w:val="0"/>
          <w:bCs w:val="0"/>
          <w:color w:val="auto"/>
          <w:szCs w:val="20"/>
        </w:rPr>
        <w:t>Stateflow</w:t>
      </w:r>
      <w:r w:rsidRPr="00AC4345">
        <w:rPr>
          <w:b w:val="0"/>
          <w:bCs w:val="0"/>
          <w:color w:val="auto"/>
          <w:szCs w:val="20"/>
        </w:rPr>
        <w:t xml:space="preserve"> chart with the name “</w:t>
      </w:r>
      <w:r w:rsidRPr="00AC4345">
        <w:rPr>
          <w:b w:val="0"/>
          <w:bCs w:val="0"/>
          <w:i/>
          <w:color w:val="auto"/>
          <w:szCs w:val="20"/>
        </w:rPr>
        <w:t>SaturateCountForZero</w:t>
      </w:r>
      <w:r w:rsidRPr="00AC4345">
        <w:rPr>
          <w:b w:val="0"/>
          <w:bCs w:val="0"/>
          <w:color w:val="auto"/>
          <w:szCs w:val="20"/>
        </w:rPr>
        <w:t>” has to be created without any inputs and outputs as below.</w:t>
      </w:r>
    </w:p>
    <w:p w14:paraId="7F798B40" w14:textId="77777777" w:rsidR="00471F92" w:rsidRPr="00AC4345" w:rsidRDefault="00471F92" w:rsidP="00471F92">
      <w:pPr>
        <w:pStyle w:val="ListParagraph"/>
        <w:ind w:left="1800" w:right="-91"/>
        <w:jc w:val="both"/>
        <w:rPr>
          <w:b w:val="0"/>
          <w:bCs w:val="0"/>
          <w:color w:val="auto"/>
          <w:szCs w:val="20"/>
        </w:rPr>
      </w:pPr>
    </w:p>
    <w:p w14:paraId="7F798B41" w14:textId="77777777" w:rsidR="00471F92" w:rsidRPr="00AC4345" w:rsidRDefault="00471F92" w:rsidP="00027AD7">
      <w:pPr>
        <w:pStyle w:val="ListParagraph"/>
        <w:numPr>
          <w:ilvl w:val="0"/>
          <w:numId w:val="32"/>
        </w:numPr>
        <w:ind w:right="-91"/>
        <w:jc w:val="both"/>
        <w:rPr>
          <w:b w:val="0"/>
          <w:bCs w:val="0"/>
          <w:color w:val="auto"/>
          <w:szCs w:val="20"/>
        </w:rPr>
      </w:pPr>
      <w:r w:rsidRPr="00AC4345">
        <w:rPr>
          <w:b w:val="0"/>
          <w:bCs w:val="0"/>
          <w:color w:val="auto"/>
          <w:szCs w:val="20"/>
        </w:rPr>
        <w:t>In the model explorer, click the function Count and enable the setting “</w:t>
      </w:r>
      <w:r w:rsidRPr="00AC4345">
        <w:rPr>
          <w:b w:val="0"/>
          <w:bCs w:val="0"/>
          <w:i/>
          <w:color w:val="auto"/>
          <w:szCs w:val="20"/>
        </w:rPr>
        <w:t>ExportChartLevelGraphicalFunctions</w:t>
      </w:r>
      <w:r w:rsidRPr="00AC4345">
        <w:rPr>
          <w:b w:val="0"/>
          <w:bCs w:val="0"/>
          <w:color w:val="auto"/>
          <w:szCs w:val="20"/>
        </w:rPr>
        <w:t>(Make Global)” as below:</w:t>
      </w:r>
    </w:p>
    <w:p w14:paraId="7F798B42" w14:textId="77777777" w:rsidR="00471F92" w:rsidRPr="00AC4345" w:rsidRDefault="00471F92" w:rsidP="00471F92">
      <w:pPr>
        <w:pStyle w:val="ListParagraph"/>
        <w:ind w:left="1800" w:right="-91"/>
        <w:jc w:val="both"/>
        <w:rPr>
          <w:b w:val="0"/>
          <w:bCs w:val="0"/>
          <w:color w:val="auto"/>
          <w:szCs w:val="20"/>
        </w:rPr>
      </w:pPr>
    </w:p>
    <w:p w14:paraId="7F798B43" w14:textId="77777777" w:rsidR="00471F92" w:rsidRPr="00AC4345" w:rsidRDefault="00471F92" w:rsidP="00471F92">
      <w:pPr>
        <w:pStyle w:val="ListParagraph"/>
        <w:ind w:left="1800" w:right="-91"/>
        <w:jc w:val="both"/>
        <w:rPr>
          <w:b w:val="0"/>
          <w:bCs w:val="0"/>
          <w:color w:val="auto"/>
          <w:szCs w:val="20"/>
        </w:rPr>
      </w:pPr>
    </w:p>
    <w:p w14:paraId="7F798B44" w14:textId="77777777" w:rsidR="00471F92" w:rsidRPr="00AC4345" w:rsidRDefault="00471F92" w:rsidP="00471F92">
      <w:pPr>
        <w:ind w:right="-91"/>
        <w:jc w:val="right"/>
        <w:rPr>
          <w:b w:val="0"/>
          <w:bCs w:val="0"/>
          <w:color w:val="auto"/>
        </w:rPr>
      </w:pPr>
      <w:r w:rsidRPr="00AC4345">
        <w:rPr>
          <w:b w:val="0"/>
          <w:bCs w:val="0"/>
          <w:noProof/>
          <w:color w:val="auto"/>
          <w:lang w:bidi="ar-SA"/>
        </w:rPr>
        <w:drawing>
          <wp:inline distT="0" distB="0" distL="0" distR="0" wp14:anchorId="7F798C83" wp14:editId="7F798C84">
            <wp:extent cx="5841667" cy="2018370"/>
            <wp:effectExtent l="0" t="0" r="698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842576" cy="2018684"/>
                    </a:xfrm>
                    <a:prstGeom prst="rect">
                      <a:avLst/>
                    </a:prstGeom>
                  </pic:spPr>
                </pic:pic>
              </a:graphicData>
            </a:graphic>
          </wp:inline>
        </w:drawing>
      </w:r>
    </w:p>
    <w:p w14:paraId="7F798B45" w14:textId="77777777" w:rsidR="00471F92" w:rsidRPr="00AC4345" w:rsidRDefault="00471F92" w:rsidP="00471F92">
      <w:pPr>
        <w:pStyle w:val="ListParagraph"/>
        <w:ind w:left="1800" w:right="-91"/>
        <w:jc w:val="both"/>
        <w:rPr>
          <w:b w:val="0"/>
          <w:bCs w:val="0"/>
          <w:color w:val="auto"/>
          <w:szCs w:val="20"/>
        </w:rPr>
      </w:pPr>
    </w:p>
    <w:p w14:paraId="7F798B46" w14:textId="77777777" w:rsidR="00471F92" w:rsidRPr="00AC4345" w:rsidRDefault="00471F92" w:rsidP="00471F92">
      <w:pPr>
        <w:pStyle w:val="ListParagraph"/>
        <w:ind w:left="1800" w:right="-91"/>
        <w:jc w:val="both"/>
        <w:rPr>
          <w:b w:val="0"/>
          <w:bCs w:val="0"/>
          <w:color w:val="auto"/>
          <w:szCs w:val="20"/>
        </w:rPr>
      </w:pPr>
    </w:p>
    <w:p w14:paraId="7F798B47" w14:textId="77777777" w:rsidR="00471F92" w:rsidRPr="00AC4345" w:rsidRDefault="00471F92" w:rsidP="00027AD7">
      <w:pPr>
        <w:pStyle w:val="ListParagraph"/>
        <w:numPr>
          <w:ilvl w:val="0"/>
          <w:numId w:val="33"/>
        </w:numPr>
        <w:ind w:right="-91"/>
        <w:jc w:val="both"/>
        <w:rPr>
          <w:b w:val="0"/>
          <w:bCs w:val="0"/>
          <w:color w:val="auto"/>
          <w:szCs w:val="20"/>
        </w:rPr>
      </w:pPr>
      <w:r w:rsidRPr="00AC4345">
        <w:rPr>
          <w:b w:val="0"/>
          <w:bCs w:val="0"/>
          <w:color w:val="auto"/>
          <w:szCs w:val="20"/>
        </w:rPr>
        <w:lastRenderedPageBreak/>
        <w:t xml:space="preserve">This </w:t>
      </w:r>
      <w:r w:rsidR="008E4FB0" w:rsidRPr="00AC4345">
        <w:rPr>
          <w:b w:val="0"/>
          <w:bCs w:val="0"/>
          <w:color w:val="auto"/>
          <w:szCs w:val="20"/>
        </w:rPr>
        <w:t>Stateflow</w:t>
      </w:r>
      <w:r w:rsidRPr="00AC4345">
        <w:rPr>
          <w:b w:val="0"/>
          <w:bCs w:val="0"/>
          <w:color w:val="auto"/>
          <w:szCs w:val="20"/>
        </w:rPr>
        <w:t xml:space="preserve"> chart shall present in a level above or equal to the charts which uses the function.</w:t>
      </w:r>
    </w:p>
    <w:p w14:paraId="7F798B48" w14:textId="77777777" w:rsidR="00471F92" w:rsidRPr="00AC4345" w:rsidRDefault="00471F92" w:rsidP="00471F92">
      <w:pPr>
        <w:pStyle w:val="ListParagraph"/>
        <w:ind w:left="1800" w:right="-91"/>
        <w:jc w:val="both"/>
        <w:rPr>
          <w:b w:val="0"/>
          <w:bCs w:val="0"/>
          <w:color w:val="auto"/>
          <w:szCs w:val="20"/>
        </w:rPr>
      </w:pPr>
    </w:p>
    <w:p w14:paraId="7F798B49" w14:textId="77777777" w:rsidR="00471F92" w:rsidRPr="00AC4345" w:rsidRDefault="00471F92" w:rsidP="00027AD7">
      <w:pPr>
        <w:pStyle w:val="ListParagraph"/>
        <w:numPr>
          <w:ilvl w:val="0"/>
          <w:numId w:val="33"/>
        </w:numPr>
        <w:ind w:right="-91"/>
        <w:jc w:val="both"/>
        <w:rPr>
          <w:b w:val="0"/>
          <w:bCs w:val="0"/>
          <w:color w:val="auto"/>
          <w:szCs w:val="20"/>
        </w:rPr>
      </w:pPr>
      <w:r w:rsidRPr="00AC4345">
        <w:rPr>
          <w:b w:val="0"/>
          <w:bCs w:val="0"/>
          <w:color w:val="auto"/>
          <w:szCs w:val="20"/>
        </w:rPr>
        <w:t>The arguments of the function shall be created as inputs and outputs of the function as below:</w:t>
      </w:r>
    </w:p>
    <w:p w14:paraId="7F798B4A" w14:textId="77777777" w:rsidR="00471F92" w:rsidRPr="00AC4345" w:rsidRDefault="00471F92" w:rsidP="00CF3C5A">
      <w:pPr>
        <w:pStyle w:val="ListParagraph"/>
        <w:ind w:left="1800" w:right="-91"/>
        <w:jc w:val="center"/>
        <w:rPr>
          <w:b w:val="0"/>
          <w:bCs w:val="0"/>
          <w:color w:val="auto"/>
          <w:szCs w:val="20"/>
        </w:rPr>
      </w:pPr>
      <w:r w:rsidRPr="00AC4345">
        <w:rPr>
          <w:b w:val="0"/>
          <w:bCs w:val="0"/>
          <w:noProof/>
          <w:color w:val="auto"/>
          <w:szCs w:val="20"/>
          <w:lang w:bidi="ar-SA"/>
        </w:rPr>
        <w:drawing>
          <wp:inline distT="0" distB="0" distL="0" distR="0" wp14:anchorId="7F798C85" wp14:editId="7F798C86">
            <wp:extent cx="4991100" cy="3090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989785" cy="3089295"/>
                    </a:xfrm>
                    <a:prstGeom prst="rect">
                      <a:avLst/>
                    </a:prstGeom>
                  </pic:spPr>
                </pic:pic>
              </a:graphicData>
            </a:graphic>
          </wp:inline>
        </w:drawing>
      </w:r>
    </w:p>
    <w:p w14:paraId="7F798B4B" w14:textId="77777777" w:rsidR="00471F92" w:rsidRPr="00AC4345" w:rsidRDefault="00471F92" w:rsidP="00471F92">
      <w:pPr>
        <w:pStyle w:val="ListParagraph"/>
        <w:ind w:left="1800" w:right="-91"/>
        <w:jc w:val="both"/>
        <w:rPr>
          <w:b w:val="0"/>
          <w:bCs w:val="0"/>
          <w:color w:val="auto"/>
          <w:szCs w:val="20"/>
        </w:rPr>
      </w:pPr>
    </w:p>
    <w:p w14:paraId="7F798B4C" w14:textId="77777777" w:rsidR="00471F92" w:rsidRPr="00AC4345" w:rsidRDefault="00471F92" w:rsidP="00471F92">
      <w:pPr>
        <w:pStyle w:val="ListParagraph"/>
        <w:ind w:left="1800" w:right="-91"/>
        <w:jc w:val="both"/>
        <w:rPr>
          <w:b w:val="0"/>
          <w:bCs w:val="0"/>
          <w:color w:val="auto"/>
          <w:szCs w:val="20"/>
        </w:rPr>
      </w:pPr>
    </w:p>
    <w:p w14:paraId="7F798B4D" w14:textId="77777777" w:rsidR="00471F92" w:rsidRPr="00AC4345" w:rsidRDefault="00471F92" w:rsidP="00471F92">
      <w:pPr>
        <w:pStyle w:val="ListParagraph"/>
        <w:ind w:left="1800" w:right="-91"/>
        <w:jc w:val="both"/>
        <w:rPr>
          <w:b w:val="0"/>
          <w:bCs w:val="0"/>
          <w:color w:val="auto"/>
          <w:szCs w:val="20"/>
        </w:rPr>
      </w:pPr>
    </w:p>
    <w:p w14:paraId="7F798B4E" w14:textId="77777777" w:rsidR="00471F92" w:rsidRPr="00AC4345" w:rsidRDefault="00471F92" w:rsidP="00027AD7">
      <w:pPr>
        <w:pStyle w:val="ListParagraph"/>
        <w:numPr>
          <w:ilvl w:val="0"/>
          <w:numId w:val="34"/>
        </w:numPr>
        <w:ind w:right="-91"/>
        <w:jc w:val="both"/>
        <w:rPr>
          <w:b w:val="0"/>
          <w:bCs w:val="0"/>
          <w:color w:val="auto"/>
          <w:szCs w:val="20"/>
        </w:rPr>
      </w:pPr>
      <w:r w:rsidRPr="00AC4345">
        <w:rPr>
          <w:b w:val="0"/>
          <w:bCs w:val="0"/>
          <w:color w:val="auto"/>
          <w:szCs w:val="20"/>
        </w:rPr>
        <w:t xml:space="preserve">Now this function “count” shall be directly called in other </w:t>
      </w:r>
      <w:r w:rsidR="008E4FB0" w:rsidRPr="00AC4345">
        <w:rPr>
          <w:b w:val="0"/>
          <w:bCs w:val="0"/>
          <w:color w:val="auto"/>
          <w:szCs w:val="20"/>
        </w:rPr>
        <w:t>Stateflow</w:t>
      </w:r>
      <w:r w:rsidRPr="00AC4345">
        <w:rPr>
          <w:b w:val="0"/>
          <w:bCs w:val="0"/>
          <w:color w:val="auto"/>
          <w:szCs w:val="20"/>
        </w:rPr>
        <w:t xml:space="preserve"> charts as in the below example:</w:t>
      </w:r>
    </w:p>
    <w:p w14:paraId="7F798B4F" w14:textId="77777777" w:rsidR="00471F92" w:rsidRPr="00AC4345" w:rsidRDefault="00471F92" w:rsidP="00471F92">
      <w:pPr>
        <w:pStyle w:val="ListParagraph"/>
        <w:ind w:left="1800" w:right="-91"/>
        <w:jc w:val="both"/>
        <w:rPr>
          <w:b w:val="0"/>
          <w:bCs w:val="0"/>
          <w:color w:val="auto"/>
          <w:szCs w:val="20"/>
        </w:rPr>
      </w:pPr>
    </w:p>
    <w:p w14:paraId="7F798B50" w14:textId="77777777" w:rsidR="00000678" w:rsidRPr="004A3E38" w:rsidRDefault="00471F92" w:rsidP="004A3E38">
      <w:pPr>
        <w:pStyle w:val="ListParagraph"/>
        <w:ind w:left="1800" w:right="-91"/>
        <w:jc w:val="center"/>
        <w:rPr>
          <w:b w:val="0"/>
          <w:bCs w:val="0"/>
          <w:color w:val="auto"/>
          <w:szCs w:val="20"/>
        </w:rPr>
      </w:pPr>
      <w:r w:rsidRPr="00AC4345">
        <w:rPr>
          <w:b w:val="0"/>
          <w:bCs w:val="0"/>
          <w:noProof/>
          <w:color w:val="auto"/>
          <w:szCs w:val="20"/>
          <w:lang w:bidi="ar-SA"/>
        </w:rPr>
        <w:drawing>
          <wp:inline distT="0" distB="0" distL="0" distR="0" wp14:anchorId="7F798C87" wp14:editId="7F798C88">
            <wp:extent cx="4620270" cy="1609950"/>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20270" cy="1609950"/>
                    </a:xfrm>
                    <a:prstGeom prst="rect">
                      <a:avLst/>
                    </a:prstGeom>
                  </pic:spPr>
                </pic:pic>
              </a:graphicData>
            </a:graphic>
          </wp:inline>
        </w:drawing>
      </w:r>
    </w:p>
    <w:p w14:paraId="7F798B51" w14:textId="77777777" w:rsidR="00000678" w:rsidRDefault="00000678" w:rsidP="00471F92">
      <w:pPr>
        <w:pStyle w:val="ListParagraph"/>
        <w:ind w:left="1800" w:right="-91"/>
        <w:jc w:val="both"/>
        <w:rPr>
          <w:b w:val="0"/>
          <w:bCs w:val="0"/>
          <w:color w:val="auto"/>
          <w:szCs w:val="20"/>
        </w:rPr>
      </w:pPr>
    </w:p>
    <w:p w14:paraId="7F798B52" w14:textId="77777777" w:rsidR="00000678" w:rsidRDefault="00000678" w:rsidP="00471F92">
      <w:pPr>
        <w:pStyle w:val="ListParagraph"/>
        <w:ind w:left="1800" w:right="-91"/>
        <w:jc w:val="both"/>
        <w:rPr>
          <w:b w:val="0"/>
          <w:bCs w:val="0"/>
          <w:color w:val="auto"/>
          <w:szCs w:val="20"/>
        </w:rPr>
      </w:pPr>
    </w:p>
    <w:p w14:paraId="7F798B53" w14:textId="77777777" w:rsidR="00300472" w:rsidRDefault="00300472" w:rsidP="00471F92">
      <w:pPr>
        <w:pStyle w:val="ListParagraph"/>
        <w:ind w:left="1800" w:right="-91"/>
        <w:jc w:val="both"/>
        <w:rPr>
          <w:b w:val="0"/>
          <w:bCs w:val="0"/>
          <w:color w:val="auto"/>
          <w:szCs w:val="20"/>
        </w:rPr>
      </w:pPr>
    </w:p>
    <w:p w14:paraId="7F798B54" w14:textId="77777777" w:rsidR="00F81891" w:rsidRPr="00353A8D" w:rsidRDefault="0028046C" w:rsidP="00353A8D">
      <w:pPr>
        <w:pStyle w:val="ListParagraph"/>
        <w:numPr>
          <w:ilvl w:val="0"/>
          <w:numId w:val="31"/>
        </w:numPr>
        <w:ind w:left="2520" w:right="-91"/>
        <w:jc w:val="both"/>
        <w:rPr>
          <w:b w:val="0"/>
          <w:bCs w:val="0"/>
          <w:color w:val="auto"/>
          <w:szCs w:val="20"/>
          <w:highlight w:val="yellow"/>
        </w:rPr>
      </w:pPr>
      <w:r w:rsidRPr="0028046C">
        <w:rPr>
          <w:b w:val="0"/>
          <w:bCs w:val="0"/>
          <w:color w:val="auto"/>
          <w:szCs w:val="20"/>
          <w:highlight w:val="yellow"/>
        </w:rPr>
        <w:t>Function reusability needs to be checked</w:t>
      </w:r>
    </w:p>
    <w:p w14:paraId="7F798B55" w14:textId="77777777" w:rsidR="001B2B23" w:rsidRDefault="001B2B23" w:rsidP="001B2B23">
      <w:pPr>
        <w:pStyle w:val="ListParagraph"/>
        <w:ind w:left="1560" w:right="-91"/>
        <w:jc w:val="both"/>
        <w:rPr>
          <w:b w:val="0"/>
          <w:color w:val="auto"/>
          <w:szCs w:val="20"/>
        </w:rPr>
      </w:pPr>
    </w:p>
    <w:p w14:paraId="7F798B56" w14:textId="77777777" w:rsidR="000C5105" w:rsidRDefault="00471F92" w:rsidP="00471F92">
      <w:pPr>
        <w:pStyle w:val="Heading1"/>
        <w:numPr>
          <w:ilvl w:val="4"/>
          <w:numId w:val="1"/>
        </w:numPr>
        <w:tabs>
          <w:tab w:val="clear" w:pos="1980"/>
          <w:tab w:val="num" w:pos="1843"/>
        </w:tabs>
        <w:ind w:left="1985" w:right="-91" w:hanging="851"/>
        <w:jc w:val="both"/>
        <w:rPr>
          <w:bCs w:val="0"/>
          <w:color w:val="auto"/>
          <w:sz w:val="22"/>
          <w:szCs w:val="20"/>
        </w:rPr>
      </w:pPr>
      <w:bookmarkStart w:id="78" w:name="_Toc484791157"/>
      <w:r w:rsidRPr="004D5110">
        <w:rPr>
          <w:bCs w:val="0"/>
          <w:color w:val="auto"/>
          <w:sz w:val="22"/>
          <w:szCs w:val="20"/>
        </w:rPr>
        <w:t xml:space="preserve">Vector signal processing in </w:t>
      </w:r>
      <w:r w:rsidR="008E4FB0" w:rsidRPr="004D5110">
        <w:rPr>
          <w:bCs w:val="0"/>
          <w:color w:val="auto"/>
          <w:sz w:val="22"/>
          <w:szCs w:val="20"/>
        </w:rPr>
        <w:t>Stateflow</w:t>
      </w:r>
      <w:bookmarkEnd w:id="78"/>
    </w:p>
    <w:p w14:paraId="7F798B57" w14:textId="77777777" w:rsidR="001B2B23" w:rsidRPr="001B2B23" w:rsidRDefault="001B2B23" w:rsidP="001B2B23">
      <w:pPr>
        <w:pStyle w:val="ListParagraph"/>
        <w:numPr>
          <w:ilvl w:val="0"/>
          <w:numId w:val="36"/>
        </w:numPr>
        <w:ind w:left="2160" w:right="-91" w:hanging="540"/>
        <w:jc w:val="both"/>
        <w:rPr>
          <w:b w:val="0"/>
          <w:bCs w:val="0"/>
          <w:color w:val="auto"/>
        </w:rPr>
      </w:pPr>
      <w:r w:rsidRPr="001B2B23">
        <w:rPr>
          <w:b w:val="0"/>
          <w:bCs w:val="0"/>
          <w:color w:val="auto"/>
        </w:rPr>
        <w:t xml:space="preserve">In Stateflow chart (for Matlab R2012a and below), a ‘For Loop’ is required to iterate through each element of the array. </w:t>
      </w:r>
    </w:p>
    <w:p w14:paraId="7F798B58" w14:textId="77777777" w:rsidR="001B2B23" w:rsidRPr="00BF08FB" w:rsidRDefault="001B2B23" w:rsidP="00BF08FB">
      <w:pPr>
        <w:ind w:left="1620" w:right="-91"/>
        <w:jc w:val="both"/>
        <w:rPr>
          <w:b w:val="0"/>
          <w:bCs w:val="0"/>
          <w:i/>
          <w:color w:val="auto"/>
        </w:rPr>
      </w:pPr>
      <w:r w:rsidRPr="00BF08FB">
        <w:rPr>
          <w:b w:val="0"/>
          <w:bCs w:val="0"/>
          <w:i/>
          <w:color w:val="auto"/>
        </w:rPr>
        <w:t xml:space="preserve">This is because, until MATLAB R2012a only C language style is supported. So to work on vector inputs, using 'For loop' is the only way of doing the operation. </w:t>
      </w:r>
    </w:p>
    <w:p w14:paraId="7F798B59" w14:textId="77777777" w:rsidR="001B2B23" w:rsidRDefault="001B2B23" w:rsidP="001B2B23">
      <w:pPr>
        <w:ind w:right="-91"/>
        <w:jc w:val="both"/>
        <w:rPr>
          <w:b w:val="0"/>
          <w:bCs w:val="0"/>
        </w:rPr>
      </w:pPr>
      <w:r>
        <w:rPr>
          <w:b w:val="0"/>
          <w:bCs w:val="0"/>
          <w:noProof/>
          <w:lang w:bidi="ar-SA"/>
        </w:rPr>
        <w:lastRenderedPageBreak/>
        <w:drawing>
          <wp:anchor distT="0" distB="0" distL="114300" distR="114300" simplePos="0" relativeHeight="251683840" behindDoc="0" locked="0" layoutInCell="1" allowOverlap="1" wp14:anchorId="7F798C89" wp14:editId="7F798C8A">
            <wp:simplePos x="0" y="0"/>
            <wp:positionH relativeFrom="column">
              <wp:posOffset>1371600</wp:posOffset>
            </wp:positionH>
            <wp:positionV relativeFrom="paragraph">
              <wp:posOffset>115570</wp:posOffset>
            </wp:positionV>
            <wp:extent cx="3272155" cy="392430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3">
                      <a:extLst>
                        <a:ext uri="{28A0092B-C50C-407E-A947-70E740481C1C}">
                          <a14:useLocalDpi xmlns:a14="http://schemas.microsoft.com/office/drawing/2010/main" val="0"/>
                        </a:ext>
                      </a:extLst>
                    </a:blip>
                    <a:stretch>
                      <a:fillRect/>
                    </a:stretch>
                  </pic:blipFill>
                  <pic:spPr>
                    <a:xfrm>
                      <a:off x="0" y="0"/>
                      <a:ext cx="3272155" cy="3924300"/>
                    </a:xfrm>
                    <a:prstGeom prst="rect">
                      <a:avLst/>
                    </a:prstGeom>
                  </pic:spPr>
                </pic:pic>
              </a:graphicData>
            </a:graphic>
            <wp14:sizeRelH relativeFrom="page">
              <wp14:pctWidth>0</wp14:pctWidth>
            </wp14:sizeRelH>
            <wp14:sizeRelV relativeFrom="page">
              <wp14:pctHeight>0</wp14:pctHeight>
            </wp14:sizeRelV>
          </wp:anchor>
        </w:drawing>
      </w:r>
    </w:p>
    <w:p w14:paraId="7F798B5A" w14:textId="77777777" w:rsidR="001B2B23" w:rsidRDefault="001B2B23" w:rsidP="001B2B23">
      <w:pPr>
        <w:ind w:right="-91"/>
        <w:jc w:val="both"/>
        <w:rPr>
          <w:b w:val="0"/>
          <w:bCs w:val="0"/>
        </w:rPr>
      </w:pPr>
    </w:p>
    <w:p w14:paraId="7F798B5B" w14:textId="77777777" w:rsidR="001B2B23" w:rsidRDefault="001B2B23" w:rsidP="001B2B23">
      <w:pPr>
        <w:ind w:right="-91"/>
        <w:jc w:val="both"/>
        <w:rPr>
          <w:b w:val="0"/>
          <w:bCs w:val="0"/>
        </w:rPr>
      </w:pPr>
    </w:p>
    <w:p w14:paraId="7F798B5C" w14:textId="77777777" w:rsidR="001B2B23" w:rsidRDefault="001B2B23" w:rsidP="001B2B23">
      <w:pPr>
        <w:ind w:right="-91"/>
        <w:jc w:val="both"/>
        <w:rPr>
          <w:b w:val="0"/>
          <w:bCs w:val="0"/>
        </w:rPr>
      </w:pPr>
    </w:p>
    <w:p w14:paraId="7F798B5D" w14:textId="77777777" w:rsidR="001B2B23" w:rsidRDefault="001B2B23" w:rsidP="001B2B23">
      <w:pPr>
        <w:ind w:right="-91"/>
        <w:jc w:val="both"/>
        <w:rPr>
          <w:b w:val="0"/>
          <w:bCs w:val="0"/>
        </w:rPr>
      </w:pPr>
    </w:p>
    <w:p w14:paraId="7F798B5E" w14:textId="77777777" w:rsidR="001B2B23" w:rsidRDefault="001B2B23" w:rsidP="001B2B23">
      <w:pPr>
        <w:ind w:right="-91"/>
        <w:jc w:val="both"/>
        <w:rPr>
          <w:b w:val="0"/>
          <w:bCs w:val="0"/>
        </w:rPr>
      </w:pPr>
    </w:p>
    <w:p w14:paraId="7F798B5F" w14:textId="77777777" w:rsidR="001B2B23" w:rsidRDefault="001B2B23" w:rsidP="001B2B23">
      <w:pPr>
        <w:ind w:right="-91"/>
        <w:jc w:val="both"/>
        <w:rPr>
          <w:b w:val="0"/>
          <w:bCs w:val="0"/>
        </w:rPr>
      </w:pPr>
    </w:p>
    <w:p w14:paraId="7F798B60" w14:textId="77777777" w:rsidR="001B2B23" w:rsidRDefault="001B2B23" w:rsidP="001B2B23">
      <w:pPr>
        <w:ind w:right="-91"/>
        <w:jc w:val="both"/>
        <w:rPr>
          <w:b w:val="0"/>
          <w:bCs w:val="0"/>
        </w:rPr>
      </w:pPr>
    </w:p>
    <w:p w14:paraId="7F798B61" w14:textId="77777777" w:rsidR="001B2B23" w:rsidRDefault="001B2B23" w:rsidP="001B2B23">
      <w:pPr>
        <w:ind w:right="-91"/>
        <w:jc w:val="both"/>
        <w:rPr>
          <w:b w:val="0"/>
          <w:bCs w:val="0"/>
        </w:rPr>
      </w:pPr>
    </w:p>
    <w:p w14:paraId="7F798B62" w14:textId="77777777" w:rsidR="001B2B23" w:rsidRDefault="001B2B23" w:rsidP="001B2B23">
      <w:pPr>
        <w:ind w:right="-91"/>
        <w:jc w:val="both"/>
        <w:rPr>
          <w:i/>
        </w:rPr>
      </w:pPr>
    </w:p>
    <w:p w14:paraId="7F798B63" w14:textId="77777777" w:rsidR="001B2B23" w:rsidRDefault="001B2B23" w:rsidP="001B2B23">
      <w:pPr>
        <w:ind w:right="-91"/>
        <w:jc w:val="both"/>
        <w:rPr>
          <w:i/>
        </w:rPr>
      </w:pPr>
    </w:p>
    <w:p w14:paraId="7F798B64" w14:textId="77777777" w:rsidR="001B2B23" w:rsidRDefault="001B2B23" w:rsidP="001B2B23">
      <w:pPr>
        <w:ind w:right="-91"/>
        <w:jc w:val="both"/>
        <w:rPr>
          <w:i/>
        </w:rPr>
      </w:pPr>
    </w:p>
    <w:p w14:paraId="7F798B65" w14:textId="77777777" w:rsidR="001B2B23" w:rsidRDefault="001B2B23" w:rsidP="001B2B23">
      <w:pPr>
        <w:ind w:right="-91"/>
        <w:jc w:val="both"/>
        <w:rPr>
          <w:i/>
        </w:rPr>
      </w:pPr>
    </w:p>
    <w:p w14:paraId="7F798B66" w14:textId="77777777" w:rsidR="001B2B23" w:rsidRDefault="001B2B23" w:rsidP="001B2B23">
      <w:pPr>
        <w:ind w:right="-91"/>
        <w:jc w:val="both"/>
        <w:rPr>
          <w:i/>
        </w:rPr>
      </w:pPr>
    </w:p>
    <w:p w14:paraId="7F798B67" w14:textId="77777777" w:rsidR="001B2B23" w:rsidRDefault="001B2B23" w:rsidP="001B2B23">
      <w:pPr>
        <w:ind w:right="-91"/>
        <w:jc w:val="both"/>
        <w:rPr>
          <w:i/>
        </w:rPr>
      </w:pPr>
    </w:p>
    <w:p w14:paraId="7F798B68" w14:textId="77777777" w:rsidR="001B2B23" w:rsidRDefault="001B2B23" w:rsidP="001B2B23">
      <w:pPr>
        <w:ind w:right="-91"/>
        <w:jc w:val="both"/>
        <w:rPr>
          <w:i/>
        </w:rPr>
      </w:pPr>
    </w:p>
    <w:p w14:paraId="7F798B69" w14:textId="77777777" w:rsidR="001B2B23" w:rsidRDefault="001B2B23" w:rsidP="001B2B23">
      <w:pPr>
        <w:ind w:right="-91"/>
        <w:jc w:val="both"/>
        <w:rPr>
          <w:i/>
        </w:rPr>
      </w:pPr>
    </w:p>
    <w:p w14:paraId="7F798B6A" w14:textId="77777777" w:rsidR="001B2B23" w:rsidRDefault="001B2B23" w:rsidP="001B2B23">
      <w:pPr>
        <w:ind w:right="-91"/>
        <w:jc w:val="both"/>
        <w:rPr>
          <w:i/>
        </w:rPr>
      </w:pPr>
    </w:p>
    <w:p w14:paraId="7F798B6B" w14:textId="77777777" w:rsidR="001B2B23" w:rsidRDefault="001B2B23" w:rsidP="001B2B23">
      <w:pPr>
        <w:ind w:right="-91"/>
        <w:jc w:val="both"/>
        <w:rPr>
          <w:i/>
        </w:rPr>
      </w:pPr>
    </w:p>
    <w:p w14:paraId="7F798B6C" w14:textId="77777777" w:rsidR="001B2B23" w:rsidRDefault="001B2B23" w:rsidP="001B2B23">
      <w:pPr>
        <w:ind w:right="-91"/>
        <w:jc w:val="both"/>
        <w:rPr>
          <w:i/>
        </w:rPr>
      </w:pPr>
    </w:p>
    <w:p w14:paraId="7F798B6D" w14:textId="77777777" w:rsidR="001B2B23" w:rsidRDefault="001B2B23" w:rsidP="001B2B23">
      <w:pPr>
        <w:ind w:right="-91"/>
        <w:jc w:val="both"/>
        <w:rPr>
          <w:i/>
        </w:rPr>
      </w:pPr>
    </w:p>
    <w:p w14:paraId="7F798B6E" w14:textId="77777777" w:rsidR="001B2B23" w:rsidRDefault="001B2B23" w:rsidP="001B2B23">
      <w:pPr>
        <w:ind w:right="-91" w:firstLine="2160"/>
        <w:jc w:val="both"/>
        <w:rPr>
          <w:b w:val="0"/>
          <w:i/>
          <w:color w:val="000000" w:themeColor="text1"/>
        </w:rPr>
      </w:pPr>
    </w:p>
    <w:p w14:paraId="7F798B6F" w14:textId="77777777" w:rsidR="001B2B23" w:rsidRDefault="001B2B23" w:rsidP="001B2B23">
      <w:pPr>
        <w:ind w:right="-91" w:firstLine="2160"/>
        <w:jc w:val="both"/>
        <w:rPr>
          <w:b w:val="0"/>
          <w:i/>
          <w:color w:val="000000" w:themeColor="text1"/>
        </w:rPr>
      </w:pPr>
    </w:p>
    <w:p w14:paraId="7F798B70" w14:textId="77777777" w:rsidR="001B2B23" w:rsidRDefault="001B2B23" w:rsidP="001B2B23">
      <w:pPr>
        <w:ind w:right="-91" w:firstLine="2160"/>
        <w:jc w:val="both"/>
        <w:rPr>
          <w:b w:val="0"/>
          <w:i/>
          <w:color w:val="000000" w:themeColor="text1"/>
        </w:rPr>
      </w:pPr>
    </w:p>
    <w:p w14:paraId="7F798B71" w14:textId="77777777" w:rsidR="001B2B23" w:rsidRDefault="001B2B23" w:rsidP="001B2B23">
      <w:pPr>
        <w:ind w:right="-91" w:firstLine="2160"/>
        <w:jc w:val="both"/>
        <w:rPr>
          <w:b w:val="0"/>
          <w:i/>
          <w:color w:val="000000" w:themeColor="text1"/>
        </w:rPr>
      </w:pPr>
    </w:p>
    <w:p w14:paraId="7F798B72" w14:textId="77777777" w:rsidR="001B2B23" w:rsidRPr="001B2B23" w:rsidRDefault="001B2B23" w:rsidP="001B2B23">
      <w:pPr>
        <w:ind w:right="-91"/>
        <w:jc w:val="both"/>
        <w:rPr>
          <w:b w:val="0"/>
          <w:bCs w:val="0"/>
          <w:i/>
          <w:color w:val="000000" w:themeColor="text1"/>
        </w:rPr>
      </w:pPr>
    </w:p>
    <w:p w14:paraId="7F798B73" w14:textId="77777777" w:rsidR="001B2B23" w:rsidRDefault="001B2B23" w:rsidP="001B2B23">
      <w:pPr>
        <w:ind w:right="-91" w:firstLine="2160"/>
        <w:jc w:val="both"/>
        <w:rPr>
          <w:b w:val="0"/>
          <w:i/>
          <w:color w:val="000000" w:themeColor="text1"/>
        </w:rPr>
      </w:pPr>
    </w:p>
    <w:p w14:paraId="7F798B74" w14:textId="77777777" w:rsidR="001B2B23" w:rsidRDefault="001B2B23" w:rsidP="001B2B23">
      <w:pPr>
        <w:ind w:right="-91" w:firstLine="2160"/>
        <w:jc w:val="both"/>
        <w:rPr>
          <w:b w:val="0"/>
          <w:i/>
          <w:color w:val="000000" w:themeColor="text1"/>
        </w:rPr>
      </w:pPr>
    </w:p>
    <w:p w14:paraId="7F798B75" w14:textId="77777777" w:rsidR="001B2B23" w:rsidRPr="001B2B23" w:rsidRDefault="001B2B23" w:rsidP="001B2B23">
      <w:pPr>
        <w:pStyle w:val="ListParagraph"/>
        <w:numPr>
          <w:ilvl w:val="0"/>
          <w:numId w:val="37"/>
        </w:numPr>
        <w:ind w:left="2160" w:right="-91" w:hanging="450"/>
        <w:jc w:val="both"/>
        <w:rPr>
          <w:b w:val="0"/>
          <w:bCs w:val="0"/>
          <w:color w:val="000000" w:themeColor="text1"/>
        </w:rPr>
      </w:pPr>
      <w:r w:rsidRPr="001B2B23">
        <w:rPr>
          <w:b w:val="0"/>
          <w:color w:val="000000" w:themeColor="text1"/>
        </w:rPr>
        <w:t xml:space="preserve">The width of the vector input used in ‘For loop’ condition </w:t>
      </w:r>
      <w:r w:rsidR="00BF08FB">
        <w:rPr>
          <w:b w:val="0"/>
          <w:color w:val="000000" w:themeColor="text1"/>
        </w:rPr>
        <w:t>shall</w:t>
      </w:r>
      <w:r w:rsidRPr="001B2B23">
        <w:rPr>
          <w:b w:val="0"/>
          <w:color w:val="000000" w:themeColor="text1"/>
        </w:rPr>
        <w:t xml:space="preserve"> be given as a workspace variable.</w:t>
      </w:r>
    </w:p>
    <w:p w14:paraId="7F798B76" w14:textId="77777777" w:rsidR="001B2B23" w:rsidRDefault="001B2B23" w:rsidP="001B2B23">
      <w:pPr>
        <w:ind w:right="-91" w:firstLine="2160"/>
        <w:jc w:val="both"/>
        <w:rPr>
          <w:b w:val="0"/>
          <w:i/>
          <w:color w:val="000000" w:themeColor="text1"/>
        </w:rPr>
      </w:pPr>
    </w:p>
    <w:p w14:paraId="7F798B77" w14:textId="77777777" w:rsidR="000F6FEB" w:rsidRPr="00DE05A4" w:rsidRDefault="000F6FEB" w:rsidP="00471F92">
      <w:pPr>
        <w:pStyle w:val="Heading1"/>
        <w:numPr>
          <w:ilvl w:val="4"/>
          <w:numId w:val="1"/>
        </w:numPr>
        <w:tabs>
          <w:tab w:val="clear" w:pos="1980"/>
          <w:tab w:val="num" w:pos="1843"/>
        </w:tabs>
        <w:ind w:left="1985" w:right="-91" w:hanging="851"/>
        <w:jc w:val="both"/>
        <w:rPr>
          <w:bCs w:val="0"/>
          <w:color w:val="auto"/>
          <w:sz w:val="20"/>
          <w:szCs w:val="20"/>
        </w:rPr>
      </w:pPr>
      <w:bookmarkStart w:id="79" w:name="_Toc484791158"/>
      <w:r w:rsidRPr="004D5110">
        <w:rPr>
          <w:bCs w:val="0"/>
          <w:color w:val="auto"/>
          <w:sz w:val="22"/>
          <w:szCs w:val="20"/>
        </w:rPr>
        <w:t xml:space="preserve">Usage of </w:t>
      </w:r>
      <w:r w:rsidR="00D92702" w:rsidRPr="00DE05A4">
        <w:rPr>
          <w:bCs w:val="0"/>
          <w:color w:val="auto"/>
          <w:sz w:val="22"/>
        </w:rPr>
        <w:t>intrinsic operators</w:t>
      </w:r>
      <w:bookmarkEnd w:id="79"/>
      <w:r w:rsidR="00D92702" w:rsidRPr="00DE05A4">
        <w:rPr>
          <w:bCs w:val="0"/>
          <w:color w:val="auto"/>
          <w:sz w:val="16"/>
          <w:szCs w:val="20"/>
        </w:rPr>
        <w:t xml:space="preserve"> </w:t>
      </w:r>
    </w:p>
    <w:p w14:paraId="7F798B78" w14:textId="77777777" w:rsidR="00D92702" w:rsidRPr="00DE05A4" w:rsidRDefault="00BF08FB" w:rsidP="004D5110">
      <w:pPr>
        <w:pStyle w:val="ListParagraph"/>
        <w:numPr>
          <w:ilvl w:val="0"/>
          <w:numId w:val="11"/>
        </w:numPr>
        <w:tabs>
          <w:tab w:val="clear" w:pos="1440"/>
          <w:tab w:val="num" w:pos="2127"/>
        </w:tabs>
        <w:ind w:left="1560" w:right="-91" w:firstLine="0"/>
        <w:jc w:val="both"/>
        <w:rPr>
          <w:b w:val="0"/>
          <w:bCs w:val="0"/>
          <w:color w:val="auto"/>
        </w:rPr>
      </w:pPr>
      <w:r>
        <w:rPr>
          <w:b w:val="0"/>
          <w:bCs w:val="0"/>
          <w:color w:val="auto"/>
        </w:rPr>
        <w:t xml:space="preserve">Usage of </w:t>
      </w:r>
      <w:r w:rsidRPr="00DE05A4">
        <w:rPr>
          <w:b w:val="0"/>
          <w:bCs w:val="0"/>
          <w:color w:val="auto"/>
        </w:rPr>
        <w:t>any</w:t>
      </w:r>
      <w:r w:rsidR="004022EE" w:rsidRPr="00DE05A4">
        <w:rPr>
          <w:b w:val="0"/>
          <w:bCs w:val="0"/>
          <w:color w:val="auto"/>
        </w:rPr>
        <w:t xml:space="preserve"> </w:t>
      </w:r>
      <w:r w:rsidR="00D92702" w:rsidRPr="00DE05A4">
        <w:rPr>
          <w:b w:val="0"/>
          <w:bCs w:val="0"/>
          <w:color w:val="auto"/>
        </w:rPr>
        <w:t xml:space="preserve">intrinsic </w:t>
      </w:r>
      <w:r w:rsidR="000F6FEB" w:rsidRPr="00DE05A4">
        <w:rPr>
          <w:b w:val="0"/>
          <w:bCs w:val="0"/>
          <w:color w:val="auto"/>
        </w:rPr>
        <w:t>operators</w:t>
      </w:r>
      <w:r w:rsidR="00D92702" w:rsidRPr="00DE05A4">
        <w:rPr>
          <w:b w:val="0"/>
          <w:bCs w:val="0"/>
          <w:color w:val="auto"/>
        </w:rPr>
        <w:t xml:space="preserve"> like</w:t>
      </w:r>
      <w:r w:rsidR="000F6FEB" w:rsidRPr="00DE05A4">
        <w:rPr>
          <w:b w:val="0"/>
          <w:bCs w:val="0"/>
          <w:color w:val="auto"/>
        </w:rPr>
        <w:t> “</w:t>
      </w:r>
      <w:r w:rsidR="000F6FEB" w:rsidRPr="00DE05A4">
        <w:rPr>
          <w:bCs w:val="0"/>
          <w:i/>
          <w:color w:val="auto"/>
        </w:rPr>
        <w:t>h</w:t>
      </w:r>
      <w:r w:rsidR="002D527E" w:rsidRPr="00DE05A4">
        <w:rPr>
          <w:bCs w:val="0"/>
          <w:i/>
          <w:color w:val="auto"/>
        </w:rPr>
        <w:t>asChangedF</w:t>
      </w:r>
      <w:r w:rsidR="000F6FEB" w:rsidRPr="00DE05A4">
        <w:rPr>
          <w:bCs w:val="0"/>
          <w:i/>
          <w:color w:val="auto"/>
        </w:rPr>
        <w:t>rom</w:t>
      </w:r>
      <w:r w:rsidR="000F6FEB" w:rsidRPr="00DE05A4">
        <w:rPr>
          <w:b w:val="0"/>
          <w:bCs w:val="0"/>
          <w:color w:val="auto"/>
        </w:rPr>
        <w:t>”, “</w:t>
      </w:r>
      <w:r w:rsidR="002D527E" w:rsidRPr="00DE05A4">
        <w:rPr>
          <w:bCs w:val="0"/>
          <w:i/>
          <w:color w:val="auto"/>
        </w:rPr>
        <w:t>hasChangedT</w:t>
      </w:r>
      <w:r w:rsidR="000F6FEB" w:rsidRPr="00DE05A4">
        <w:rPr>
          <w:bCs w:val="0"/>
          <w:i/>
          <w:color w:val="auto"/>
        </w:rPr>
        <w:t>o</w:t>
      </w:r>
      <w:r w:rsidR="000F6FEB" w:rsidRPr="00DE05A4">
        <w:rPr>
          <w:b w:val="0"/>
          <w:bCs w:val="0"/>
          <w:color w:val="auto"/>
        </w:rPr>
        <w:t>”</w:t>
      </w:r>
      <w:r w:rsidR="00D92702" w:rsidRPr="00DE05A4">
        <w:rPr>
          <w:b w:val="0"/>
          <w:bCs w:val="0"/>
          <w:color w:val="auto"/>
        </w:rPr>
        <w:t>, etc.</w:t>
      </w:r>
      <w:r w:rsidR="00125A84" w:rsidRPr="00DE05A4">
        <w:rPr>
          <w:b w:val="0"/>
          <w:bCs w:val="0"/>
          <w:color w:val="auto"/>
        </w:rPr>
        <w:t xml:space="preserve"> in </w:t>
      </w:r>
      <w:r w:rsidR="008E4FB0" w:rsidRPr="00DE05A4">
        <w:rPr>
          <w:b w:val="0"/>
          <w:bCs w:val="0"/>
          <w:color w:val="auto"/>
        </w:rPr>
        <w:t>Stateflow</w:t>
      </w:r>
      <w:r>
        <w:rPr>
          <w:b w:val="0"/>
          <w:bCs w:val="0"/>
          <w:color w:val="auto"/>
        </w:rPr>
        <w:t xml:space="preserve"> shall be avoided</w:t>
      </w:r>
      <w:r w:rsidR="00D92702" w:rsidRPr="00DE05A4">
        <w:rPr>
          <w:b w:val="0"/>
          <w:bCs w:val="0"/>
          <w:color w:val="auto"/>
        </w:rPr>
        <w:t xml:space="preserve">. </w:t>
      </w:r>
    </w:p>
    <w:p w14:paraId="7F798B79" w14:textId="77777777" w:rsidR="000F6FEB" w:rsidRPr="00DE05A4" w:rsidRDefault="00300472" w:rsidP="00D92702">
      <w:pPr>
        <w:pStyle w:val="ListParagraph"/>
        <w:ind w:left="1560" w:right="-91"/>
        <w:jc w:val="both"/>
        <w:rPr>
          <w:b w:val="0"/>
          <w:bCs w:val="0"/>
          <w:color w:val="auto"/>
        </w:rPr>
      </w:pPr>
      <w:r w:rsidRPr="00DE05A4">
        <w:rPr>
          <w:b w:val="0"/>
          <w:bCs w:val="0"/>
          <w:color w:val="auto"/>
        </w:rPr>
        <w:t xml:space="preserve">Some operators may cause MIL/SIL mismatches </w:t>
      </w:r>
    </w:p>
    <w:p w14:paraId="7F798B7A" w14:textId="77777777" w:rsidR="000F6FEB" w:rsidRPr="00AC4345" w:rsidRDefault="000F6FEB" w:rsidP="000F6FEB"/>
    <w:p w14:paraId="7F798B7B" w14:textId="77777777" w:rsidR="0042126B" w:rsidRPr="004D5110" w:rsidRDefault="0042126B" w:rsidP="00471F92">
      <w:pPr>
        <w:pStyle w:val="Heading1"/>
        <w:numPr>
          <w:ilvl w:val="4"/>
          <w:numId w:val="1"/>
        </w:numPr>
        <w:tabs>
          <w:tab w:val="clear" w:pos="1980"/>
          <w:tab w:val="num" w:pos="1843"/>
        </w:tabs>
        <w:ind w:left="1985" w:right="-91" w:hanging="851"/>
        <w:jc w:val="both"/>
        <w:rPr>
          <w:bCs w:val="0"/>
          <w:color w:val="auto"/>
          <w:sz w:val="22"/>
          <w:szCs w:val="20"/>
        </w:rPr>
      </w:pPr>
      <w:bookmarkStart w:id="80" w:name="_Toc484791159"/>
      <w:r w:rsidRPr="004D5110">
        <w:rPr>
          <w:bCs w:val="0"/>
          <w:color w:val="auto"/>
          <w:sz w:val="22"/>
          <w:szCs w:val="20"/>
        </w:rPr>
        <w:t>Calibrat</w:t>
      </w:r>
      <w:r w:rsidR="00471F92" w:rsidRPr="004D5110">
        <w:rPr>
          <w:bCs w:val="0"/>
          <w:color w:val="auto"/>
          <w:sz w:val="22"/>
          <w:szCs w:val="20"/>
        </w:rPr>
        <w:t xml:space="preserve">ion parameters inside </w:t>
      </w:r>
      <w:r w:rsidR="008E4FB0" w:rsidRPr="004D5110">
        <w:rPr>
          <w:bCs w:val="0"/>
          <w:color w:val="auto"/>
          <w:sz w:val="22"/>
          <w:szCs w:val="20"/>
        </w:rPr>
        <w:t>Stateflow</w:t>
      </w:r>
      <w:bookmarkEnd w:id="80"/>
    </w:p>
    <w:p w14:paraId="7F798B7C" w14:textId="77777777" w:rsidR="0042126B" w:rsidRPr="007972FA" w:rsidRDefault="0042126B" w:rsidP="004D5110">
      <w:pPr>
        <w:pStyle w:val="ListParagraph"/>
        <w:numPr>
          <w:ilvl w:val="0"/>
          <w:numId w:val="11"/>
        </w:numPr>
        <w:tabs>
          <w:tab w:val="clear" w:pos="1440"/>
          <w:tab w:val="num" w:pos="2127"/>
        </w:tabs>
        <w:ind w:left="1560" w:right="-91" w:firstLine="0"/>
        <w:jc w:val="both"/>
        <w:rPr>
          <w:b w:val="0"/>
          <w:bCs w:val="0"/>
          <w:color w:val="auto"/>
        </w:rPr>
      </w:pPr>
      <w:r w:rsidRPr="007972FA">
        <w:rPr>
          <w:b w:val="0"/>
          <w:bCs w:val="0"/>
          <w:color w:val="auto"/>
        </w:rPr>
        <w:t xml:space="preserve">Calibration parameters for usage inside </w:t>
      </w:r>
      <w:r w:rsidR="008E4FB0" w:rsidRPr="007972FA">
        <w:rPr>
          <w:b w:val="0"/>
          <w:bCs w:val="0"/>
          <w:color w:val="auto"/>
        </w:rPr>
        <w:t>Stateflow</w:t>
      </w:r>
      <w:r w:rsidRPr="007972FA">
        <w:rPr>
          <w:b w:val="0"/>
          <w:bCs w:val="0"/>
          <w:color w:val="auto"/>
        </w:rPr>
        <w:t xml:space="preserve"> shall be defined as “Parameters” </w:t>
      </w:r>
    </w:p>
    <w:p w14:paraId="7F798B7D" w14:textId="77777777" w:rsidR="00382110" w:rsidRPr="00AC4345" w:rsidRDefault="00382110" w:rsidP="00382110">
      <w:pPr>
        <w:ind w:left="2160" w:right="-91"/>
        <w:jc w:val="both"/>
        <w:rPr>
          <w:b w:val="0"/>
          <w:bCs w:val="0"/>
          <w:color w:val="auto"/>
        </w:rPr>
      </w:pPr>
    </w:p>
    <w:p w14:paraId="7F798B7E" w14:textId="77777777" w:rsidR="0042126B" w:rsidRPr="00AC4345" w:rsidRDefault="0042126B" w:rsidP="004C79F1">
      <w:pPr>
        <w:ind w:left="2160" w:right="-91"/>
        <w:rPr>
          <w:b w:val="0"/>
          <w:bCs w:val="0"/>
          <w:color w:val="auto"/>
        </w:rPr>
      </w:pPr>
      <w:r w:rsidRPr="00AC4345">
        <w:rPr>
          <w:b w:val="0"/>
          <w:bCs w:val="0"/>
          <w:noProof/>
          <w:color w:val="auto"/>
          <w:lang w:bidi="ar-SA"/>
        </w:rPr>
        <w:lastRenderedPageBreak/>
        <w:drawing>
          <wp:inline distT="0" distB="0" distL="0" distR="0" wp14:anchorId="7F798C8B" wp14:editId="7F798C8C">
            <wp:extent cx="3391374" cy="218153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391374" cy="2181530"/>
                    </a:xfrm>
                    <a:prstGeom prst="rect">
                      <a:avLst/>
                    </a:prstGeom>
                  </pic:spPr>
                </pic:pic>
              </a:graphicData>
            </a:graphic>
          </wp:inline>
        </w:drawing>
      </w:r>
    </w:p>
    <w:p w14:paraId="7F798B7F" w14:textId="77777777" w:rsidR="004C79F1" w:rsidRPr="00AC4345" w:rsidRDefault="004C79F1" w:rsidP="004C79F1">
      <w:pPr>
        <w:ind w:left="2160" w:right="-91"/>
        <w:rPr>
          <w:b w:val="0"/>
          <w:bCs w:val="0"/>
          <w:color w:val="auto"/>
        </w:rPr>
      </w:pPr>
    </w:p>
    <w:p w14:paraId="7F798B80" w14:textId="77777777" w:rsidR="002249CD" w:rsidRPr="00AC4345" w:rsidRDefault="002249CD" w:rsidP="004C79F1">
      <w:pPr>
        <w:ind w:right="-91"/>
        <w:rPr>
          <w:b w:val="0"/>
          <w:bCs w:val="0"/>
          <w:color w:val="auto"/>
        </w:rPr>
      </w:pPr>
    </w:p>
    <w:p w14:paraId="7F798B81" w14:textId="77777777" w:rsidR="0021676C" w:rsidRPr="00AC4345" w:rsidRDefault="000C5105" w:rsidP="004D5110">
      <w:pPr>
        <w:pStyle w:val="ListParagraph"/>
        <w:numPr>
          <w:ilvl w:val="0"/>
          <w:numId w:val="11"/>
        </w:numPr>
        <w:tabs>
          <w:tab w:val="clear" w:pos="1440"/>
          <w:tab w:val="num" w:pos="2127"/>
        </w:tabs>
        <w:ind w:left="1560" w:right="-91" w:firstLine="0"/>
        <w:jc w:val="both"/>
        <w:rPr>
          <w:b w:val="0"/>
          <w:bCs w:val="0"/>
          <w:color w:val="auto"/>
          <w:szCs w:val="20"/>
        </w:rPr>
      </w:pPr>
      <w:r w:rsidRPr="00AC4345">
        <w:rPr>
          <w:b w:val="0"/>
          <w:bCs w:val="0"/>
          <w:color w:val="auto"/>
          <w:szCs w:val="20"/>
        </w:rPr>
        <w:t xml:space="preserve">Simulink functions inside </w:t>
      </w:r>
      <w:r w:rsidR="008E4FB0" w:rsidRPr="00AC4345">
        <w:rPr>
          <w:b w:val="0"/>
          <w:bCs w:val="0"/>
          <w:color w:val="auto"/>
          <w:szCs w:val="20"/>
        </w:rPr>
        <w:t>State</w:t>
      </w:r>
      <w:r w:rsidR="00BF08FB">
        <w:rPr>
          <w:b w:val="0"/>
          <w:bCs w:val="0"/>
          <w:color w:val="auto"/>
          <w:szCs w:val="20"/>
        </w:rPr>
        <w:t xml:space="preserve"> </w:t>
      </w:r>
      <w:r w:rsidR="008E4FB0" w:rsidRPr="00AC4345">
        <w:rPr>
          <w:b w:val="0"/>
          <w:bCs w:val="0"/>
          <w:color w:val="auto"/>
          <w:szCs w:val="20"/>
        </w:rPr>
        <w:t>flow</w:t>
      </w:r>
      <w:r w:rsidR="002C126F" w:rsidRPr="00AC4345">
        <w:rPr>
          <w:b w:val="0"/>
          <w:bCs w:val="0"/>
          <w:color w:val="auto"/>
          <w:szCs w:val="20"/>
        </w:rPr>
        <w:t xml:space="preserve"> chart</w:t>
      </w:r>
      <w:r w:rsidR="00BF08FB">
        <w:rPr>
          <w:b w:val="0"/>
          <w:bCs w:val="0"/>
          <w:color w:val="auto"/>
          <w:szCs w:val="20"/>
        </w:rPr>
        <w:t xml:space="preserve"> shall be avoided</w:t>
      </w:r>
      <w:r w:rsidR="002C126F" w:rsidRPr="00AC4345">
        <w:rPr>
          <w:b w:val="0"/>
          <w:bCs w:val="0"/>
          <w:color w:val="auto"/>
          <w:szCs w:val="20"/>
        </w:rPr>
        <w:t>, sinc</w:t>
      </w:r>
      <w:r w:rsidRPr="00AC4345">
        <w:rPr>
          <w:b w:val="0"/>
          <w:bCs w:val="0"/>
          <w:color w:val="auto"/>
          <w:szCs w:val="20"/>
        </w:rPr>
        <w:t>e it is not supported by TargetL</w:t>
      </w:r>
      <w:r w:rsidR="002C126F" w:rsidRPr="00AC4345">
        <w:rPr>
          <w:b w:val="0"/>
          <w:bCs w:val="0"/>
          <w:color w:val="auto"/>
          <w:szCs w:val="20"/>
        </w:rPr>
        <w:t>ink</w:t>
      </w:r>
    </w:p>
    <w:p w14:paraId="7F798B82" w14:textId="77777777" w:rsidR="0006297F" w:rsidRPr="00AC4345" w:rsidRDefault="00BF08FB" w:rsidP="0006297F">
      <w:pPr>
        <w:ind w:right="-91"/>
        <w:rPr>
          <w:b w:val="0"/>
          <w:bCs w:val="0"/>
          <w:color w:val="auto"/>
        </w:rPr>
      </w:pPr>
      <w:r>
        <w:rPr>
          <w:b w:val="0"/>
          <w:bCs w:val="0"/>
          <w:color w:val="auto"/>
        </w:rPr>
        <w:t xml:space="preserve"> </w:t>
      </w:r>
    </w:p>
    <w:p w14:paraId="7F798B83" w14:textId="77777777" w:rsidR="004E0C1A" w:rsidRPr="00AC4345" w:rsidRDefault="004C79F1" w:rsidP="004D5110">
      <w:pPr>
        <w:pStyle w:val="ListParagraph"/>
        <w:numPr>
          <w:ilvl w:val="0"/>
          <w:numId w:val="11"/>
        </w:numPr>
        <w:tabs>
          <w:tab w:val="clear" w:pos="1440"/>
          <w:tab w:val="num" w:pos="2127"/>
        </w:tabs>
        <w:ind w:left="1560" w:right="-91" w:firstLine="0"/>
        <w:jc w:val="both"/>
        <w:rPr>
          <w:b w:val="0"/>
          <w:bCs w:val="0"/>
          <w:color w:val="auto"/>
          <w:szCs w:val="20"/>
        </w:rPr>
      </w:pPr>
      <w:r w:rsidRPr="00AC4345">
        <w:rPr>
          <w:b w:val="0"/>
          <w:bCs w:val="0"/>
          <w:color w:val="auto"/>
          <w:szCs w:val="20"/>
        </w:rPr>
        <w:t>It is advisable to have unconditional default path to avoid “State Inconsistency” warning</w:t>
      </w:r>
    </w:p>
    <w:p w14:paraId="7F798B84" w14:textId="77777777" w:rsidR="004C79F1" w:rsidRPr="00AC4345" w:rsidRDefault="004C79F1" w:rsidP="004C79F1">
      <w:pPr>
        <w:pStyle w:val="ListParagraph"/>
        <w:rPr>
          <w:b w:val="0"/>
          <w:bCs w:val="0"/>
          <w:color w:val="auto"/>
          <w:szCs w:val="20"/>
        </w:rPr>
      </w:pPr>
    </w:p>
    <w:p w14:paraId="7F798B85" w14:textId="77777777" w:rsidR="004C79F1" w:rsidRPr="00AC4345" w:rsidRDefault="004C79F1" w:rsidP="004D5110">
      <w:pPr>
        <w:pStyle w:val="ListParagraph"/>
        <w:ind w:left="1494" w:right="-91"/>
        <w:jc w:val="center"/>
        <w:rPr>
          <w:b w:val="0"/>
          <w:bCs w:val="0"/>
          <w:color w:val="auto"/>
          <w:szCs w:val="20"/>
        </w:rPr>
      </w:pPr>
      <w:r w:rsidRPr="00AC4345">
        <w:rPr>
          <w:b w:val="0"/>
          <w:bCs w:val="0"/>
          <w:noProof/>
          <w:color w:val="auto"/>
          <w:szCs w:val="20"/>
          <w:lang w:bidi="ar-SA"/>
        </w:rPr>
        <w:drawing>
          <wp:inline distT="0" distB="0" distL="0" distR="0" wp14:anchorId="7F798C8D" wp14:editId="7F798C8E">
            <wp:extent cx="4371975" cy="260637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71975" cy="2606370"/>
                    </a:xfrm>
                    <a:prstGeom prst="rect">
                      <a:avLst/>
                    </a:prstGeom>
                    <a:noFill/>
                    <a:ln>
                      <a:noFill/>
                    </a:ln>
                  </pic:spPr>
                </pic:pic>
              </a:graphicData>
            </a:graphic>
          </wp:inline>
        </w:drawing>
      </w:r>
    </w:p>
    <w:p w14:paraId="7F798B86" w14:textId="77777777" w:rsidR="004E0C1A" w:rsidRPr="00AC4345" w:rsidRDefault="004E0C1A" w:rsidP="004C79F1">
      <w:pPr>
        <w:pStyle w:val="ListParagraph"/>
        <w:ind w:left="1494" w:right="-91"/>
        <w:rPr>
          <w:b w:val="0"/>
          <w:bCs w:val="0"/>
          <w:color w:val="auto"/>
          <w:szCs w:val="20"/>
        </w:rPr>
      </w:pPr>
    </w:p>
    <w:p w14:paraId="7F798B87" w14:textId="77777777" w:rsidR="004E0C1A" w:rsidRPr="00AC4345" w:rsidRDefault="004E0C1A" w:rsidP="004C79F1">
      <w:pPr>
        <w:pStyle w:val="ListParagraph"/>
        <w:ind w:left="1494" w:right="-91"/>
        <w:rPr>
          <w:b w:val="0"/>
          <w:bCs w:val="0"/>
          <w:color w:val="auto"/>
          <w:szCs w:val="20"/>
        </w:rPr>
      </w:pPr>
    </w:p>
    <w:p w14:paraId="7F798B88" w14:textId="77777777" w:rsidR="00DA0C95" w:rsidRPr="00AC4345" w:rsidRDefault="00DA0C95" w:rsidP="00DA0C95">
      <w:pPr>
        <w:pStyle w:val="ListParagraph"/>
        <w:ind w:left="1494" w:right="-91"/>
        <w:rPr>
          <w:b w:val="0"/>
          <w:bCs w:val="0"/>
          <w:color w:val="FF0000"/>
          <w:szCs w:val="20"/>
        </w:rPr>
      </w:pPr>
    </w:p>
    <w:p w14:paraId="7F798B89" w14:textId="77777777" w:rsidR="004E0C1A" w:rsidRPr="00AC4345" w:rsidRDefault="003B21BA" w:rsidP="004E0C1A">
      <w:pPr>
        <w:pStyle w:val="ListParagraph"/>
        <w:ind w:left="1494" w:right="-91"/>
        <w:rPr>
          <w:b w:val="0"/>
          <w:bCs w:val="0"/>
          <w:color w:val="auto"/>
          <w:szCs w:val="20"/>
        </w:rPr>
      </w:pPr>
      <w:r w:rsidRPr="00AC4345">
        <w:rPr>
          <w:b w:val="0"/>
          <w:bCs w:val="0"/>
          <w:noProof/>
          <w:color w:val="auto"/>
          <w:szCs w:val="20"/>
          <w:lang w:bidi="ar-SA"/>
        </w:rPr>
        <w:lastRenderedPageBreak/>
        <w:drawing>
          <wp:inline distT="0" distB="0" distL="0" distR="0" wp14:anchorId="7F798C8F" wp14:editId="7F798C90">
            <wp:extent cx="5631366" cy="2606804"/>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28515" cy="2605484"/>
                    </a:xfrm>
                    <a:prstGeom prst="rect">
                      <a:avLst/>
                    </a:prstGeom>
                    <a:noFill/>
                    <a:ln>
                      <a:noFill/>
                    </a:ln>
                  </pic:spPr>
                </pic:pic>
              </a:graphicData>
            </a:graphic>
          </wp:inline>
        </w:drawing>
      </w:r>
    </w:p>
    <w:p w14:paraId="7F798B8A" w14:textId="77777777" w:rsidR="00FF4F28" w:rsidRPr="00AC4345" w:rsidRDefault="00FF4F28" w:rsidP="00FF4F28">
      <w:pPr>
        <w:pStyle w:val="ListParagraph"/>
        <w:ind w:left="1494" w:right="-91"/>
        <w:rPr>
          <w:b w:val="0"/>
          <w:bCs w:val="0"/>
          <w:color w:val="auto"/>
          <w:szCs w:val="20"/>
        </w:rPr>
      </w:pPr>
    </w:p>
    <w:p w14:paraId="7F798B8B" w14:textId="77777777" w:rsidR="00FF4F28" w:rsidRPr="00AC4345" w:rsidRDefault="000C5105" w:rsidP="003E0FAD">
      <w:pPr>
        <w:pStyle w:val="ListParagraph"/>
        <w:numPr>
          <w:ilvl w:val="0"/>
          <w:numId w:val="30"/>
        </w:numPr>
        <w:ind w:right="-91"/>
        <w:rPr>
          <w:b w:val="0"/>
          <w:bCs w:val="0"/>
          <w:color w:val="auto"/>
          <w:szCs w:val="20"/>
        </w:rPr>
      </w:pPr>
      <w:r w:rsidRPr="00AC4345">
        <w:rPr>
          <w:b w:val="0"/>
          <w:bCs w:val="0"/>
          <w:color w:val="auto"/>
          <w:szCs w:val="20"/>
        </w:rPr>
        <w:t xml:space="preserve">Since </w:t>
      </w:r>
      <w:r w:rsidR="008E4FB0" w:rsidRPr="00AC4345">
        <w:rPr>
          <w:b w:val="0"/>
          <w:bCs w:val="0"/>
          <w:color w:val="auto"/>
          <w:szCs w:val="20"/>
        </w:rPr>
        <w:t>Stateflow</w:t>
      </w:r>
      <w:r w:rsidR="00FF4F28" w:rsidRPr="00AC4345">
        <w:rPr>
          <w:b w:val="0"/>
          <w:bCs w:val="0"/>
          <w:color w:val="auto"/>
          <w:szCs w:val="20"/>
        </w:rPr>
        <w:t xml:space="preserve"> is event based, time based breakpoint is not possible </w:t>
      </w:r>
      <w:r w:rsidR="00CF580F" w:rsidRPr="00AC4345">
        <w:rPr>
          <w:b w:val="0"/>
          <w:bCs w:val="0"/>
          <w:color w:val="auto"/>
          <w:szCs w:val="20"/>
        </w:rPr>
        <w:t>with</w:t>
      </w:r>
      <w:r w:rsidR="00FF4F28" w:rsidRPr="00AC4345">
        <w:rPr>
          <w:b w:val="0"/>
          <w:bCs w:val="0"/>
          <w:color w:val="auto"/>
          <w:szCs w:val="20"/>
        </w:rPr>
        <w:t xml:space="preserve"> </w:t>
      </w:r>
      <w:r w:rsidR="008E4FB0" w:rsidRPr="00AC4345">
        <w:rPr>
          <w:b w:val="0"/>
          <w:bCs w:val="0"/>
          <w:color w:val="auto"/>
          <w:szCs w:val="20"/>
        </w:rPr>
        <w:t>Stateflow</w:t>
      </w:r>
      <w:r w:rsidR="00FF4F28" w:rsidRPr="00AC4345">
        <w:rPr>
          <w:b w:val="0"/>
          <w:bCs w:val="0"/>
          <w:color w:val="auto"/>
          <w:szCs w:val="20"/>
        </w:rPr>
        <w:t xml:space="preserve">, hence timer implementation with some threshold check </w:t>
      </w:r>
      <w:r w:rsidR="00DC4F6B">
        <w:rPr>
          <w:b w:val="0"/>
          <w:bCs w:val="0"/>
          <w:color w:val="auto"/>
          <w:szCs w:val="20"/>
        </w:rPr>
        <w:t>shall be used</w:t>
      </w:r>
      <w:r w:rsidR="00FF4F28" w:rsidRPr="00AC4345">
        <w:rPr>
          <w:b w:val="0"/>
          <w:bCs w:val="0"/>
          <w:color w:val="auto"/>
          <w:szCs w:val="20"/>
        </w:rPr>
        <w:t xml:space="preserve"> to generate event based breakpoint.</w:t>
      </w:r>
    </w:p>
    <w:p w14:paraId="7F798B8C" w14:textId="77777777" w:rsidR="00A932FA" w:rsidRPr="00AC4345" w:rsidRDefault="00A932FA" w:rsidP="00A932FA">
      <w:pPr>
        <w:ind w:right="-91"/>
        <w:rPr>
          <w:b w:val="0"/>
          <w:bCs w:val="0"/>
          <w:color w:val="auto"/>
        </w:rPr>
      </w:pPr>
    </w:p>
    <w:p w14:paraId="7F798B8D" w14:textId="77777777" w:rsidR="00A932FA" w:rsidRPr="00AC4345" w:rsidRDefault="00A932FA" w:rsidP="00A932FA">
      <w:pPr>
        <w:pStyle w:val="ListParagraph"/>
        <w:ind w:left="1494" w:right="-91"/>
        <w:rPr>
          <w:b w:val="0"/>
          <w:bCs w:val="0"/>
          <w:color w:val="auto"/>
          <w:szCs w:val="20"/>
        </w:rPr>
      </w:pPr>
      <w:r w:rsidRPr="00AC4345">
        <w:rPr>
          <w:b w:val="0"/>
          <w:bCs w:val="0"/>
          <w:noProof/>
          <w:color w:val="auto"/>
          <w:szCs w:val="20"/>
          <w:lang w:bidi="ar-SA"/>
        </w:rPr>
        <w:drawing>
          <wp:inline distT="0" distB="0" distL="0" distR="0" wp14:anchorId="7F798C91" wp14:editId="7F798C92">
            <wp:extent cx="3752850" cy="2428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52850" cy="2428875"/>
                    </a:xfrm>
                    <a:prstGeom prst="rect">
                      <a:avLst/>
                    </a:prstGeom>
                    <a:noFill/>
                    <a:ln>
                      <a:noFill/>
                    </a:ln>
                  </pic:spPr>
                </pic:pic>
              </a:graphicData>
            </a:graphic>
          </wp:inline>
        </w:drawing>
      </w:r>
    </w:p>
    <w:p w14:paraId="7F798B8E" w14:textId="77777777" w:rsidR="00776423" w:rsidRPr="00AC4345" w:rsidRDefault="00776423" w:rsidP="00A932FA">
      <w:pPr>
        <w:pStyle w:val="ListParagraph"/>
        <w:ind w:left="1494" w:right="-91"/>
        <w:rPr>
          <w:b w:val="0"/>
          <w:bCs w:val="0"/>
          <w:color w:val="auto"/>
          <w:szCs w:val="20"/>
        </w:rPr>
      </w:pPr>
    </w:p>
    <w:p w14:paraId="7F798B8F" w14:textId="77777777" w:rsidR="00A932FA" w:rsidRPr="00AC4345" w:rsidRDefault="00A932FA" w:rsidP="00A932FA">
      <w:pPr>
        <w:pStyle w:val="ListParagraph"/>
        <w:ind w:left="1494" w:right="-91"/>
        <w:rPr>
          <w:b w:val="0"/>
          <w:bCs w:val="0"/>
          <w:color w:val="auto"/>
          <w:szCs w:val="20"/>
        </w:rPr>
      </w:pPr>
      <w:r w:rsidRPr="00AC4345">
        <w:rPr>
          <w:b w:val="0"/>
          <w:bCs w:val="0"/>
          <w:color w:val="auto"/>
          <w:szCs w:val="20"/>
        </w:rPr>
        <w:t xml:space="preserve">The above example is to stop the simulation at 0.25s. The breakpoint can be set for the threshold check [timer == 0.25] in </w:t>
      </w:r>
      <w:r w:rsidR="00776423" w:rsidRPr="00AC4345">
        <w:rPr>
          <w:b w:val="0"/>
          <w:bCs w:val="0"/>
          <w:color w:val="auto"/>
          <w:szCs w:val="20"/>
        </w:rPr>
        <w:t>two</w:t>
      </w:r>
      <w:r w:rsidRPr="00AC4345">
        <w:rPr>
          <w:b w:val="0"/>
          <w:bCs w:val="0"/>
          <w:color w:val="auto"/>
          <w:szCs w:val="20"/>
        </w:rPr>
        <w:t xml:space="preserve"> ways 1.When Tested 2.When Valid</w:t>
      </w:r>
    </w:p>
    <w:p w14:paraId="7F798B90" w14:textId="77777777" w:rsidR="00A932FA" w:rsidRPr="00AC4345" w:rsidRDefault="00A932FA" w:rsidP="00A932FA">
      <w:pPr>
        <w:pStyle w:val="ListParagraph"/>
        <w:ind w:left="1494" w:right="-91"/>
        <w:rPr>
          <w:b w:val="0"/>
          <w:bCs w:val="0"/>
          <w:color w:val="auto"/>
          <w:szCs w:val="20"/>
        </w:rPr>
      </w:pPr>
    </w:p>
    <w:p w14:paraId="7F798B91" w14:textId="77777777" w:rsidR="00A932FA" w:rsidRPr="00AC4345" w:rsidRDefault="00A932FA" w:rsidP="00A932FA">
      <w:pPr>
        <w:pStyle w:val="ListParagraph"/>
        <w:ind w:left="1494" w:right="-91"/>
        <w:rPr>
          <w:b w:val="0"/>
          <w:bCs w:val="0"/>
          <w:color w:val="auto"/>
          <w:szCs w:val="20"/>
        </w:rPr>
      </w:pPr>
      <w:r w:rsidRPr="00AC4345">
        <w:rPr>
          <w:bCs w:val="0"/>
          <w:color w:val="auto"/>
          <w:szCs w:val="20"/>
        </w:rPr>
        <w:t xml:space="preserve">When Tested </w:t>
      </w:r>
      <w:r w:rsidRPr="00AC4345">
        <w:rPr>
          <w:b w:val="0"/>
          <w:bCs w:val="0"/>
          <w:color w:val="auto"/>
          <w:szCs w:val="20"/>
        </w:rPr>
        <w:t>- It will break the simulation every</w:t>
      </w:r>
      <w:r w:rsidR="008F4A74" w:rsidRPr="00AC4345">
        <w:rPr>
          <w:b w:val="0"/>
          <w:bCs w:val="0"/>
          <w:color w:val="auto"/>
          <w:szCs w:val="20"/>
        </w:rPr>
        <w:t xml:space="preserve"> </w:t>
      </w:r>
      <w:r w:rsidRPr="00AC4345">
        <w:rPr>
          <w:b w:val="0"/>
          <w:bCs w:val="0"/>
          <w:color w:val="auto"/>
          <w:szCs w:val="20"/>
        </w:rPr>
        <w:t>time the condition [timer == 0.25] is checked</w:t>
      </w:r>
      <w:r w:rsidR="008F4A74" w:rsidRPr="00AC4345">
        <w:rPr>
          <w:b w:val="0"/>
          <w:bCs w:val="0"/>
          <w:color w:val="auto"/>
          <w:szCs w:val="20"/>
        </w:rPr>
        <w:t>.</w:t>
      </w:r>
    </w:p>
    <w:p w14:paraId="7F798B92" w14:textId="77777777" w:rsidR="00A932FA" w:rsidRPr="00AC4345" w:rsidRDefault="00A932FA" w:rsidP="00A932FA">
      <w:pPr>
        <w:pStyle w:val="ListParagraph"/>
        <w:ind w:left="1494" w:right="-91"/>
        <w:rPr>
          <w:b w:val="0"/>
          <w:bCs w:val="0"/>
          <w:color w:val="auto"/>
          <w:szCs w:val="20"/>
        </w:rPr>
      </w:pPr>
    </w:p>
    <w:p w14:paraId="7F798B93" w14:textId="77777777" w:rsidR="00A932FA" w:rsidRPr="00AC4345" w:rsidRDefault="00A932FA" w:rsidP="00A932FA">
      <w:pPr>
        <w:pStyle w:val="ListParagraph"/>
        <w:ind w:left="1494" w:right="-91"/>
        <w:rPr>
          <w:b w:val="0"/>
          <w:bCs w:val="0"/>
          <w:color w:val="auto"/>
          <w:szCs w:val="20"/>
        </w:rPr>
      </w:pPr>
      <w:r w:rsidRPr="00AC4345">
        <w:rPr>
          <w:bCs w:val="0"/>
          <w:color w:val="auto"/>
          <w:szCs w:val="20"/>
        </w:rPr>
        <w:t xml:space="preserve">When Valid    </w:t>
      </w:r>
      <w:r w:rsidRPr="00AC4345">
        <w:rPr>
          <w:b w:val="0"/>
          <w:bCs w:val="0"/>
          <w:color w:val="auto"/>
          <w:szCs w:val="20"/>
        </w:rPr>
        <w:t>- It will break the simulation only when the condition [timer == 0.25] results TRUE.</w:t>
      </w:r>
    </w:p>
    <w:p w14:paraId="7F798B94" w14:textId="77777777" w:rsidR="00A932FA" w:rsidRPr="00AC4345" w:rsidRDefault="00A932FA" w:rsidP="00A932FA">
      <w:pPr>
        <w:pStyle w:val="ListParagraph"/>
        <w:ind w:left="1494" w:right="-91"/>
        <w:rPr>
          <w:b w:val="0"/>
          <w:bCs w:val="0"/>
          <w:color w:val="auto"/>
          <w:szCs w:val="20"/>
        </w:rPr>
      </w:pPr>
      <w:r w:rsidRPr="00AC4345">
        <w:rPr>
          <w:b w:val="0"/>
          <w:bCs w:val="0"/>
          <w:noProof/>
          <w:color w:val="auto"/>
          <w:szCs w:val="20"/>
          <w:lang w:bidi="ar-SA"/>
        </w:rPr>
        <w:lastRenderedPageBreak/>
        <w:drawing>
          <wp:inline distT="0" distB="0" distL="0" distR="0" wp14:anchorId="7F798C93" wp14:editId="7F798C94">
            <wp:extent cx="4067175" cy="5676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67175" cy="5676900"/>
                    </a:xfrm>
                    <a:prstGeom prst="rect">
                      <a:avLst/>
                    </a:prstGeom>
                    <a:noFill/>
                    <a:ln>
                      <a:noFill/>
                    </a:ln>
                  </pic:spPr>
                </pic:pic>
              </a:graphicData>
            </a:graphic>
          </wp:inline>
        </w:drawing>
      </w:r>
    </w:p>
    <w:p w14:paraId="7F798B95" w14:textId="77777777" w:rsidR="00FF4F28" w:rsidRDefault="00FF4F28" w:rsidP="00D71B10">
      <w:pPr>
        <w:rPr>
          <w:sz w:val="22"/>
        </w:rPr>
      </w:pPr>
    </w:p>
    <w:p w14:paraId="7F798B96" w14:textId="77777777" w:rsidR="00FF5514" w:rsidRDefault="00FF5514" w:rsidP="00D71B10">
      <w:pPr>
        <w:rPr>
          <w:sz w:val="22"/>
        </w:rPr>
      </w:pPr>
    </w:p>
    <w:p w14:paraId="7F798B97" w14:textId="77777777" w:rsidR="00FF5514" w:rsidRDefault="00FF5514" w:rsidP="00D71B10">
      <w:pPr>
        <w:rPr>
          <w:sz w:val="22"/>
        </w:rPr>
      </w:pPr>
    </w:p>
    <w:p w14:paraId="7F798B98" w14:textId="77777777" w:rsidR="00FF5514" w:rsidRDefault="00FF5514" w:rsidP="00D71B10">
      <w:pPr>
        <w:rPr>
          <w:sz w:val="22"/>
        </w:rPr>
      </w:pPr>
    </w:p>
    <w:p w14:paraId="7F798B99" w14:textId="77777777" w:rsidR="00FF5514" w:rsidRDefault="00FF5514" w:rsidP="00D71B10">
      <w:pPr>
        <w:rPr>
          <w:sz w:val="22"/>
        </w:rPr>
      </w:pPr>
    </w:p>
    <w:p w14:paraId="7F798B9A" w14:textId="77777777" w:rsidR="00FF5514" w:rsidRDefault="00FF5514" w:rsidP="00D71B10">
      <w:pPr>
        <w:rPr>
          <w:sz w:val="22"/>
        </w:rPr>
      </w:pPr>
    </w:p>
    <w:p w14:paraId="7F798B9B" w14:textId="77777777" w:rsidR="00FF5514" w:rsidRDefault="00FF5514" w:rsidP="00D71B10">
      <w:pPr>
        <w:rPr>
          <w:sz w:val="22"/>
        </w:rPr>
      </w:pPr>
    </w:p>
    <w:p w14:paraId="7F798B9C" w14:textId="77777777" w:rsidR="00FF5514" w:rsidRDefault="00FF5514" w:rsidP="00D71B10">
      <w:pPr>
        <w:rPr>
          <w:sz w:val="22"/>
        </w:rPr>
      </w:pPr>
    </w:p>
    <w:p w14:paraId="7F798B9D" w14:textId="77777777" w:rsidR="00FF5514" w:rsidRDefault="00FF5514" w:rsidP="00D71B10">
      <w:pPr>
        <w:rPr>
          <w:sz w:val="22"/>
        </w:rPr>
      </w:pPr>
    </w:p>
    <w:p w14:paraId="7F798B9E" w14:textId="77777777" w:rsidR="00FF5514" w:rsidRDefault="00FF5514" w:rsidP="00D71B10">
      <w:pPr>
        <w:rPr>
          <w:sz w:val="22"/>
        </w:rPr>
      </w:pPr>
    </w:p>
    <w:p w14:paraId="7F798B9F" w14:textId="77777777" w:rsidR="00FF5514" w:rsidRDefault="00FF5514" w:rsidP="00D71B10">
      <w:pPr>
        <w:rPr>
          <w:sz w:val="22"/>
        </w:rPr>
      </w:pPr>
    </w:p>
    <w:p w14:paraId="7F798BA0" w14:textId="77777777" w:rsidR="00FF5514" w:rsidRDefault="00FF5514" w:rsidP="00D71B10">
      <w:pPr>
        <w:rPr>
          <w:sz w:val="22"/>
        </w:rPr>
      </w:pPr>
    </w:p>
    <w:p w14:paraId="7F798BA1" w14:textId="77777777" w:rsidR="00FF5514" w:rsidRPr="00FF5514" w:rsidRDefault="00FF5514" w:rsidP="00D71B10">
      <w:pPr>
        <w:rPr>
          <w:sz w:val="22"/>
        </w:rPr>
      </w:pPr>
    </w:p>
    <w:p w14:paraId="7F798BA2" w14:textId="77777777" w:rsidR="00CF0AD0" w:rsidRPr="00FF5514" w:rsidRDefault="00CF0AD0" w:rsidP="00943481">
      <w:pPr>
        <w:pStyle w:val="Heading1"/>
        <w:numPr>
          <w:ilvl w:val="3"/>
          <w:numId w:val="1"/>
        </w:numPr>
        <w:ind w:right="-91"/>
        <w:jc w:val="both"/>
        <w:rPr>
          <w:color w:val="auto"/>
          <w:sz w:val="22"/>
          <w:szCs w:val="20"/>
        </w:rPr>
      </w:pPr>
      <w:bookmarkStart w:id="81" w:name="_Toc484791160"/>
      <w:r w:rsidRPr="00FF5514">
        <w:rPr>
          <w:color w:val="auto"/>
          <w:sz w:val="22"/>
          <w:szCs w:val="20"/>
        </w:rPr>
        <w:lastRenderedPageBreak/>
        <w:t>Adherence to coloring guidelines</w:t>
      </w:r>
      <w:bookmarkEnd w:id="81"/>
    </w:p>
    <w:p w14:paraId="7F798BA3" w14:textId="77777777" w:rsidR="00CF0AD0" w:rsidRPr="00AC4345" w:rsidRDefault="00CF0AD0" w:rsidP="00943481">
      <w:pPr>
        <w:jc w:val="both"/>
      </w:pPr>
    </w:p>
    <w:p w14:paraId="7F798BA4" w14:textId="77777777" w:rsidR="00CF0AD0" w:rsidRPr="00AC4345" w:rsidRDefault="00BF08FB" w:rsidP="00943481">
      <w:pPr>
        <w:numPr>
          <w:ilvl w:val="0"/>
          <w:numId w:val="11"/>
        </w:numPr>
        <w:ind w:right="-91"/>
        <w:jc w:val="both"/>
        <w:rPr>
          <w:color w:val="auto"/>
        </w:rPr>
      </w:pPr>
      <w:r>
        <w:rPr>
          <w:b w:val="0"/>
          <w:bCs w:val="0"/>
          <w:color w:val="auto"/>
        </w:rPr>
        <w:t>Block color rules help</w:t>
      </w:r>
      <w:r w:rsidR="00CF0AD0" w:rsidRPr="00AC4345">
        <w:rPr>
          <w:b w:val="0"/>
          <w:bCs w:val="0"/>
          <w:color w:val="auto"/>
        </w:rPr>
        <w:t xml:space="preserve"> in making the models uniform in terms of purpose of the block</w:t>
      </w:r>
      <w:r>
        <w:rPr>
          <w:b w:val="0"/>
          <w:bCs w:val="0"/>
          <w:color w:val="auto"/>
        </w:rPr>
        <w:t xml:space="preserve"> and improves understandability</w:t>
      </w:r>
    </w:p>
    <w:p w14:paraId="7F798BA5" w14:textId="77777777" w:rsidR="009B00C3" w:rsidRPr="00AC4345" w:rsidRDefault="009B00C3" w:rsidP="00943481">
      <w:pPr>
        <w:numPr>
          <w:ilvl w:val="0"/>
          <w:numId w:val="11"/>
        </w:numPr>
        <w:ind w:right="-91"/>
        <w:jc w:val="both"/>
        <w:rPr>
          <w:color w:val="auto"/>
        </w:rPr>
      </w:pPr>
      <w:r w:rsidRPr="00AC4345">
        <w:rPr>
          <w:b w:val="0"/>
          <w:bCs w:val="0"/>
          <w:color w:val="auto"/>
        </w:rPr>
        <w:t>Certain colors are reserved for certain block</w:t>
      </w:r>
      <w:r w:rsidR="00BF08FB">
        <w:rPr>
          <w:b w:val="0"/>
          <w:bCs w:val="0"/>
          <w:color w:val="auto"/>
        </w:rPr>
        <w:t xml:space="preserve"> types</w:t>
      </w:r>
      <w:r w:rsidRPr="00AC4345">
        <w:rPr>
          <w:b w:val="0"/>
          <w:bCs w:val="0"/>
          <w:color w:val="auto"/>
        </w:rPr>
        <w:t>.</w:t>
      </w:r>
    </w:p>
    <w:p w14:paraId="7F798BA6" w14:textId="77777777" w:rsidR="00CF0AD0" w:rsidRPr="00AC4345" w:rsidRDefault="00CF0AD0" w:rsidP="00943481">
      <w:pPr>
        <w:ind w:left="1080" w:right="-91"/>
        <w:jc w:val="both"/>
        <w:rPr>
          <w:color w:val="auto"/>
        </w:rPr>
      </w:pPr>
    </w:p>
    <w:p w14:paraId="7F798BA7" w14:textId="77777777" w:rsidR="00CF0AD0" w:rsidRPr="00AC4345" w:rsidRDefault="00CF0AD0" w:rsidP="00943481">
      <w:pPr>
        <w:numPr>
          <w:ilvl w:val="0"/>
          <w:numId w:val="6"/>
        </w:numPr>
        <w:ind w:right="-91"/>
        <w:jc w:val="both"/>
        <w:rPr>
          <w:color w:val="auto"/>
        </w:rPr>
      </w:pPr>
      <w:r w:rsidRPr="00AC4345">
        <w:rPr>
          <w:b w:val="0"/>
          <w:bCs w:val="0"/>
          <w:color w:val="auto"/>
        </w:rPr>
        <w:t>For color guidelines refer the below link:</w:t>
      </w:r>
    </w:p>
    <w:p w14:paraId="7F798BA8" w14:textId="77777777" w:rsidR="00CF0AD0" w:rsidRPr="00AC4345" w:rsidRDefault="002956AD" w:rsidP="00943481">
      <w:pPr>
        <w:ind w:left="1440" w:right="-91"/>
        <w:jc w:val="both"/>
        <w:rPr>
          <w:b w:val="0"/>
          <w:bCs w:val="0"/>
          <w:color w:val="auto"/>
        </w:rPr>
      </w:pPr>
      <w:hyperlink r:id="rId129" w:history="1">
        <w:r w:rsidR="008E3E9F" w:rsidRPr="00AC4345">
          <w:rPr>
            <w:rStyle w:val="Hyperlink"/>
            <w:b w:val="0"/>
            <w:bCs w:val="0"/>
          </w:rPr>
          <w:t>http://170.205.207.224:7001/si/viewrevision?projectName=d:/MKS_proj/MBSP_SW_Components/D07_Design/Documents/Guidelines/modelling_rules/project.pj&amp;revision=:member&amp;selection=ColorCode_MBSP.xls</w:t>
        </w:r>
      </w:hyperlink>
    </w:p>
    <w:p w14:paraId="7F798BA9" w14:textId="77777777" w:rsidR="0099700E" w:rsidRPr="00FF5514" w:rsidRDefault="0099700E" w:rsidP="00943481">
      <w:pPr>
        <w:pStyle w:val="Heading1"/>
        <w:numPr>
          <w:ilvl w:val="3"/>
          <w:numId w:val="1"/>
        </w:numPr>
        <w:ind w:right="-91"/>
        <w:jc w:val="both"/>
        <w:rPr>
          <w:color w:val="auto"/>
          <w:sz w:val="22"/>
          <w:szCs w:val="20"/>
        </w:rPr>
      </w:pPr>
      <w:bookmarkStart w:id="82" w:name="_Toc484791161"/>
      <w:r w:rsidRPr="00FF5514">
        <w:rPr>
          <w:color w:val="auto"/>
          <w:sz w:val="22"/>
          <w:szCs w:val="20"/>
        </w:rPr>
        <w:t xml:space="preserve">Adherence to </w:t>
      </w:r>
      <w:r w:rsidR="00302F0A" w:rsidRPr="00FF5514">
        <w:rPr>
          <w:color w:val="auto"/>
          <w:sz w:val="22"/>
          <w:szCs w:val="20"/>
        </w:rPr>
        <w:t xml:space="preserve">standard </w:t>
      </w:r>
      <w:r w:rsidRPr="00FF5514">
        <w:rPr>
          <w:color w:val="auto"/>
          <w:sz w:val="22"/>
          <w:szCs w:val="20"/>
        </w:rPr>
        <w:t>modeling guidelines</w:t>
      </w:r>
      <w:bookmarkEnd w:id="82"/>
    </w:p>
    <w:p w14:paraId="7F798BAA" w14:textId="77777777" w:rsidR="00781C0F" w:rsidRPr="00AC4345" w:rsidRDefault="00781C0F" w:rsidP="00943481">
      <w:pPr>
        <w:ind w:right="-91"/>
        <w:jc w:val="both"/>
        <w:rPr>
          <w:b w:val="0"/>
          <w:bCs w:val="0"/>
          <w:color w:val="auto"/>
        </w:rPr>
      </w:pPr>
    </w:p>
    <w:p w14:paraId="7F798BAB" w14:textId="77777777" w:rsidR="008C0795" w:rsidRPr="00AC4345" w:rsidRDefault="008C0795" w:rsidP="00943481">
      <w:pPr>
        <w:ind w:left="1080" w:right="-91"/>
        <w:jc w:val="both"/>
        <w:rPr>
          <w:color w:val="auto"/>
        </w:rPr>
      </w:pPr>
      <w:r w:rsidRPr="00AC4345">
        <w:rPr>
          <w:color w:val="auto"/>
        </w:rPr>
        <w:t>MXRAY:</w:t>
      </w:r>
    </w:p>
    <w:p w14:paraId="7F798BAC" w14:textId="77777777" w:rsidR="00CD47F4" w:rsidRPr="00AC4345" w:rsidRDefault="00CD47F4" w:rsidP="00943481">
      <w:pPr>
        <w:numPr>
          <w:ilvl w:val="0"/>
          <w:numId w:val="6"/>
        </w:numPr>
        <w:ind w:right="-91"/>
        <w:jc w:val="both"/>
        <w:rPr>
          <w:b w:val="0"/>
          <w:bCs w:val="0"/>
          <w:color w:val="auto"/>
        </w:rPr>
      </w:pPr>
      <w:r w:rsidRPr="00AC4345">
        <w:rPr>
          <w:b w:val="0"/>
          <w:bCs w:val="0"/>
          <w:color w:val="auto"/>
        </w:rPr>
        <w:t xml:space="preserve">While dividing a component into modules or modules into sub-modules the complexity of the module/sub-module </w:t>
      </w:r>
      <w:r w:rsidR="00BF08FB">
        <w:rPr>
          <w:b w:val="0"/>
          <w:bCs w:val="0"/>
          <w:color w:val="auto"/>
        </w:rPr>
        <w:t>shall</w:t>
      </w:r>
      <w:r w:rsidRPr="00AC4345">
        <w:rPr>
          <w:b w:val="0"/>
          <w:bCs w:val="0"/>
          <w:color w:val="auto"/>
        </w:rPr>
        <w:t xml:space="preserve"> to be taken into account.</w:t>
      </w:r>
    </w:p>
    <w:p w14:paraId="7F798BAD" w14:textId="77777777" w:rsidR="00CD47F4" w:rsidRPr="00AC4345" w:rsidRDefault="00CD47F4" w:rsidP="00943481">
      <w:pPr>
        <w:ind w:left="1440" w:right="-91"/>
        <w:jc w:val="both"/>
        <w:rPr>
          <w:b w:val="0"/>
          <w:bCs w:val="0"/>
          <w:color w:val="auto"/>
        </w:rPr>
      </w:pPr>
    </w:p>
    <w:p w14:paraId="7F798BAE" w14:textId="77777777" w:rsidR="00CD47F4" w:rsidRPr="00AC4345" w:rsidRDefault="00CD47F4" w:rsidP="00943481">
      <w:pPr>
        <w:numPr>
          <w:ilvl w:val="0"/>
          <w:numId w:val="6"/>
        </w:numPr>
        <w:ind w:right="-91"/>
        <w:jc w:val="both"/>
        <w:rPr>
          <w:b w:val="0"/>
          <w:bCs w:val="0"/>
          <w:color w:val="auto"/>
        </w:rPr>
      </w:pPr>
      <w:r w:rsidRPr="00AC4345">
        <w:rPr>
          <w:b w:val="0"/>
          <w:bCs w:val="0"/>
          <w:color w:val="auto"/>
        </w:rPr>
        <w:t xml:space="preserve">The future development of the model shall also be considered during the partition. If the module is going to be expanded in future then it shall be divided into sub-modules </w:t>
      </w:r>
      <w:r w:rsidR="00BF08FB" w:rsidRPr="00AC4345">
        <w:rPr>
          <w:b w:val="0"/>
          <w:bCs w:val="0"/>
          <w:color w:val="auto"/>
        </w:rPr>
        <w:t>beforeh</w:t>
      </w:r>
      <w:r w:rsidR="00BF08FB">
        <w:rPr>
          <w:b w:val="0"/>
          <w:bCs w:val="0"/>
          <w:color w:val="auto"/>
        </w:rPr>
        <w:t>and</w:t>
      </w:r>
      <w:r w:rsidRPr="00AC4345">
        <w:rPr>
          <w:b w:val="0"/>
          <w:bCs w:val="0"/>
          <w:color w:val="auto"/>
        </w:rPr>
        <w:t>.</w:t>
      </w:r>
    </w:p>
    <w:p w14:paraId="7F798BAF" w14:textId="77777777" w:rsidR="00CD47F4" w:rsidRPr="00AC4345" w:rsidRDefault="00CD47F4" w:rsidP="00943481">
      <w:pPr>
        <w:ind w:right="-91"/>
        <w:jc w:val="both"/>
        <w:rPr>
          <w:b w:val="0"/>
          <w:bCs w:val="0"/>
          <w:color w:val="auto"/>
        </w:rPr>
      </w:pPr>
    </w:p>
    <w:p w14:paraId="7F798BB0" w14:textId="77777777" w:rsidR="00CD47F4" w:rsidRPr="00AC4345" w:rsidRDefault="00CD47F4" w:rsidP="00943481">
      <w:pPr>
        <w:numPr>
          <w:ilvl w:val="0"/>
          <w:numId w:val="6"/>
        </w:numPr>
        <w:ind w:right="-91"/>
        <w:jc w:val="both"/>
        <w:rPr>
          <w:b w:val="0"/>
          <w:bCs w:val="0"/>
          <w:color w:val="auto"/>
        </w:rPr>
      </w:pPr>
      <w:r w:rsidRPr="00AC4345">
        <w:rPr>
          <w:b w:val="0"/>
          <w:bCs w:val="0"/>
          <w:color w:val="auto"/>
        </w:rPr>
        <w:t xml:space="preserve">Avoid module design with model complexity in the yellow threshold, because future development </w:t>
      </w:r>
      <w:r w:rsidR="00BF08FB">
        <w:rPr>
          <w:b w:val="0"/>
          <w:bCs w:val="0"/>
          <w:color w:val="auto"/>
        </w:rPr>
        <w:t>may</w:t>
      </w:r>
      <w:r w:rsidRPr="00AC4345">
        <w:rPr>
          <w:b w:val="0"/>
          <w:bCs w:val="0"/>
          <w:color w:val="auto"/>
        </w:rPr>
        <w:t xml:space="preserve"> push the complexity over</w:t>
      </w:r>
      <w:r w:rsidR="00BF08FB">
        <w:rPr>
          <w:b w:val="0"/>
          <w:bCs w:val="0"/>
          <w:color w:val="auto"/>
        </w:rPr>
        <w:t xml:space="preserve"> to</w:t>
      </w:r>
      <w:r w:rsidRPr="00AC4345">
        <w:rPr>
          <w:b w:val="0"/>
          <w:bCs w:val="0"/>
          <w:color w:val="auto"/>
        </w:rPr>
        <w:t xml:space="preserve"> red threshold</w:t>
      </w:r>
    </w:p>
    <w:p w14:paraId="7F798BB1" w14:textId="77777777" w:rsidR="00CD47F4" w:rsidRPr="00AC4345" w:rsidRDefault="00CD47F4" w:rsidP="00943481">
      <w:pPr>
        <w:ind w:right="-91"/>
        <w:jc w:val="both"/>
        <w:rPr>
          <w:b w:val="0"/>
          <w:bCs w:val="0"/>
          <w:color w:val="auto"/>
        </w:rPr>
      </w:pPr>
    </w:p>
    <w:p w14:paraId="7F798BB2" w14:textId="77777777" w:rsidR="008C0795" w:rsidRPr="00AC4345" w:rsidRDefault="008C0795" w:rsidP="00943481">
      <w:pPr>
        <w:numPr>
          <w:ilvl w:val="0"/>
          <w:numId w:val="6"/>
        </w:numPr>
        <w:ind w:right="-91"/>
        <w:jc w:val="both"/>
        <w:rPr>
          <w:b w:val="0"/>
          <w:bCs w:val="0"/>
          <w:color w:val="auto"/>
        </w:rPr>
      </w:pPr>
      <w:r w:rsidRPr="00AC4345">
        <w:rPr>
          <w:b w:val="0"/>
          <w:bCs w:val="0"/>
          <w:color w:val="auto"/>
        </w:rPr>
        <w:t>Run MXRAY to check the complexity of the model. If the module is too complex t</w:t>
      </w:r>
      <w:r w:rsidR="00D34915" w:rsidRPr="00AC4345">
        <w:rPr>
          <w:b w:val="0"/>
          <w:bCs w:val="0"/>
          <w:color w:val="auto"/>
        </w:rPr>
        <w:t>hen complexity shall be reduced.</w:t>
      </w:r>
    </w:p>
    <w:p w14:paraId="7F798BB3" w14:textId="77777777" w:rsidR="00D34915" w:rsidRPr="00AC4345" w:rsidRDefault="008C0795" w:rsidP="00943481">
      <w:pPr>
        <w:numPr>
          <w:ilvl w:val="1"/>
          <w:numId w:val="6"/>
        </w:numPr>
        <w:ind w:right="-91"/>
        <w:jc w:val="both"/>
        <w:rPr>
          <w:b w:val="0"/>
          <w:bCs w:val="0"/>
          <w:color w:val="auto"/>
        </w:rPr>
      </w:pPr>
      <w:r w:rsidRPr="00AC4345">
        <w:rPr>
          <w:b w:val="0"/>
          <w:bCs w:val="0"/>
          <w:color w:val="auto"/>
        </w:rPr>
        <w:t>Incase local complexity of subsystem is more than the acceptable range then group the blocks in</w:t>
      </w:r>
      <w:r w:rsidR="00D34915" w:rsidRPr="00AC4345">
        <w:rPr>
          <w:b w:val="0"/>
          <w:bCs w:val="0"/>
          <w:color w:val="auto"/>
        </w:rPr>
        <w:t>to</w:t>
      </w:r>
      <w:r w:rsidRPr="00AC4345">
        <w:rPr>
          <w:b w:val="0"/>
          <w:bCs w:val="0"/>
          <w:color w:val="auto"/>
        </w:rPr>
        <w:t xml:space="preserve"> the s</w:t>
      </w:r>
      <w:r w:rsidR="00BF08FB">
        <w:rPr>
          <w:b w:val="0"/>
          <w:bCs w:val="0"/>
          <w:color w:val="auto"/>
        </w:rPr>
        <w:t>ubsystems. T</w:t>
      </w:r>
      <w:r w:rsidRPr="00AC4345">
        <w:rPr>
          <w:b w:val="0"/>
          <w:bCs w:val="0"/>
          <w:color w:val="auto"/>
        </w:rPr>
        <w:t>he blocks</w:t>
      </w:r>
      <w:r w:rsidR="00BF08FB">
        <w:rPr>
          <w:b w:val="0"/>
          <w:bCs w:val="0"/>
          <w:color w:val="auto"/>
        </w:rPr>
        <w:t xml:space="preserve"> shall be grouped</w:t>
      </w:r>
      <w:r w:rsidRPr="00AC4345">
        <w:rPr>
          <w:b w:val="0"/>
          <w:bCs w:val="0"/>
          <w:color w:val="auto"/>
        </w:rPr>
        <w:t xml:space="preserve"> functionally. </w:t>
      </w:r>
    </w:p>
    <w:p w14:paraId="7F798BB4" w14:textId="77777777" w:rsidR="008C0795" w:rsidRPr="00AC4345" w:rsidRDefault="008C0795" w:rsidP="00943481">
      <w:pPr>
        <w:numPr>
          <w:ilvl w:val="1"/>
          <w:numId w:val="6"/>
        </w:numPr>
        <w:ind w:right="-91"/>
        <w:jc w:val="both"/>
        <w:rPr>
          <w:b w:val="0"/>
          <w:bCs w:val="0"/>
          <w:color w:val="auto"/>
        </w:rPr>
      </w:pPr>
      <w:r w:rsidRPr="00AC4345">
        <w:rPr>
          <w:b w:val="0"/>
          <w:bCs w:val="0"/>
          <w:color w:val="auto"/>
        </w:rPr>
        <w:t>R</w:t>
      </w:r>
      <w:r w:rsidR="006D2810" w:rsidRPr="00AC4345">
        <w:rPr>
          <w:b w:val="0"/>
          <w:bCs w:val="0"/>
          <w:color w:val="auto"/>
        </w:rPr>
        <w:t>andom grouping of block</w:t>
      </w:r>
      <w:r w:rsidR="00D34915" w:rsidRPr="00AC4345">
        <w:rPr>
          <w:b w:val="0"/>
          <w:bCs w:val="0"/>
          <w:color w:val="auto"/>
        </w:rPr>
        <w:t>s</w:t>
      </w:r>
      <w:r w:rsidR="006D2810" w:rsidRPr="00AC4345">
        <w:rPr>
          <w:b w:val="0"/>
          <w:bCs w:val="0"/>
          <w:color w:val="auto"/>
        </w:rPr>
        <w:t xml:space="preserve"> to </w:t>
      </w:r>
      <w:r w:rsidR="00D34915" w:rsidRPr="00AC4345">
        <w:rPr>
          <w:b w:val="0"/>
          <w:bCs w:val="0"/>
          <w:color w:val="auto"/>
        </w:rPr>
        <w:t xml:space="preserve">subsystem to </w:t>
      </w:r>
      <w:r w:rsidR="006D2810" w:rsidRPr="00AC4345">
        <w:rPr>
          <w:b w:val="0"/>
          <w:bCs w:val="0"/>
          <w:color w:val="auto"/>
        </w:rPr>
        <w:t xml:space="preserve">reduce complexity </w:t>
      </w:r>
      <w:r w:rsidR="00BF08FB">
        <w:rPr>
          <w:b w:val="0"/>
          <w:bCs w:val="0"/>
          <w:color w:val="auto"/>
        </w:rPr>
        <w:t>shall be avoided. This is a compromise in readability and maintaina</w:t>
      </w:r>
      <w:r w:rsidR="00C46596">
        <w:rPr>
          <w:b w:val="0"/>
          <w:bCs w:val="0"/>
          <w:color w:val="auto"/>
        </w:rPr>
        <w:t>bi</w:t>
      </w:r>
      <w:r w:rsidR="00BF08FB">
        <w:rPr>
          <w:b w:val="0"/>
          <w:bCs w:val="0"/>
          <w:color w:val="auto"/>
        </w:rPr>
        <w:t>lity</w:t>
      </w:r>
      <w:r w:rsidR="00C46596">
        <w:rPr>
          <w:b w:val="0"/>
          <w:bCs w:val="0"/>
          <w:color w:val="auto"/>
        </w:rPr>
        <w:t xml:space="preserve"> of models.</w:t>
      </w:r>
      <w:r w:rsidR="00BF08FB">
        <w:rPr>
          <w:b w:val="0"/>
          <w:bCs w:val="0"/>
          <w:color w:val="auto"/>
        </w:rPr>
        <w:t xml:space="preserve"> </w:t>
      </w:r>
    </w:p>
    <w:p w14:paraId="7F798BB5" w14:textId="77777777" w:rsidR="00316A7E" w:rsidRPr="00AC4345" w:rsidRDefault="000900C4" w:rsidP="00943481">
      <w:pPr>
        <w:numPr>
          <w:ilvl w:val="1"/>
          <w:numId w:val="6"/>
        </w:numPr>
        <w:ind w:right="-91"/>
        <w:jc w:val="both"/>
        <w:rPr>
          <w:b w:val="0"/>
          <w:bCs w:val="0"/>
          <w:color w:val="auto"/>
        </w:rPr>
      </w:pPr>
      <w:r w:rsidRPr="00AC4345">
        <w:rPr>
          <w:b w:val="0"/>
          <w:bCs w:val="0"/>
          <w:color w:val="auto"/>
        </w:rPr>
        <w:t>Use of libraries for repeated subsystem</w:t>
      </w:r>
      <w:r w:rsidR="00585A2E" w:rsidRPr="00AC4345">
        <w:rPr>
          <w:b w:val="0"/>
          <w:bCs w:val="0"/>
          <w:color w:val="auto"/>
        </w:rPr>
        <w:t>s</w:t>
      </w:r>
      <w:r w:rsidRPr="00AC4345">
        <w:rPr>
          <w:b w:val="0"/>
          <w:bCs w:val="0"/>
          <w:color w:val="auto"/>
        </w:rPr>
        <w:t xml:space="preserve"> will reduce the complexity</w:t>
      </w:r>
      <w:r w:rsidR="00D93F82" w:rsidRPr="00AC4345">
        <w:rPr>
          <w:b w:val="0"/>
          <w:bCs w:val="0"/>
          <w:color w:val="auto"/>
        </w:rPr>
        <w:t>. They are only counted once when calculating total complexity in every subsystem that contains them</w:t>
      </w:r>
      <w:r w:rsidR="00C46596">
        <w:rPr>
          <w:b w:val="0"/>
          <w:bCs w:val="0"/>
          <w:color w:val="auto"/>
        </w:rPr>
        <w:t>.</w:t>
      </w:r>
    </w:p>
    <w:p w14:paraId="7F798BB6" w14:textId="77777777" w:rsidR="00FC3125" w:rsidRPr="00AC4345" w:rsidRDefault="00FC3125" w:rsidP="00943481">
      <w:pPr>
        <w:ind w:left="2160" w:right="-91"/>
        <w:jc w:val="both"/>
        <w:rPr>
          <w:b w:val="0"/>
          <w:bCs w:val="0"/>
          <w:color w:val="auto"/>
        </w:rPr>
      </w:pPr>
    </w:p>
    <w:p w14:paraId="7F798BB7" w14:textId="77777777" w:rsidR="006641B4" w:rsidRPr="00AC4345" w:rsidRDefault="006641B4" w:rsidP="00943481">
      <w:pPr>
        <w:ind w:left="1080" w:right="-91"/>
        <w:jc w:val="both"/>
        <w:rPr>
          <w:b w:val="0"/>
          <w:bCs w:val="0"/>
          <w:color w:val="auto"/>
        </w:rPr>
      </w:pPr>
      <w:r w:rsidRPr="00AC4345">
        <w:rPr>
          <w:b w:val="0"/>
          <w:bCs w:val="0"/>
          <w:color w:val="auto"/>
        </w:rPr>
        <w:t xml:space="preserve">Find below the tables with the blocks and their </w:t>
      </w:r>
      <w:r w:rsidR="00577BFE" w:rsidRPr="00AC4345">
        <w:rPr>
          <w:b w:val="0"/>
          <w:bCs w:val="0"/>
          <w:color w:val="auto"/>
        </w:rPr>
        <w:t xml:space="preserve">standard </w:t>
      </w:r>
      <w:r w:rsidRPr="00AC4345">
        <w:rPr>
          <w:b w:val="0"/>
          <w:bCs w:val="0"/>
          <w:color w:val="auto"/>
        </w:rPr>
        <w:t>weight</w:t>
      </w:r>
      <w:r w:rsidR="00577BFE" w:rsidRPr="00AC4345">
        <w:rPr>
          <w:b w:val="0"/>
          <w:bCs w:val="0"/>
          <w:color w:val="auto"/>
        </w:rPr>
        <w:t>s</w:t>
      </w:r>
      <w:r w:rsidRPr="00AC4345">
        <w:rPr>
          <w:b w:val="0"/>
          <w:bCs w:val="0"/>
          <w:color w:val="auto"/>
        </w:rPr>
        <w:t xml:space="preserve"> which are used for complexity calculation</w:t>
      </w:r>
      <w:r w:rsidR="000B4A77" w:rsidRPr="00AC4345">
        <w:rPr>
          <w:b w:val="0"/>
          <w:bCs w:val="0"/>
          <w:color w:val="auto"/>
        </w:rPr>
        <w:t>.</w:t>
      </w:r>
    </w:p>
    <w:p w14:paraId="7F798BB8" w14:textId="77777777" w:rsidR="000B4A77" w:rsidRPr="00AC4345" w:rsidRDefault="000B4A77" w:rsidP="00943481">
      <w:pPr>
        <w:ind w:left="1080" w:right="-91"/>
        <w:jc w:val="both"/>
        <w:rPr>
          <w:b w:val="0"/>
          <w:bCs w:val="0"/>
          <w:color w:val="auto"/>
        </w:rPr>
      </w:pPr>
    </w:p>
    <w:p w14:paraId="7F798BB9" w14:textId="77777777" w:rsidR="000B4A77" w:rsidRPr="00AC4345" w:rsidRDefault="000B4A77" w:rsidP="00943481">
      <w:pPr>
        <w:ind w:left="1080" w:right="-91"/>
        <w:jc w:val="both"/>
        <w:rPr>
          <w:b w:val="0"/>
          <w:bCs w:val="0"/>
          <w:color w:val="auto"/>
        </w:rPr>
      </w:pPr>
      <w:r w:rsidRPr="00AC4345">
        <w:rPr>
          <w:b w:val="0"/>
          <w:bCs w:val="0"/>
          <w:color w:val="auto"/>
        </w:rPr>
        <w:t>(M:\MXray\MXRay_1_4\MXRAY_User_Guide_v1_4.pdf)</w:t>
      </w:r>
    </w:p>
    <w:p w14:paraId="7F798BBA" w14:textId="77777777" w:rsidR="00313475" w:rsidRDefault="00313475" w:rsidP="00943481">
      <w:pPr>
        <w:ind w:left="1080" w:right="-91"/>
        <w:jc w:val="both"/>
        <w:rPr>
          <w:b w:val="0"/>
          <w:bCs w:val="0"/>
          <w:color w:val="auto"/>
        </w:rPr>
      </w:pPr>
    </w:p>
    <w:p w14:paraId="7F798BBB" w14:textId="77777777" w:rsidR="00F7516F" w:rsidRDefault="00F7516F" w:rsidP="00943481">
      <w:pPr>
        <w:ind w:left="1080" w:right="-91"/>
        <w:jc w:val="both"/>
        <w:rPr>
          <w:b w:val="0"/>
          <w:bCs w:val="0"/>
          <w:color w:val="auto"/>
        </w:rPr>
      </w:pPr>
    </w:p>
    <w:p w14:paraId="7F798BBC" w14:textId="77777777" w:rsidR="00404AAA" w:rsidRPr="00AC4345" w:rsidRDefault="000B29E4" w:rsidP="00943481">
      <w:pPr>
        <w:ind w:left="1080" w:right="-91"/>
        <w:jc w:val="both"/>
        <w:rPr>
          <w:b w:val="0"/>
          <w:bCs w:val="0"/>
          <w:i/>
          <w:color w:val="002060"/>
        </w:rPr>
      </w:pPr>
      <w:r w:rsidRPr="00AC4345">
        <w:rPr>
          <w:b w:val="0"/>
          <w:bCs w:val="0"/>
          <w:color w:val="auto"/>
        </w:rPr>
        <w:t>The report shall be stored</w:t>
      </w:r>
      <w:r w:rsidR="00404AAA" w:rsidRPr="00AC4345">
        <w:rPr>
          <w:b w:val="0"/>
          <w:bCs w:val="0"/>
          <w:color w:val="auto"/>
        </w:rPr>
        <w:t xml:space="preserve"> in </w:t>
      </w:r>
      <w:r w:rsidR="00A51074" w:rsidRPr="00AC4345">
        <w:rPr>
          <w:b w:val="0"/>
          <w:bCs w:val="0"/>
          <w:color w:val="auto"/>
        </w:rPr>
        <w:t>“</w:t>
      </w:r>
      <w:r w:rsidR="00404AAA" w:rsidRPr="00AC4345">
        <w:rPr>
          <w:b w:val="0"/>
          <w:bCs w:val="0"/>
          <w:i/>
          <w:color w:val="002060"/>
        </w:rPr>
        <w:t>Documents/MXRAY</w:t>
      </w:r>
      <w:r w:rsidR="00A51074" w:rsidRPr="00AC4345">
        <w:rPr>
          <w:b w:val="0"/>
          <w:bCs w:val="0"/>
          <w:i/>
          <w:color w:val="002060"/>
        </w:rPr>
        <w:t>”</w:t>
      </w:r>
      <w:r w:rsidR="00404AAA" w:rsidRPr="00AC4345">
        <w:rPr>
          <w:b w:val="0"/>
          <w:bCs w:val="0"/>
          <w:color w:val="auto"/>
        </w:rPr>
        <w:t xml:space="preserve"> folder of the respective module or component with the name </w:t>
      </w:r>
      <w:r w:rsidR="00A51074" w:rsidRPr="00AC4345">
        <w:rPr>
          <w:b w:val="0"/>
          <w:bCs w:val="0"/>
          <w:color w:val="auto"/>
        </w:rPr>
        <w:t>“</w:t>
      </w:r>
      <w:r w:rsidR="00404AAA" w:rsidRPr="00AC4345">
        <w:rPr>
          <w:b w:val="0"/>
          <w:bCs w:val="0"/>
          <w:i/>
          <w:color w:val="002060"/>
        </w:rPr>
        <w:t>te_&lt;ShortName&gt;_MXRAY.html</w:t>
      </w:r>
      <w:r w:rsidR="00A51074" w:rsidRPr="00AC4345">
        <w:rPr>
          <w:b w:val="0"/>
          <w:bCs w:val="0"/>
          <w:i/>
          <w:color w:val="002060"/>
        </w:rPr>
        <w:t>”</w:t>
      </w:r>
      <w:r w:rsidR="00404AAA" w:rsidRPr="00AC4345">
        <w:rPr>
          <w:b w:val="0"/>
          <w:bCs w:val="0"/>
          <w:i/>
          <w:color w:val="002060"/>
        </w:rPr>
        <w:t xml:space="preserve">. </w:t>
      </w:r>
    </w:p>
    <w:p w14:paraId="7F798BBD" w14:textId="77777777" w:rsidR="00D74EF5" w:rsidRPr="00AC4345" w:rsidRDefault="00404AAA" w:rsidP="00943481">
      <w:pPr>
        <w:ind w:left="1080" w:right="-91"/>
        <w:jc w:val="both"/>
        <w:rPr>
          <w:b w:val="0"/>
          <w:bCs w:val="0"/>
          <w:color w:val="auto"/>
        </w:rPr>
      </w:pPr>
      <w:r w:rsidRPr="00AC4345">
        <w:rPr>
          <w:b w:val="0"/>
          <w:bCs w:val="0"/>
          <w:i/>
          <w:color w:val="002060"/>
        </w:rPr>
        <w:t>‘ShortName’ refers to component or module short names</w:t>
      </w:r>
    </w:p>
    <w:p w14:paraId="7F798BBE" w14:textId="77777777" w:rsidR="00D74EF5" w:rsidRPr="00AC4345" w:rsidRDefault="00D74EF5" w:rsidP="00943481">
      <w:pPr>
        <w:ind w:right="-91"/>
        <w:jc w:val="both"/>
        <w:rPr>
          <w:b w:val="0"/>
          <w:bCs w:val="0"/>
          <w:color w:val="auto"/>
        </w:rPr>
      </w:pPr>
    </w:p>
    <w:p w14:paraId="7F798BBF" w14:textId="77777777" w:rsidR="00877FF4" w:rsidRPr="0059465F" w:rsidRDefault="00877FF4" w:rsidP="00877FF4">
      <w:pPr>
        <w:ind w:left="1080" w:right="-91"/>
        <w:jc w:val="both"/>
        <w:rPr>
          <w:color w:val="auto"/>
          <w:highlight w:val="yellow"/>
        </w:rPr>
      </w:pPr>
      <w:r w:rsidRPr="0059465F">
        <w:rPr>
          <w:color w:val="auto"/>
          <w:highlight w:val="yellow"/>
        </w:rPr>
        <w:t xml:space="preserve">For </w:t>
      </w:r>
      <w:r w:rsidR="00F7516F">
        <w:rPr>
          <w:color w:val="auto"/>
          <w:highlight w:val="yellow"/>
        </w:rPr>
        <w:t>more info refer</w:t>
      </w:r>
      <w:r w:rsidRPr="0059465F">
        <w:rPr>
          <w:color w:val="auto"/>
          <w:highlight w:val="yellow"/>
        </w:rPr>
        <w:t>:</w:t>
      </w:r>
      <w:r w:rsidR="00F7516F">
        <w:rPr>
          <w:color w:val="auto"/>
          <w:highlight w:val="yellow"/>
        </w:rPr>
        <w:t xml:space="preserve"> (for mBSP)</w:t>
      </w:r>
      <w:r w:rsidRPr="0059465F">
        <w:rPr>
          <w:color w:val="auto"/>
          <w:highlight w:val="yellow"/>
        </w:rPr>
        <w:t xml:space="preserve">   </w:t>
      </w:r>
    </w:p>
    <w:p w14:paraId="7F798BC0" w14:textId="77777777" w:rsidR="00877FF4" w:rsidRDefault="002956AD" w:rsidP="00877FF4">
      <w:pPr>
        <w:ind w:left="1080" w:right="-91"/>
        <w:jc w:val="both"/>
      </w:pPr>
      <w:hyperlink r:id="rId130" w:history="1">
        <w:r w:rsidR="00877FF4" w:rsidRPr="0059465F">
          <w:rPr>
            <w:rStyle w:val="Hyperlink"/>
            <w:highlight w:val="yellow"/>
          </w:rPr>
          <w:t>http://170.205.207.224:7001/si/viewrevision?projectName=d:/MKS_proj/MBSP_SW_Components/D13_Tests/project.pj&amp;revision=1.1&amp;selection=TStrat_MBSP_SW_Components.docx</w:t>
        </w:r>
      </w:hyperlink>
    </w:p>
    <w:p w14:paraId="7F798BC1" w14:textId="77777777" w:rsidR="00366336" w:rsidRDefault="00366336" w:rsidP="00943481">
      <w:pPr>
        <w:ind w:left="1080" w:right="-91"/>
        <w:jc w:val="both"/>
        <w:rPr>
          <w:color w:val="auto"/>
        </w:rPr>
      </w:pPr>
    </w:p>
    <w:p w14:paraId="7F798BC2" w14:textId="77777777" w:rsidR="008F19F3" w:rsidRDefault="008F19F3" w:rsidP="00943481">
      <w:pPr>
        <w:ind w:left="1080" w:right="-91"/>
        <w:jc w:val="both"/>
        <w:rPr>
          <w:color w:val="auto"/>
        </w:rPr>
      </w:pPr>
    </w:p>
    <w:p w14:paraId="7F798BC3" w14:textId="77777777" w:rsidR="008F19F3" w:rsidRDefault="008F19F3" w:rsidP="00943481">
      <w:pPr>
        <w:ind w:left="1080" w:right="-91"/>
        <w:jc w:val="both"/>
        <w:rPr>
          <w:color w:val="auto"/>
        </w:rPr>
      </w:pPr>
    </w:p>
    <w:p w14:paraId="7F798BC4" w14:textId="77777777" w:rsidR="008F19F3" w:rsidRDefault="008F19F3" w:rsidP="00943481">
      <w:pPr>
        <w:ind w:left="1080" w:right="-91"/>
        <w:jc w:val="both"/>
        <w:rPr>
          <w:color w:val="auto"/>
        </w:rPr>
      </w:pPr>
    </w:p>
    <w:p w14:paraId="7F798BC5" w14:textId="77777777" w:rsidR="008F19F3" w:rsidRDefault="008F19F3" w:rsidP="00943481">
      <w:pPr>
        <w:ind w:left="1080" w:right="-91"/>
        <w:jc w:val="both"/>
        <w:rPr>
          <w:color w:val="auto"/>
        </w:rPr>
      </w:pPr>
    </w:p>
    <w:p w14:paraId="7F798BC6" w14:textId="77777777" w:rsidR="008F19F3" w:rsidRDefault="008F19F3" w:rsidP="00943481">
      <w:pPr>
        <w:ind w:left="1080" w:right="-91"/>
        <w:jc w:val="both"/>
        <w:rPr>
          <w:color w:val="auto"/>
        </w:rPr>
      </w:pPr>
    </w:p>
    <w:p w14:paraId="7F798BC7" w14:textId="77777777" w:rsidR="008F19F3" w:rsidRDefault="008F19F3" w:rsidP="00943481">
      <w:pPr>
        <w:ind w:left="1080" w:right="-91"/>
        <w:jc w:val="both"/>
        <w:rPr>
          <w:color w:val="auto"/>
        </w:rPr>
      </w:pPr>
    </w:p>
    <w:p w14:paraId="7F798BC8" w14:textId="77777777" w:rsidR="008F19F3" w:rsidRDefault="008F19F3" w:rsidP="00943481">
      <w:pPr>
        <w:ind w:left="1080" w:right="-91"/>
        <w:jc w:val="both"/>
        <w:rPr>
          <w:color w:val="auto"/>
        </w:rPr>
      </w:pPr>
    </w:p>
    <w:p w14:paraId="7F798BC9" w14:textId="77777777" w:rsidR="008F19F3" w:rsidRDefault="008F19F3" w:rsidP="00943481">
      <w:pPr>
        <w:ind w:left="1080" w:right="-91"/>
        <w:jc w:val="both"/>
        <w:rPr>
          <w:color w:val="auto"/>
        </w:rPr>
      </w:pPr>
    </w:p>
    <w:p w14:paraId="7F798BCA" w14:textId="77777777" w:rsidR="008F19F3" w:rsidRDefault="008F19F3" w:rsidP="00943481">
      <w:pPr>
        <w:ind w:left="1080" w:right="-91"/>
        <w:jc w:val="both"/>
        <w:rPr>
          <w:color w:val="auto"/>
        </w:rPr>
      </w:pPr>
    </w:p>
    <w:p w14:paraId="7F798BCB" w14:textId="77777777" w:rsidR="008F19F3" w:rsidRDefault="008F19F3" w:rsidP="00943481">
      <w:pPr>
        <w:ind w:left="1080" w:right="-91"/>
        <w:jc w:val="both"/>
        <w:rPr>
          <w:color w:val="auto"/>
        </w:rPr>
      </w:pPr>
    </w:p>
    <w:p w14:paraId="7F798BCC" w14:textId="77777777" w:rsidR="008F19F3" w:rsidRDefault="008F19F3" w:rsidP="00943481">
      <w:pPr>
        <w:ind w:left="1080" w:right="-91"/>
        <w:jc w:val="both"/>
        <w:rPr>
          <w:color w:val="auto"/>
        </w:rPr>
      </w:pPr>
    </w:p>
    <w:p w14:paraId="7F798BCD" w14:textId="77777777" w:rsidR="008F19F3" w:rsidRDefault="008F19F3" w:rsidP="00943481">
      <w:pPr>
        <w:ind w:left="1080" w:right="-91"/>
        <w:jc w:val="both"/>
        <w:rPr>
          <w:color w:val="auto"/>
        </w:rPr>
      </w:pPr>
    </w:p>
    <w:p w14:paraId="7F798BCE" w14:textId="77777777" w:rsidR="008C0795" w:rsidRPr="00AC4345" w:rsidRDefault="008C0795" w:rsidP="00943481">
      <w:pPr>
        <w:ind w:left="1080" w:right="-91"/>
        <w:jc w:val="both"/>
        <w:rPr>
          <w:color w:val="auto"/>
        </w:rPr>
      </w:pPr>
      <w:r w:rsidRPr="00AC4345">
        <w:rPr>
          <w:color w:val="auto"/>
        </w:rPr>
        <w:t>MXAM:</w:t>
      </w:r>
    </w:p>
    <w:p w14:paraId="7F798BCF" w14:textId="77777777" w:rsidR="00960AE0" w:rsidRPr="00AC4345" w:rsidRDefault="00960AE0" w:rsidP="00943481">
      <w:pPr>
        <w:numPr>
          <w:ilvl w:val="0"/>
          <w:numId w:val="6"/>
        </w:numPr>
        <w:ind w:right="-91"/>
        <w:jc w:val="both"/>
        <w:rPr>
          <w:b w:val="0"/>
          <w:bCs w:val="0"/>
          <w:color w:val="auto"/>
        </w:rPr>
      </w:pPr>
      <w:r w:rsidRPr="00AC4345">
        <w:rPr>
          <w:b w:val="0"/>
          <w:bCs w:val="0"/>
          <w:color w:val="auto"/>
        </w:rPr>
        <w:t xml:space="preserve">Always use the </w:t>
      </w:r>
      <w:r w:rsidR="00FC3125" w:rsidRPr="00AC4345">
        <w:rPr>
          <w:b w:val="0"/>
          <w:bCs w:val="0"/>
          <w:color w:val="auto"/>
        </w:rPr>
        <w:t>Simulink</w:t>
      </w:r>
      <w:r w:rsidR="004F62FE" w:rsidRPr="00AC4345">
        <w:rPr>
          <w:b w:val="0"/>
          <w:bCs w:val="0"/>
          <w:color w:val="auto"/>
        </w:rPr>
        <w:t xml:space="preserve"> </w:t>
      </w:r>
      <w:r w:rsidRPr="00AC4345">
        <w:rPr>
          <w:b w:val="0"/>
          <w:bCs w:val="0"/>
          <w:color w:val="auto"/>
        </w:rPr>
        <w:t xml:space="preserve">blocks from </w:t>
      </w:r>
      <w:r w:rsidR="004F62FE" w:rsidRPr="00AC4345">
        <w:rPr>
          <w:b w:val="0"/>
          <w:bCs w:val="0"/>
          <w:color w:val="auto"/>
        </w:rPr>
        <w:t xml:space="preserve">WABCO block set. Blocks under </w:t>
      </w:r>
      <w:r w:rsidR="00460369" w:rsidRPr="00AC4345">
        <w:rPr>
          <w:b w:val="0"/>
          <w:bCs w:val="0"/>
          <w:color w:val="auto"/>
        </w:rPr>
        <w:t>this group</w:t>
      </w:r>
      <w:r w:rsidR="004F62FE" w:rsidRPr="00AC4345">
        <w:rPr>
          <w:b w:val="0"/>
          <w:bCs w:val="0"/>
          <w:color w:val="auto"/>
        </w:rPr>
        <w:t xml:space="preserve"> are pre-configure</w:t>
      </w:r>
      <w:r w:rsidR="00460369" w:rsidRPr="00AC4345">
        <w:rPr>
          <w:b w:val="0"/>
          <w:bCs w:val="0"/>
          <w:color w:val="auto"/>
        </w:rPr>
        <w:t>d</w:t>
      </w:r>
      <w:r w:rsidR="004F62FE" w:rsidRPr="00AC4345">
        <w:rPr>
          <w:b w:val="0"/>
          <w:bCs w:val="0"/>
          <w:color w:val="auto"/>
        </w:rPr>
        <w:t xml:space="preserve"> to qualify MXAM checks.</w:t>
      </w:r>
    </w:p>
    <w:p w14:paraId="7F798BD0" w14:textId="77777777" w:rsidR="004F62FE" w:rsidRPr="00AC4345" w:rsidRDefault="004F62FE" w:rsidP="00943481">
      <w:pPr>
        <w:ind w:left="1080" w:right="-91"/>
        <w:jc w:val="both"/>
        <w:rPr>
          <w:b w:val="0"/>
          <w:bCs w:val="0"/>
          <w:color w:val="auto"/>
        </w:rPr>
      </w:pPr>
    </w:p>
    <w:p w14:paraId="7F798BD1" w14:textId="77777777" w:rsidR="004F62FE" w:rsidRPr="00AC4345" w:rsidRDefault="00A17DCF" w:rsidP="00182E51">
      <w:pPr>
        <w:ind w:left="1080" w:right="-91"/>
        <w:jc w:val="center"/>
        <w:rPr>
          <w:b w:val="0"/>
          <w:bCs w:val="0"/>
          <w:color w:val="auto"/>
        </w:rPr>
      </w:pPr>
      <w:r w:rsidRPr="00AC4345">
        <w:rPr>
          <w:b w:val="0"/>
          <w:bCs w:val="0"/>
          <w:noProof/>
          <w:color w:val="auto"/>
          <w:lang w:bidi="ar-SA"/>
        </w:rPr>
        <w:drawing>
          <wp:inline distT="0" distB="0" distL="0" distR="0" wp14:anchorId="7F798C95" wp14:editId="7F798C96">
            <wp:extent cx="5057775" cy="3114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57775" cy="3114675"/>
                    </a:xfrm>
                    <a:prstGeom prst="rect">
                      <a:avLst/>
                    </a:prstGeom>
                    <a:noFill/>
                    <a:ln>
                      <a:noFill/>
                    </a:ln>
                  </pic:spPr>
                </pic:pic>
              </a:graphicData>
            </a:graphic>
          </wp:inline>
        </w:drawing>
      </w:r>
    </w:p>
    <w:p w14:paraId="7F798BD2" w14:textId="77777777" w:rsidR="004F62FE" w:rsidRPr="00AC4345" w:rsidRDefault="004F62FE" w:rsidP="00943481">
      <w:pPr>
        <w:ind w:right="-91"/>
        <w:jc w:val="both"/>
        <w:rPr>
          <w:b w:val="0"/>
          <w:bCs w:val="0"/>
          <w:color w:val="auto"/>
        </w:rPr>
      </w:pPr>
    </w:p>
    <w:p w14:paraId="7F798BD3" w14:textId="77777777" w:rsidR="004F62FE" w:rsidRPr="00AC4345" w:rsidRDefault="004F62FE" w:rsidP="00943481">
      <w:pPr>
        <w:numPr>
          <w:ilvl w:val="0"/>
          <w:numId w:val="6"/>
        </w:numPr>
        <w:ind w:right="-91"/>
        <w:jc w:val="both"/>
        <w:rPr>
          <w:b w:val="0"/>
          <w:bCs w:val="0"/>
          <w:color w:val="auto"/>
        </w:rPr>
      </w:pPr>
      <w:r w:rsidRPr="00AC4345">
        <w:rPr>
          <w:b w:val="0"/>
          <w:bCs w:val="0"/>
          <w:color w:val="auto"/>
        </w:rPr>
        <w:t xml:space="preserve">If </w:t>
      </w:r>
      <w:r w:rsidRPr="00AC4345">
        <w:rPr>
          <w:color w:val="auto"/>
        </w:rPr>
        <w:t>“</w:t>
      </w:r>
      <w:r w:rsidRPr="00AC4345">
        <w:rPr>
          <w:i/>
          <w:iCs/>
          <w:color w:val="auto"/>
        </w:rPr>
        <w:t>Blockset WABCO Simulink v1.6</w:t>
      </w:r>
      <w:r w:rsidRPr="00AC4345">
        <w:rPr>
          <w:color w:val="auto"/>
        </w:rPr>
        <w:t>”</w:t>
      </w:r>
      <w:r w:rsidRPr="00AC4345">
        <w:rPr>
          <w:b w:val="0"/>
          <w:bCs w:val="0"/>
          <w:color w:val="auto"/>
        </w:rPr>
        <w:t xml:space="preserve"> is not visible in the simulink browser then refer the below document</w:t>
      </w:r>
      <w:r w:rsidR="002B02C5" w:rsidRPr="00AC4345">
        <w:rPr>
          <w:b w:val="0"/>
          <w:bCs w:val="0"/>
          <w:color w:val="auto"/>
        </w:rPr>
        <w:t xml:space="preserve"> (from page 26-31)</w:t>
      </w:r>
      <w:r w:rsidRPr="00AC4345">
        <w:rPr>
          <w:b w:val="0"/>
          <w:bCs w:val="0"/>
          <w:color w:val="auto"/>
        </w:rPr>
        <w:t xml:space="preserve"> for steps to configure it.</w:t>
      </w:r>
    </w:p>
    <w:p w14:paraId="7F798BD4" w14:textId="77777777" w:rsidR="00803F79" w:rsidRPr="00AC4345" w:rsidRDefault="002956AD" w:rsidP="00943481">
      <w:pPr>
        <w:ind w:left="1440" w:right="-91"/>
        <w:jc w:val="both"/>
        <w:rPr>
          <w:b w:val="0"/>
          <w:bCs w:val="0"/>
          <w:color w:val="auto"/>
        </w:rPr>
      </w:pPr>
      <w:hyperlink r:id="rId132" w:history="1">
        <w:r w:rsidR="00313475" w:rsidRPr="00AC4345">
          <w:rPr>
            <w:rStyle w:val="Hyperlink"/>
            <w:b w:val="0"/>
            <w:bCs w:val="0"/>
          </w:rPr>
          <w:t>http://170.205.207.224:7001/si/viewrevision?projectName=d:/MKS_proj/T3_public/Tools/MbE/Matlab_Simulink/Documents/Installation/project.pj&amp;revision=:member&amp;selection=Installation MatlabR2011b_and_others.pdf</w:t>
        </w:r>
      </w:hyperlink>
    </w:p>
    <w:p w14:paraId="7F798BD5" w14:textId="77777777" w:rsidR="004F62FE" w:rsidRPr="00AC4345" w:rsidRDefault="004F62FE" w:rsidP="00943481">
      <w:pPr>
        <w:ind w:left="1080" w:right="-91"/>
        <w:jc w:val="both"/>
        <w:rPr>
          <w:b w:val="0"/>
          <w:bCs w:val="0"/>
          <w:color w:val="auto"/>
        </w:rPr>
      </w:pPr>
    </w:p>
    <w:p w14:paraId="7F798BD6" w14:textId="77777777" w:rsidR="00181219" w:rsidRPr="00AC4345" w:rsidRDefault="00181219" w:rsidP="00943481">
      <w:pPr>
        <w:numPr>
          <w:ilvl w:val="0"/>
          <w:numId w:val="6"/>
        </w:numPr>
        <w:ind w:right="-91"/>
        <w:jc w:val="both"/>
        <w:rPr>
          <w:b w:val="0"/>
          <w:bCs w:val="0"/>
          <w:color w:val="auto"/>
        </w:rPr>
      </w:pPr>
      <w:r w:rsidRPr="00AC4345">
        <w:rPr>
          <w:b w:val="0"/>
          <w:bCs w:val="0"/>
          <w:color w:val="auto"/>
        </w:rPr>
        <w:t>Make sure your MXAM configuration done properly as suggested by project configuration team:</w:t>
      </w:r>
    </w:p>
    <w:p w14:paraId="7F798BD7" w14:textId="77777777" w:rsidR="00662599" w:rsidRPr="00AC4345" w:rsidRDefault="002956AD" w:rsidP="00943481">
      <w:pPr>
        <w:ind w:left="1080" w:right="-91" w:firstLine="360"/>
        <w:jc w:val="both"/>
        <w:rPr>
          <w:b w:val="0"/>
          <w:bCs w:val="0"/>
          <w:color w:val="auto"/>
        </w:rPr>
      </w:pPr>
      <w:hyperlink r:id="rId133" w:history="1">
        <w:r w:rsidR="00662599" w:rsidRPr="00AC4345">
          <w:rPr>
            <w:rStyle w:val="Hyperlink"/>
            <w:b w:val="0"/>
            <w:bCs w:val="0"/>
          </w:rPr>
          <w:t>http://wdesxwiki/dokuwiki/doku.php?id=process:mbe:mxam_bestpractices</w:t>
        </w:r>
      </w:hyperlink>
    </w:p>
    <w:p w14:paraId="7F798BD8" w14:textId="77777777" w:rsidR="00181219" w:rsidRPr="00AC4345" w:rsidRDefault="00181219" w:rsidP="00943481">
      <w:pPr>
        <w:ind w:left="1080" w:right="-91"/>
        <w:jc w:val="both"/>
        <w:rPr>
          <w:b w:val="0"/>
          <w:bCs w:val="0"/>
          <w:color w:val="auto"/>
        </w:rPr>
      </w:pPr>
    </w:p>
    <w:p w14:paraId="7F798BD9" w14:textId="77777777" w:rsidR="00F4152B" w:rsidRPr="00AC4345" w:rsidRDefault="0099700E" w:rsidP="00943481">
      <w:pPr>
        <w:numPr>
          <w:ilvl w:val="0"/>
          <w:numId w:val="6"/>
        </w:numPr>
        <w:ind w:right="-91"/>
        <w:jc w:val="both"/>
        <w:rPr>
          <w:b w:val="0"/>
          <w:bCs w:val="0"/>
          <w:color w:val="auto"/>
        </w:rPr>
      </w:pPr>
      <w:r w:rsidRPr="00AC4345">
        <w:rPr>
          <w:b w:val="0"/>
          <w:bCs w:val="0"/>
          <w:color w:val="auto"/>
        </w:rPr>
        <w:t>Run MXAM checks often when there is considerable change(addition of more blocks) in the model</w:t>
      </w:r>
    </w:p>
    <w:p w14:paraId="7F798BDA" w14:textId="77777777" w:rsidR="00404AAA" w:rsidRPr="00AC4345" w:rsidRDefault="00404AAA" w:rsidP="00943481">
      <w:pPr>
        <w:ind w:left="1440" w:right="-91"/>
        <w:jc w:val="both"/>
        <w:rPr>
          <w:b w:val="0"/>
          <w:bCs w:val="0"/>
          <w:color w:val="auto"/>
        </w:rPr>
      </w:pPr>
    </w:p>
    <w:p w14:paraId="7F798BDB" w14:textId="77777777" w:rsidR="0013639F" w:rsidRDefault="00404AAA" w:rsidP="00943481">
      <w:pPr>
        <w:numPr>
          <w:ilvl w:val="0"/>
          <w:numId w:val="6"/>
        </w:numPr>
        <w:ind w:right="-91"/>
        <w:jc w:val="both"/>
        <w:rPr>
          <w:b w:val="0"/>
          <w:bCs w:val="0"/>
          <w:color w:val="auto"/>
        </w:rPr>
      </w:pPr>
      <w:r w:rsidRPr="00AC4345">
        <w:rPr>
          <w:b w:val="0"/>
          <w:bCs w:val="0"/>
          <w:color w:val="auto"/>
        </w:rPr>
        <w:t>Ignore list shall be used to ignore MXAM checks for block</w:t>
      </w:r>
      <w:r w:rsidR="00340ABF" w:rsidRPr="00AC4345">
        <w:rPr>
          <w:b w:val="0"/>
          <w:bCs w:val="0"/>
          <w:color w:val="auto"/>
        </w:rPr>
        <w:t xml:space="preserve">s which are </w:t>
      </w:r>
      <w:r w:rsidRPr="00AC4345">
        <w:rPr>
          <w:b w:val="0"/>
          <w:bCs w:val="0"/>
          <w:color w:val="auto"/>
        </w:rPr>
        <w:t>outside the code generation unit.</w:t>
      </w:r>
    </w:p>
    <w:p w14:paraId="7F798BDC" w14:textId="77777777" w:rsidR="005203A3" w:rsidRDefault="005203A3" w:rsidP="005203A3">
      <w:pPr>
        <w:pStyle w:val="ListParagraph"/>
        <w:rPr>
          <w:b w:val="0"/>
          <w:bCs w:val="0"/>
          <w:color w:val="auto"/>
        </w:rPr>
      </w:pPr>
    </w:p>
    <w:p w14:paraId="7F798BDD" w14:textId="77777777" w:rsidR="00340ABF" w:rsidRPr="00AC4345" w:rsidRDefault="00340ABF" w:rsidP="00943481">
      <w:pPr>
        <w:ind w:right="-91"/>
        <w:jc w:val="both"/>
        <w:rPr>
          <w:b w:val="0"/>
          <w:bCs w:val="0"/>
          <w:color w:val="auto"/>
        </w:rPr>
      </w:pPr>
    </w:p>
    <w:p w14:paraId="7F798BDE" w14:textId="77777777" w:rsidR="00404AAA" w:rsidRPr="00AC4345" w:rsidRDefault="00404AAA" w:rsidP="00943481">
      <w:pPr>
        <w:ind w:left="1080" w:right="-91"/>
        <w:jc w:val="both"/>
        <w:rPr>
          <w:b w:val="0"/>
          <w:bCs w:val="0"/>
          <w:i/>
          <w:color w:val="002060"/>
        </w:rPr>
      </w:pPr>
      <w:r w:rsidRPr="00AC4345">
        <w:rPr>
          <w:b w:val="0"/>
          <w:bCs w:val="0"/>
          <w:color w:val="auto"/>
        </w:rPr>
        <w:t xml:space="preserve">The HTML overview report shall be stored in </w:t>
      </w:r>
      <w:r w:rsidR="00A51074" w:rsidRPr="00AC4345">
        <w:rPr>
          <w:b w:val="0"/>
          <w:bCs w:val="0"/>
          <w:color w:val="auto"/>
        </w:rPr>
        <w:t>“</w:t>
      </w:r>
      <w:r w:rsidRPr="00AC4345">
        <w:rPr>
          <w:b w:val="0"/>
          <w:bCs w:val="0"/>
          <w:i/>
          <w:color w:val="002060"/>
        </w:rPr>
        <w:t>Documents/MXAM</w:t>
      </w:r>
      <w:r w:rsidR="00A51074" w:rsidRPr="00AC4345">
        <w:rPr>
          <w:b w:val="0"/>
          <w:bCs w:val="0"/>
          <w:i/>
          <w:color w:val="002060"/>
        </w:rPr>
        <w:t>”</w:t>
      </w:r>
      <w:r w:rsidRPr="00AC4345">
        <w:rPr>
          <w:b w:val="0"/>
          <w:bCs w:val="0"/>
          <w:color w:val="auto"/>
        </w:rPr>
        <w:t xml:space="preserve"> folder of the respective module or component with the name </w:t>
      </w:r>
      <w:r w:rsidR="00A51074" w:rsidRPr="00AC4345">
        <w:rPr>
          <w:b w:val="0"/>
          <w:bCs w:val="0"/>
          <w:color w:val="auto"/>
        </w:rPr>
        <w:t>“</w:t>
      </w:r>
      <w:r w:rsidRPr="00AC4345">
        <w:rPr>
          <w:b w:val="0"/>
          <w:bCs w:val="0"/>
          <w:i/>
          <w:color w:val="002060"/>
        </w:rPr>
        <w:t>te_&lt;ShortName&gt;_MXAM.html</w:t>
      </w:r>
      <w:r w:rsidR="00A51074" w:rsidRPr="00AC4345">
        <w:rPr>
          <w:b w:val="0"/>
          <w:bCs w:val="0"/>
          <w:i/>
          <w:color w:val="002060"/>
        </w:rPr>
        <w:t>”</w:t>
      </w:r>
      <w:r w:rsidRPr="00AC4345">
        <w:rPr>
          <w:b w:val="0"/>
          <w:bCs w:val="0"/>
          <w:i/>
          <w:color w:val="002060"/>
        </w:rPr>
        <w:t xml:space="preserve">. </w:t>
      </w:r>
    </w:p>
    <w:p w14:paraId="7F798BDF" w14:textId="77777777" w:rsidR="00404AAA" w:rsidRPr="00AC4345" w:rsidRDefault="00404AAA" w:rsidP="00943481">
      <w:pPr>
        <w:ind w:left="360" w:right="-91" w:firstLine="720"/>
        <w:jc w:val="both"/>
        <w:rPr>
          <w:b w:val="0"/>
          <w:bCs w:val="0"/>
          <w:i/>
          <w:color w:val="002060"/>
        </w:rPr>
      </w:pPr>
      <w:r w:rsidRPr="00AC4345">
        <w:rPr>
          <w:b w:val="0"/>
          <w:bCs w:val="0"/>
          <w:i/>
          <w:color w:val="002060"/>
        </w:rPr>
        <w:t>‘ShortName’ refers to component or module short names</w:t>
      </w:r>
    </w:p>
    <w:p w14:paraId="7F798BE0" w14:textId="77777777" w:rsidR="00404AAA" w:rsidRPr="00AC4345" w:rsidRDefault="00404AAA" w:rsidP="00943481">
      <w:pPr>
        <w:ind w:left="360" w:right="-91" w:firstLine="720"/>
        <w:jc w:val="both"/>
        <w:rPr>
          <w:b w:val="0"/>
          <w:bCs w:val="0"/>
          <w:i/>
          <w:color w:val="002060"/>
        </w:rPr>
      </w:pPr>
    </w:p>
    <w:p w14:paraId="7F798BE1" w14:textId="77777777" w:rsidR="00404AAA" w:rsidRPr="00AC4345" w:rsidRDefault="00404AAA" w:rsidP="00943481">
      <w:pPr>
        <w:ind w:left="1080" w:right="-91"/>
        <w:jc w:val="both"/>
        <w:rPr>
          <w:b w:val="0"/>
          <w:bCs w:val="0"/>
          <w:i/>
          <w:color w:val="002060"/>
        </w:rPr>
      </w:pPr>
      <w:r w:rsidRPr="00AC4345">
        <w:rPr>
          <w:b w:val="0"/>
          <w:bCs w:val="0"/>
          <w:color w:val="auto"/>
        </w:rPr>
        <w:t xml:space="preserve">The ignore list shall be stored in </w:t>
      </w:r>
      <w:r w:rsidR="00A51074" w:rsidRPr="00AC4345">
        <w:rPr>
          <w:b w:val="0"/>
          <w:bCs w:val="0"/>
          <w:color w:val="auto"/>
        </w:rPr>
        <w:t>“</w:t>
      </w:r>
      <w:r w:rsidRPr="00AC4345">
        <w:rPr>
          <w:b w:val="0"/>
          <w:bCs w:val="0"/>
          <w:i/>
          <w:color w:val="002060"/>
        </w:rPr>
        <w:t>Documents/MXAM</w:t>
      </w:r>
      <w:r w:rsidR="00A51074" w:rsidRPr="00AC4345">
        <w:rPr>
          <w:b w:val="0"/>
          <w:bCs w:val="0"/>
          <w:i/>
          <w:color w:val="002060"/>
        </w:rPr>
        <w:t>”</w:t>
      </w:r>
      <w:r w:rsidRPr="00AC4345">
        <w:rPr>
          <w:b w:val="0"/>
          <w:bCs w:val="0"/>
          <w:color w:val="auto"/>
        </w:rPr>
        <w:t xml:space="preserve"> folder of the respective module or component with the name </w:t>
      </w:r>
      <w:r w:rsidR="00A51074" w:rsidRPr="00AC4345">
        <w:rPr>
          <w:b w:val="0"/>
          <w:bCs w:val="0"/>
          <w:color w:val="auto"/>
        </w:rPr>
        <w:t>“</w:t>
      </w:r>
      <w:r w:rsidRPr="00AC4345">
        <w:rPr>
          <w:b w:val="0"/>
          <w:bCs w:val="0"/>
          <w:i/>
          <w:color w:val="002060"/>
        </w:rPr>
        <w:t>te_&lt;ShortName&gt;.ig</w:t>
      </w:r>
      <w:r w:rsidR="00A7550A" w:rsidRPr="00AC4345">
        <w:rPr>
          <w:b w:val="0"/>
          <w:bCs w:val="0"/>
          <w:i/>
          <w:color w:val="002060"/>
        </w:rPr>
        <w:t>l</w:t>
      </w:r>
      <w:r w:rsidR="00A51074" w:rsidRPr="00AC4345">
        <w:rPr>
          <w:b w:val="0"/>
          <w:bCs w:val="0"/>
          <w:i/>
          <w:color w:val="002060"/>
        </w:rPr>
        <w:t>”</w:t>
      </w:r>
      <w:r w:rsidR="00A7550A" w:rsidRPr="00AC4345">
        <w:rPr>
          <w:b w:val="0"/>
          <w:bCs w:val="0"/>
          <w:i/>
          <w:color w:val="002060"/>
        </w:rPr>
        <w:t>.</w:t>
      </w:r>
    </w:p>
    <w:p w14:paraId="7F798BE2" w14:textId="77777777" w:rsidR="00404AAA" w:rsidRPr="00AC4345" w:rsidRDefault="00404AAA" w:rsidP="00943481">
      <w:pPr>
        <w:ind w:left="360" w:right="-91" w:firstLine="720"/>
        <w:jc w:val="both"/>
        <w:rPr>
          <w:b w:val="0"/>
          <w:bCs w:val="0"/>
          <w:i/>
          <w:color w:val="002060"/>
        </w:rPr>
      </w:pPr>
      <w:r w:rsidRPr="00AC4345">
        <w:rPr>
          <w:b w:val="0"/>
          <w:bCs w:val="0"/>
          <w:i/>
          <w:color w:val="002060"/>
        </w:rPr>
        <w:t>‘ShortName’ refers to component or module short names</w:t>
      </w:r>
    </w:p>
    <w:p w14:paraId="7F798BE3" w14:textId="77777777" w:rsidR="00CA5E94" w:rsidRDefault="00CA5E94" w:rsidP="00943481">
      <w:pPr>
        <w:ind w:left="360" w:right="-91" w:firstLine="720"/>
        <w:jc w:val="both"/>
        <w:rPr>
          <w:b w:val="0"/>
          <w:bCs w:val="0"/>
          <w:i/>
          <w:color w:val="002060"/>
        </w:rPr>
      </w:pPr>
    </w:p>
    <w:p w14:paraId="7F798BE4" w14:textId="77777777" w:rsidR="005203A3" w:rsidRPr="0059465F" w:rsidRDefault="00F7516F" w:rsidP="00F7516F">
      <w:pPr>
        <w:ind w:left="1080" w:right="-91"/>
        <w:jc w:val="both"/>
        <w:rPr>
          <w:color w:val="auto"/>
          <w:highlight w:val="yellow"/>
        </w:rPr>
      </w:pPr>
      <w:r w:rsidRPr="0059465F">
        <w:rPr>
          <w:color w:val="auto"/>
          <w:highlight w:val="yellow"/>
        </w:rPr>
        <w:t xml:space="preserve">For </w:t>
      </w:r>
      <w:r>
        <w:rPr>
          <w:color w:val="auto"/>
          <w:highlight w:val="yellow"/>
        </w:rPr>
        <w:t>more info refer</w:t>
      </w:r>
      <w:r w:rsidRPr="0059465F">
        <w:rPr>
          <w:color w:val="auto"/>
          <w:highlight w:val="yellow"/>
        </w:rPr>
        <w:t>:</w:t>
      </w:r>
      <w:r>
        <w:rPr>
          <w:color w:val="auto"/>
          <w:highlight w:val="yellow"/>
        </w:rPr>
        <w:t xml:space="preserve"> (for mBSP)</w:t>
      </w:r>
      <w:r w:rsidRPr="0059465F">
        <w:rPr>
          <w:color w:val="auto"/>
          <w:highlight w:val="yellow"/>
        </w:rPr>
        <w:t xml:space="preserve">   </w:t>
      </w:r>
    </w:p>
    <w:p w14:paraId="7F798BE5" w14:textId="77777777" w:rsidR="005203A3" w:rsidRDefault="002956AD" w:rsidP="005203A3">
      <w:pPr>
        <w:ind w:left="1080" w:right="-91"/>
        <w:jc w:val="both"/>
      </w:pPr>
      <w:hyperlink r:id="rId134" w:history="1">
        <w:r w:rsidR="005203A3" w:rsidRPr="0059465F">
          <w:rPr>
            <w:rStyle w:val="Hyperlink"/>
            <w:highlight w:val="yellow"/>
          </w:rPr>
          <w:t>http://170.205.207.224:7001/si/viewrevision?projectName=d:/MKS_proj/MBSP_SW_Components/D13_Tests/project.pj&amp;revision=1.1&amp;selection=TStrat_MBSP_SW_Components.docx</w:t>
        </w:r>
      </w:hyperlink>
    </w:p>
    <w:p w14:paraId="7F798BE6" w14:textId="77777777" w:rsidR="005203A3" w:rsidRPr="00AC4345" w:rsidRDefault="005203A3" w:rsidP="00943481">
      <w:pPr>
        <w:ind w:left="360" w:right="-91" w:firstLine="720"/>
        <w:jc w:val="both"/>
        <w:rPr>
          <w:b w:val="0"/>
          <w:bCs w:val="0"/>
          <w:i/>
          <w:color w:val="002060"/>
        </w:rPr>
      </w:pPr>
    </w:p>
    <w:p w14:paraId="7F798BE7" w14:textId="77777777" w:rsidR="00BD5DFF" w:rsidRPr="00162933" w:rsidRDefault="00BD5DFF" w:rsidP="00162933">
      <w:pPr>
        <w:pStyle w:val="Heading1"/>
        <w:numPr>
          <w:ilvl w:val="1"/>
          <w:numId w:val="1"/>
        </w:numPr>
        <w:tabs>
          <w:tab w:val="clear" w:pos="858"/>
          <w:tab w:val="num" w:pos="1134"/>
        </w:tabs>
        <w:ind w:right="-91"/>
        <w:jc w:val="both"/>
        <w:rPr>
          <w:color w:val="auto"/>
          <w:sz w:val="22"/>
          <w:szCs w:val="20"/>
        </w:rPr>
      </w:pPr>
      <w:bookmarkStart w:id="83" w:name="_Toc484791162"/>
      <w:r w:rsidRPr="00162933">
        <w:rPr>
          <w:color w:val="auto"/>
          <w:sz w:val="22"/>
          <w:szCs w:val="20"/>
        </w:rPr>
        <w:t xml:space="preserve">MKS </w:t>
      </w:r>
      <w:r w:rsidR="00C51637" w:rsidRPr="00162933">
        <w:rPr>
          <w:color w:val="auto"/>
          <w:sz w:val="22"/>
          <w:szCs w:val="20"/>
        </w:rPr>
        <w:t>revision</w:t>
      </w:r>
      <w:r w:rsidRPr="00162933">
        <w:rPr>
          <w:color w:val="auto"/>
          <w:sz w:val="22"/>
          <w:szCs w:val="20"/>
        </w:rPr>
        <w:t xml:space="preserve"> inside models</w:t>
      </w:r>
      <w:bookmarkEnd w:id="83"/>
    </w:p>
    <w:p w14:paraId="7F798BE8" w14:textId="77777777" w:rsidR="00BD5DFF" w:rsidRPr="00AC4345" w:rsidRDefault="00BD5DFF" w:rsidP="00943481">
      <w:pPr>
        <w:numPr>
          <w:ilvl w:val="0"/>
          <w:numId w:val="14"/>
        </w:numPr>
        <w:jc w:val="both"/>
        <w:rPr>
          <w:b w:val="0"/>
          <w:bCs w:val="0"/>
          <w:color w:val="auto"/>
        </w:rPr>
      </w:pPr>
      <w:r w:rsidRPr="00AC4345">
        <w:rPr>
          <w:b w:val="0"/>
          <w:bCs w:val="0"/>
          <w:color w:val="auto"/>
        </w:rPr>
        <w:t>All libraries and test environment model shall include the “Model Info” block at the top-level</w:t>
      </w:r>
    </w:p>
    <w:p w14:paraId="7F798BE9" w14:textId="77777777" w:rsidR="00BD5DFF" w:rsidRPr="00AC4345" w:rsidRDefault="00BD5DFF" w:rsidP="00943481">
      <w:pPr>
        <w:numPr>
          <w:ilvl w:val="0"/>
          <w:numId w:val="14"/>
        </w:numPr>
        <w:jc w:val="both"/>
        <w:rPr>
          <w:b w:val="0"/>
          <w:bCs w:val="0"/>
          <w:color w:val="auto"/>
        </w:rPr>
      </w:pPr>
      <w:r w:rsidRPr="00AC4345">
        <w:rPr>
          <w:b w:val="0"/>
          <w:bCs w:val="0"/>
          <w:color w:val="auto"/>
        </w:rPr>
        <w:t>The “Model Info” block is used to trace the revision of library used for code generation</w:t>
      </w:r>
    </w:p>
    <w:p w14:paraId="7F798BEA" w14:textId="77777777" w:rsidR="00BD5DFF" w:rsidRPr="00AC4345" w:rsidRDefault="00BD5DFF" w:rsidP="00943481">
      <w:pPr>
        <w:ind w:left="1436"/>
        <w:jc w:val="both"/>
        <w:rPr>
          <w:b w:val="0"/>
          <w:bCs w:val="0"/>
          <w:color w:val="auto"/>
        </w:rPr>
      </w:pPr>
    </w:p>
    <w:p w14:paraId="7F798BEB" w14:textId="77777777" w:rsidR="00BD5DFF" w:rsidRDefault="00BD5DFF" w:rsidP="00943481">
      <w:pPr>
        <w:numPr>
          <w:ilvl w:val="0"/>
          <w:numId w:val="14"/>
        </w:numPr>
        <w:jc w:val="both"/>
        <w:rPr>
          <w:b w:val="0"/>
          <w:bCs w:val="0"/>
          <w:color w:val="auto"/>
        </w:rPr>
      </w:pPr>
      <w:r w:rsidRPr="00AC4345">
        <w:rPr>
          <w:b w:val="0"/>
          <w:bCs w:val="0"/>
          <w:color w:val="auto"/>
        </w:rPr>
        <w:t xml:space="preserve"> Refer the below link regarding how to use and configure the “Model Info” block</w:t>
      </w:r>
    </w:p>
    <w:p w14:paraId="7F798BEC" w14:textId="77777777" w:rsidR="00BD5DFF" w:rsidRPr="00AC4345" w:rsidRDefault="002956AD" w:rsidP="00943481">
      <w:pPr>
        <w:ind w:left="1440"/>
        <w:jc w:val="both"/>
        <w:rPr>
          <w:b w:val="0"/>
          <w:bCs w:val="0"/>
          <w:color w:val="auto"/>
        </w:rPr>
      </w:pPr>
      <w:hyperlink r:id="rId135" w:anchor="mks_version_control_of_simulink_and_targetlink_models" w:history="1">
        <w:r w:rsidR="00BD5DFF" w:rsidRPr="00AC4345">
          <w:rPr>
            <w:rStyle w:val="Hyperlink"/>
            <w:b w:val="0"/>
            <w:bCs w:val="0"/>
          </w:rPr>
          <w:t>http://wdesxwiki/dokuwiki/doku.php?id=process:mbe:sl_bestpractises#mks_version_control_of_simulink_and_targetlink_models</w:t>
        </w:r>
      </w:hyperlink>
      <w:r w:rsidR="00BD5DFF" w:rsidRPr="00AC4345">
        <w:rPr>
          <w:b w:val="0"/>
          <w:bCs w:val="0"/>
          <w:color w:val="auto"/>
        </w:rPr>
        <w:t xml:space="preserve"> </w:t>
      </w:r>
    </w:p>
    <w:p w14:paraId="7F798BED" w14:textId="77777777" w:rsidR="005F4386" w:rsidRPr="00AC4345" w:rsidRDefault="005F4386" w:rsidP="00943481">
      <w:pPr>
        <w:ind w:left="1440"/>
        <w:jc w:val="both"/>
        <w:rPr>
          <w:b w:val="0"/>
          <w:bCs w:val="0"/>
          <w:color w:val="auto"/>
        </w:rPr>
      </w:pPr>
    </w:p>
    <w:p w14:paraId="7F798BEE" w14:textId="77777777" w:rsidR="00472FB9" w:rsidRPr="00162933" w:rsidRDefault="00695F2D" w:rsidP="00943481">
      <w:pPr>
        <w:pStyle w:val="Heading1"/>
        <w:numPr>
          <w:ilvl w:val="1"/>
          <w:numId w:val="1"/>
        </w:numPr>
        <w:ind w:right="-91"/>
        <w:jc w:val="both"/>
        <w:rPr>
          <w:color w:val="auto"/>
          <w:sz w:val="22"/>
          <w:szCs w:val="20"/>
        </w:rPr>
      </w:pPr>
      <w:bookmarkStart w:id="84" w:name="_Toc484791163"/>
      <w:r w:rsidRPr="00162933">
        <w:rPr>
          <w:color w:val="auto"/>
          <w:sz w:val="22"/>
          <w:szCs w:val="20"/>
        </w:rPr>
        <w:t xml:space="preserve">Linking of </w:t>
      </w:r>
      <w:r w:rsidR="00616183" w:rsidRPr="00162933">
        <w:rPr>
          <w:color w:val="auto"/>
          <w:sz w:val="22"/>
          <w:szCs w:val="20"/>
        </w:rPr>
        <w:t>detailed design specification in MKS</w:t>
      </w:r>
      <w:r w:rsidRPr="00162933">
        <w:rPr>
          <w:color w:val="auto"/>
          <w:sz w:val="22"/>
          <w:szCs w:val="20"/>
        </w:rPr>
        <w:t xml:space="preserve"> to the m</w:t>
      </w:r>
      <w:r w:rsidR="00472FB9" w:rsidRPr="00162933">
        <w:rPr>
          <w:color w:val="auto"/>
          <w:sz w:val="22"/>
          <w:szCs w:val="20"/>
        </w:rPr>
        <w:t>odel</w:t>
      </w:r>
      <w:bookmarkEnd w:id="84"/>
    </w:p>
    <w:p w14:paraId="7F798BEF" w14:textId="77777777" w:rsidR="00897BD5" w:rsidRPr="00AC4345" w:rsidRDefault="00897BD5" w:rsidP="00943481">
      <w:pPr>
        <w:ind w:right="-91"/>
        <w:jc w:val="both"/>
      </w:pPr>
    </w:p>
    <w:p w14:paraId="7F798BF0" w14:textId="77777777" w:rsidR="00897BD5" w:rsidRPr="00AC4345" w:rsidRDefault="00472FB9" w:rsidP="00943481">
      <w:pPr>
        <w:numPr>
          <w:ilvl w:val="0"/>
          <w:numId w:val="6"/>
        </w:numPr>
        <w:ind w:right="-91"/>
        <w:jc w:val="both"/>
        <w:rPr>
          <w:b w:val="0"/>
          <w:bCs w:val="0"/>
          <w:color w:val="auto"/>
        </w:rPr>
      </w:pPr>
      <w:r w:rsidRPr="00AC4345">
        <w:rPr>
          <w:b w:val="0"/>
          <w:bCs w:val="0"/>
          <w:color w:val="auto"/>
        </w:rPr>
        <w:t xml:space="preserve">Linking </w:t>
      </w:r>
      <w:r w:rsidR="009F4F89" w:rsidRPr="00AC4345">
        <w:rPr>
          <w:b w:val="0"/>
          <w:bCs w:val="0"/>
          <w:color w:val="auto"/>
        </w:rPr>
        <w:t>detailed design specification</w:t>
      </w:r>
      <w:r w:rsidRPr="00AC4345">
        <w:rPr>
          <w:b w:val="0"/>
          <w:bCs w:val="0"/>
          <w:color w:val="auto"/>
        </w:rPr>
        <w:t xml:space="preserve"> to the model is more important </w:t>
      </w:r>
      <w:r w:rsidR="007D2DFB" w:rsidRPr="00AC4345">
        <w:rPr>
          <w:b w:val="0"/>
          <w:bCs w:val="0"/>
          <w:color w:val="auto"/>
        </w:rPr>
        <w:t>since it</w:t>
      </w:r>
      <w:r w:rsidR="00273E08" w:rsidRPr="00AC4345">
        <w:rPr>
          <w:b w:val="0"/>
          <w:bCs w:val="0"/>
          <w:color w:val="auto"/>
        </w:rPr>
        <w:t xml:space="preserve"> improves the traceability of </w:t>
      </w:r>
      <w:r w:rsidR="002365CB" w:rsidRPr="00AC4345">
        <w:rPr>
          <w:b w:val="0"/>
          <w:bCs w:val="0"/>
          <w:color w:val="auto"/>
        </w:rPr>
        <w:t>design specifications</w:t>
      </w:r>
      <w:r w:rsidR="00273E08" w:rsidRPr="00AC4345">
        <w:rPr>
          <w:b w:val="0"/>
          <w:bCs w:val="0"/>
          <w:color w:val="auto"/>
        </w:rPr>
        <w:t xml:space="preserve"> which are not implemented in the model</w:t>
      </w:r>
    </w:p>
    <w:p w14:paraId="7F798BF1" w14:textId="77777777" w:rsidR="00897BD5" w:rsidRPr="00AC4345" w:rsidRDefault="00897BD5" w:rsidP="00943481">
      <w:pPr>
        <w:ind w:left="1080" w:right="-91"/>
        <w:jc w:val="both"/>
        <w:rPr>
          <w:b w:val="0"/>
          <w:bCs w:val="0"/>
          <w:color w:val="auto"/>
        </w:rPr>
      </w:pPr>
    </w:p>
    <w:p w14:paraId="7F798BF2" w14:textId="77777777" w:rsidR="00897BD5" w:rsidRPr="00AC4345" w:rsidRDefault="009F4F89" w:rsidP="00943481">
      <w:pPr>
        <w:numPr>
          <w:ilvl w:val="0"/>
          <w:numId w:val="6"/>
        </w:numPr>
        <w:ind w:right="-91"/>
        <w:jc w:val="both"/>
        <w:rPr>
          <w:b w:val="0"/>
          <w:bCs w:val="0"/>
          <w:color w:val="auto"/>
        </w:rPr>
      </w:pPr>
      <w:r w:rsidRPr="00AC4345">
        <w:rPr>
          <w:b w:val="0"/>
          <w:bCs w:val="0"/>
          <w:color w:val="auto"/>
        </w:rPr>
        <w:t>The design specification</w:t>
      </w:r>
      <w:r w:rsidR="00897BD5" w:rsidRPr="00AC4345">
        <w:rPr>
          <w:b w:val="0"/>
          <w:bCs w:val="0"/>
          <w:color w:val="auto"/>
        </w:rPr>
        <w:t xml:space="preserve"> which does not have a</w:t>
      </w:r>
      <w:r w:rsidR="00C26282" w:rsidRPr="00AC4345">
        <w:rPr>
          <w:b w:val="0"/>
          <w:bCs w:val="0"/>
          <w:color w:val="auto"/>
        </w:rPr>
        <w:t>n</w:t>
      </w:r>
      <w:r w:rsidR="00897BD5" w:rsidRPr="00AC4345">
        <w:rPr>
          <w:b w:val="0"/>
          <w:bCs w:val="0"/>
          <w:color w:val="auto"/>
        </w:rPr>
        <w:t xml:space="preserve"> implementation shall be easily captured using MKS RM</w:t>
      </w:r>
    </w:p>
    <w:p w14:paraId="7F798BF3" w14:textId="77777777" w:rsidR="00D04742" w:rsidRPr="00AC4345" w:rsidRDefault="00D04742" w:rsidP="00943481">
      <w:pPr>
        <w:ind w:right="-91"/>
        <w:jc w:val="both"/>
        <w:rPr>
          <w:b w:val="0"/>
          <w:bCs w:val="0"/>
          <w:color w:val="auto"/>
        </w:rPr>
      </w:pPr>
    </w:p>
    <w:p w14:paraId="7F798BF4" w14:textId="77777777" w:rsidR="00D04742" w:rsidRPr="00AC4345" w:rsidRDefault="00A17DCF" w:rsidP="00182E51">
      <w:pPr>
        <w:ind w:right="-91"/>
        <w:jc w:val="center"/>
        <w:rPr>
          <w:b w:val="0"/>
          <w:bCs w:val="0"/>
          <w:color w:val="auto"/>
        </w:rPr>
      </w:pPr>
      <w:r w:rsidRPr="00AC4345">
        <w:rPr>
          <w:b w:val="0"/>
          <w:bCs w:val="0"/>
          <w:noProof/>
          <w:color w:val="auto"/>
          <w:lang w:bidi="ar-SA"/>
        </w:rPr>
        <w:drawing>
          <wp:inline distT="0" distB="0" distL="0" distR="0" wp14:anchorId="7F798C97" wp14:editId="7F798C98">
            <wp:extent cx="5353884" cy="25792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57988" cy="2581275"/>
                    </a:xfrm>
                    <a:prstGeom prst="rect">
                      <a:avLst/>
                    </a:prstGeom>
                    <a:noFill/>
                    <a:ln>
                      <a:noFill/>
                    </a:ln>
                  </pic:spPr>
                </pic:pic>
              </a:graphicData>
            </a:graphic>
          </wp:inline>
        </w:drawing>
      </w:r>
    </w:p>
    <w:p w14:paraId="7F798BF5" w14:textId="77777777" w:rsidR="00DC0D6A" w:rsidRPr="00AC4345" w:rsidRDefault="00DC0D6A" w:rsidP="00943481">
      <w:pPr>
        <w:ind w:right="-91"/>
        <w:jc w:val="both"/>
        <w:rPr>
          <w:b w:val="0"/>
          <w:bCs w:val="0"/>
          <w:color w:val="auto"/>
        </w:rPr>
      </w:pPr>
    </w:p>
    <w:p w14:paraId="7F798BF6" w14:textId="77777777" w:rsidR="00DC0D6A" w:rsidRPr="00AC4345" w:rsidRDefault="00C12484" w:rsidP="00943481">
      <w:pPr>
        <w:numPr>
          <w:ilvl w:val="0"/>
          <w:numId w:val="6"/>
        </w:numPr>
        <w:ind w:right="-91"/>
        <w:jc w:val="both"/>
        <w:rPr>
          <w:b w:val="0"/>
          <w:bCs w:val="0"/>
          <w:color w:val="auto"/>
        </w:rPr>
      </w:pPr>
      <w:r w:rsidRPr="00AC4345">
        <w:rPr>
          <w:b w:val="0"/>
          <w:bCs w:val="0"/>
          <w:color w:val="auto"/>
        </w:rPr>
        <w:t xml:space="preserve">Linking of </w:t>
      </w:r>
      <w:r w:rsidR="009F4F89" w:rsidRPr="00AC4345">
        <w:rPr>
          <w:b w:val="0"/>
          <w:bCs w:val="0"/>
          <w:color w:val="auto"/>
        </w:rPr>
        <w:t>specification</w:t>
      </w:r>
      <w:r w:rsidRPr="00AC4345">
        <w:rPr>
          <w:b w:val="0"/>
          <w:bCs w:val="0"/>
          <w:color w:val="auto"/>
        </w:rPr>
        <w:t xml:space="preserve"> </w:t>
      </w:r>
      <w:r w:rsidR="00C46596">
        <w:rPr>
          <w:b w:val="0"/>
          <w:bCs w:val="0"/>
          <w:color w:val="auto"/>
        </w:rPr>
        <w:t>shall</w:t>
      </w:r>
      <w:r w:rsidRPr="00AC4345">
        <w:rPr>
          <w:b w:val="0"/>
          <w:bCs w:val="0"/>
          <w:color w:val="auto"/>
        </w:rPr>
        <w:t xml:space="preserve"> be done on subsystem level.</w:t>
      </w:r>
    </w:p>
    <w:p w14:paraId="7F798BF7" w14:textId="77777777" w:rsidR="00C12484" w:rsidRPr="00AC4345" w:rsidRDefault="00C12484" w:rsidP="00943481">
      <w:pPr>
        <w:ind w:left="1080" w:right="-91"/>
        <w:jc w:val="both"/>
        <w:rPr>
          <w:b w:val="0"/>
          <w:bCs w:val="0"/>
          <w:color w:val="auto"/>
        </w:rPr>
      </w:pPr>
    </w:p>
    <w:p w14:paraId="7F798BF8" w14:textId="77777777" w:rsidR="00C12484" w:rsidRPr="00AC4345" w:rsidRDefault="00C12484" w:rsidP="00943481">
      <w:pPr>
        <w:numPr>
          <w:ilvl w:val="0"/>
          <w:numId w:val="6"/>
        </w:numPr>
        <w:ind w:right="-91"/>
        <w:jc w:val="both"/>
        <w:rPr>
          <w:b w:val="0"/>
          <w:bCs w:val="0"/>
          <w:color w:val="auto"/>
        </w:rPr>
      </w:pPr>
      <w:r w:rsidRPr="00AC4345">
        <w:rPr>
          <w:b w:val="0"/>
          <w:bCs w:val="0"/>
          <w:color w:val="auto"/>
        </w:rPr>
        <w:t xml:space="preserve">For </w:t>
      </w:r>
      <w:r w:rsidR="008E4FB0" w:rsidRPr="00AC4345">
        <w:rPr>
          <w:b w:val="0"/>
          <w:bCs w:val="0"/>
          <w:color w:val="auto"/>
        </w:rPr>
        <w:t>Stateflow</w:t>
      </w:r>
      <w:r w:rsidRPr="00AC4345">
        <w:rPr>
          <w:b w:val="0"/>
          <w:bCs w:val="0"/>
          <w:color w:val="auto"/>
        </w:rPr>
        <w:t xml:space="preserve"> charts the linking of </w:t>
      </w:r>
      <w:r w:rsidR="009F4F89" w:rsidRPr="00AC4345">
        <w:rPr>
          <w:b w:val="0"/>
          <w:bCs w:val="0"/>
          <w:color w:val="auto"/>
        </w:rPr>
        <w:t>specification</w:t>
      </w:r>
      <w:r w:rsidRPr="00AC4345">
        <w:rPr>
          <w:b w:val="0"/>
          <w:bCs w:val="0"/>
          <w:color w:val="auto"/>
        </w:rPr>
        <w:t xml:space="preserve"> shall be done inside the chart – </w:t>
      </w:r>
      <w:r w:rsidR="00C16AA9" w:rsidRPr="00AC4345">
        <w:rPr>
          <w:b w:val="0"/>
          <w:bCs w:val="0"/>
          <w:color w:val="auto"/>
        </w:rPr>
        <w:t xml:space="preserve">for </w:t>
      </w:r>
      <w:r w:rsidRPr="00AC4345">
        <w:rPr>
          <w:b w:val="0"/>
          <w:bCs w:val="0"/>
          <w:color w:val="auto"/>
        </w:rPr>
        <w:t>states</w:t>
      </w:r>
      <w:r w:rsidR="00C16AA9" w:rsidRPr="00AC4345">
        <w:rPr>
          <w:b w:val="0"/>
          <w:bCs w:val="0"/>
          <w:color w:val="auto"/>
        </w:rPr>
        <w:t xml:space="preserve"> and</w:t>
      </w:r>
      <w:r w:rsidRPr="00AC4345">
        <w:rPr>
          <w:b w:val="0"/>
          <w:bCs w:val="0"/>
          <w:color w:val="auto"/>
        </w:rPr>
        <w:t xml:space="preserve"> transition etc.</w:t>
      </w:r>
    </w:p>
    <w:p w14:paraId="7F798BF9" w14:textId="77777777" w:rsidR="00897BD5" w:rsidRPr="00AC4345" w:rsidRDefault="00897BD5" w:rsidP="00943481">
      <w:pPr>
        <w:ind w:right="-91"/>
        <w:jc w:val="both"/>
        <w:rPr>
          <w:b w:val="0"/>
          <w:bCs w:val="0"/>
          <w:color w:val="auto"/>
        </w:rPr>
      </w:pPr>
    </w:p>
    <w:p w14:paraId="7F798BFA" w14:textId="77777777" w:rsidR="00677411" w:rsidRPr="00AC4345" w:rsidRDefault="00677411" w:rsidP="00943481">
      <w:pPr>
        <w:numPr>
          <w:ilvl w:val="0"/>
          <w:numId w:val="6"/>
        </w:numPr>
        <w:ind w:right="-91"/>
        <w:jc w:val="both"/>
        <w:rPr>
          <w:b w:val="0"/>
          <w:bCs w:val="0"/>
          <w:color w:val="auto"/>
        </w:rPr>
      </w:pPr>
      <w:r w:rsidRPr="00AC4345">
        <w:rPr>
          <w:b w:val="0"/>
          <w:bCs w:val="0"/>
          <w:color w:val="auto"/>
        </w:rPr>
        <w:t xml:space="preserve">Refer the below link for </w:t>
      </w:r>
      <w:r w:rsidR="002F73F5" w:rsidRPr="00AC4345">
        <w:rPr>
          <w:b w:val="0"/>
          <w:bCs w:val="0"/>
          <w:color w:val="auto"/>
        </w:rPr>
        <w:t xml:space="preserve">installation of </w:t>
      </w:r>
      <w:r w:rsidRPr="00AC4345">
        <w:rPr>
          <w:b w:val="0"/>
          <w:bCs w:val="0"/>
          <w:color w:val="auto"/>
        </w:rPr>
        <w:t xml:space="preserve">MKS integration for linking of </w:t>
      </w:r>
      <w:r w:rsidR="009F4F89" w:rsidRPr="00AC4345">
        <w:rPr>
          <w:b w:val="0"/>
          <w:bCs w:val="0"/>
          <w:color w:val="auto"/>
        </w:rPr>
        <w:t>specification</w:t>
      </w:r>
      <w:r w:rsidRPr="00AC4345">
        <w:rPr>
          <w:b w:val="0"/>
          <w:bCs w:val="0"/>
          <w:color w:val="auto"/>
        </w:rPr>
        <w:t xml:space="preserve"> to model</w:t>
      </w:r>
    </w:p>
    <w:p w14:paraId="7F798BFB" w14:textId="77777777" w:rsidR="005B468E" w:rsidRDefault="002956AD" w:rsidP="00F35553">
      <w:pPr>
        <w:ind w:left="1080" w:right="-91" w:firstLine="360"/>
        <w:jc w:val="both"/>
        <w:rPr>
          <w:rStyle w:val="Hyperlink"/>
          <w:b w:val="0"/>
          <w:bCs w:val="0"/>
        </w:rPr>
      </w:pPr>
      <w:hyperlink r:id="rId137" w:history="1">
        <w:r w:rsidR="00897BD5" w:rsidRPr="00AC4345">
          <w:rPr>
            <w:rStyle w:val="Hyperlink"/>
            <w:b w:val="0"/>
            <w:bCs w:val="0"/>
          </w:rPr>
          <w:t>\\sclsfs2\mxam$\MKSIntegration\MKSIntegration.ppt</w:t>
        </w:r>
      </w:hyperlink>
    </w:p>
    <w:p w14:paraId="7F798BFC" w14:textId="77777777" w:rsidR="00F35553" w:rsidRDefault="00F35553" w:rsidP="00F35553">
      <w:pPr>
        <w:ind w:left="1080" w:right="-91" w:firstLine="360"/>
        <w:jc w:val="both"/>
        <w:rPr>
          <w:rStyle w:val="Hyperlink"/>
          <w:b w:val="0"/>
          <w:bCs w:val="0"/>
        </w:rPr>
      </w:pPr>
    </w:p>
    <w:p w14:paraId="7F798BFD" w14:textId="77777777" w:rsidR="00F35553" w:rsidRPr="00F35553" w:rsidRDefault="00F35553" w:rsidP="00F35553">
      <w:pPr>
        <w:numPr>
          <w:ilvl w:val="0"/>
          <w:numId w:val="6"/>
        </w:numPr>
        <w:ind w:right="-91"/>
        <w:jc w:val="both"/>
        <w:rPr>
          <w:rStyle w:val="Hyperlink"/>
          <w:b w:val="0"/>
          <w:bCs w:val="0"/>
          <w:color w:val="auto"/>
          <w:u w:val="none"/>
        </w:rPr>
      </w:pPr>
      <w:r>
        <w:rPr>
          <w:rStyle w:val="Hyperlink"/>
          <w:b w:val="0"/>
          <w:bCs w:val="0"/>
          <w:color w:val="auto"/>
          <w:u w:val="none"/>
        </w:rPr>
        <w:t>For m</w:t>
      </w:r>
      <w:r w:rsidRPr="00F35553">
        <w:rPr>
          <w:rStyle w:val="Hyperlink"/>
          <w:b w:val="0"/>
          <w:bCs w:val="0"/>
          <w:color w:val="auto"/>
          <w:u w:val="none"/>
        </w:rPr>
        <w:t>ore</w:t>
      </w:r>
      <w:r>
        <w:rPr>
          <w:rStyle w:val="Hyperlink"/>
          <w:b w:val="0"/>
          <w:bCs w:val="0"/>
          <w:color w:val="auto"/>
          <w:u w:val="none"/>
        </w:rPr>
        <w:t xml:space="preserve"> information regarding the MKS integrati</w:t>
      </w:r>
      <w:r w:rsidR="00C46596">
        <w:rPr>
          <w:rStyle w:val="Hyperlink"/>
          <w:b w:val="0"/>
          <w:bCs w:val="0"/>
          <w:color w:val="auto"/>
          <w:u w:val="none"/>
        </w:rPr>
        <w:t>ons, issues and solution,</w:t>
      </w:r>
      <w:r>
        <w:rPr>
          <w:rStyle w:val="Hyperlink"/>
          <w:b w:val="0"/>
          <w:bCs w:val="0"/>
          <w:color w:val="auto"/>
          <w:u w:val="none"/>
        </w:rPr>
        <w:t xml:space="preserve"> refer the below document</w:t>
      </w:r>
    </w:p>
    <w:p w14:paraId="7F798BFE" w14:textId="77777777" w:rsidR="00F35553" w:rsidRDefault="00F35553" w:rsidP="00F35553">
      <w:pPr>
        <w:ind w:left="1440" w:right="-91"/>
        <w:jc w:val="both"/>
        <w:rPr>
          <w:rStyle w:val="Hyperlink"/>
          <w:b w:val="0"/>
          <w:bCs w:val="0"/>
        </w:rPr>
      </w:pPr>
    </w:p>
    <w:p w14:paraId="7F798BFF" w14:textId="77777777" w:rsidR="00F35553" w:rsidRPr="00F35553" w:rsidRDefault="002956AD" w:rsidP="00F35553">
      <w:pPr>
        <w:ind w:left="1440" w:right="-91"/>
        <w:jc w:val="both"/>
        <w:rPr>
          <w:b w:val="0"/>
        </w:rPr>
      </w:pPr>
      <w:hyperlink r:id="rId138" w:history="1">
        <w:r w:rsidR="00F35553" w:rsidRPr="00F35553">
          <w:rPr>
            <w:rStyle w:val="Hyperlink"/>
            <w:b w:val="0"/>
          </w:rPr>
          <w:t>http://170.205.207.224:7001/si/viewrevision?projectName=d:/MKS_proj/T3_public/Tools/MbE/Matlab_Simulink/Misc/MathworksIntegration/project.pj&amp;revision=:member&amp;selection=MKS_Mathworks_Integration.docx</w:t>
        </w:r>
      </w:hyperlink>
    </w:p>
    <w:p w14:paraId="7F798C00" w14:textId="77777777" w:rsidR="00F35553" w:rsidRPr="00F35553" w:rsidRDefault="00F35553" w:rsidP="00F35553">
      <w:pPr>
        <w:ind w:left="1080" w:right="-91" w:firstLine="360"/>
        <w:jc w:val="both"/>
        <w:rPr>
          <w:b w:val="0"/>
          <w:bCs w:val="0"/>
          <w:color w:val="0000FF"/>
          <w:u w:val="single"/>
        </w:rPr>
      </w:pPr>
    </w:p>
    <w:p w14:paraId="7F798C01" w14:textId="77777777" w:rsidR="001C5F79" w:rsidRPr="00AC4345" w:rsidRDefault="001C5F79" w:rsidP="00943481">
      <w:pPr>
        <w:ind w:left="1080" w:right="-91" w:firstLine="360"/>
        <w:jc w:val="both"/>
        <w:rPr>
          <w:b w:val="0"/>
          <w:bCs w:val="0"/>
          <w:color w:val="auto"/>
        </w:rPr>
      </w:pPr>
    </w:p>
    <w:p w14:paraId="7F798C02" w14:textId="77777777" w:rsidR="00C445DE" w:rsidRPr="00AC4345" w:rsidRDefault="00C445DE" w:rsidP="005B468E">
      <w:pPr>
        <w:pStyle w:val="Caption"/>
        <w:ind w:firstLine="720"/>
        <w:jc w:val="both"/>
      </w:pPr>
      <w:bookmarkStart w:id="85" w:name="_Ref402879332"/>
      <w:r w:rsidRPr="00AC4345">
        <w:t xml:space="preserve">  </w:t>
      </w:r>
      <w:r w:rsidRPr="00AC4345">
        <w:tab/>
      </w:r>
      <w:r w:rsidRPr="00AC4345">
        <w:tab/>
      </w:r>
      <w:r w:rsidRPr="00AC4345">
        <w:tab/>
        <w:t>Figure</w:t>
      </w:r>
      <w:bookmarkEnd w:id="85"/>
      <w:r w:rsidRPr="00AC4345">
        <w:t xml:space="preserve"> 7.5c: </w:t>
      </w:r>
      <w:r w:rsidRPr="00AC4345">
        <w:rPr>
          <w:b w:val="0"/>
        </w:rPr>
        <w:t>Linking between model and test cases 2</w:t>
      </w:r>
    </w:p>
    <w:p w14:paraId="7F798C03" w14:textId="77777777" w:rsidR="008571D1" w:rsidRPr="00162933" w:rsidRDefault="008571D1" w:rsidP="00943481">
      <w:pPr>
        <w:pStyle w:val="Heading1"/>
        <w:numPr>
          <w:ilvl w:val="1"/>
          <w:numId w:val="1"/>
        </w:numPr>
        <w:ind w:right="-91"/>
        <w:jc w:val="both"/>
        <w:rPr>
          <w:color w:val="auto"/>
          <w:sz w:val="22"/>
          <w:szCs w:val="20"/>
        </w:rPr>
      </w:pPr>
      <w:bookmarkStart w:id="86" w:name="_Toc484791164"/>
      <w:r w:rsidRPr="00162933">
        <w:rPr>
          <w:color w:val="auto"/>
          <w:sz w:val="22"/>
          <w:szCs w:val="20"/>
        </w:rPr>
        <w:lastRenderedPageBreak/>
        <w:t>Guidelines for SL-TL handshake</w:t>
      </w:r>
      <w:bookmarkEnd w:id="86"/>
    </w:p>
    <w:p w14:paraId="7F798C04" w14:textId="77777777" w:rsidR="008571D1" w:rsidRPr="00AC4345" w:rsidRDefault="008571D1" w:rsidP="00943481">
      <w:pPr>
        <w:ind w:right="-91"/>
        <w:jc w:val="both"/>
        <w:rPr>
          <w:b w:val="0"/>
          <w:bCs w:val="0"/>
          <w:color w:val="auto"/>
        </w:rPr>
      </w:pPr>
    </w:p>
    <w:p w14:paraId="7F798C05" w14:textId="77777777" w:rsidR="008571D1" w:rsidRPr="00AC4345" w:rsidRDefault="008571D1" w:rsidP="00943481">
      <w:pPr>
        <w:numPr>
          <w:ilvl w:val="0"/>
          <w:numId w:val="6"/>
        </w:numPr>
        <w:ind w:right="-91"/>
        <w:jc w:val="both"/>
        <w:rPr>
          <w:b w:val="0"/>
          <w:bCs w:val="0"/>
          <w:color w:val="auto"/>
        </w:rPr>
      </w:pPr>
      <w:r w:rsidRPr="00AC4345">
        <w:rPr>
          <w:b w:val="0"/>
          <w:bCs w:val="0"/>
          <w:color w:val="auto"/>
        </w:rPr>
        <w:t xml:space="preserve">In case if the function and SW </w:t>
      </w:r>
      <w:r w:rsidR="00C46596">
        <w:rPr>
          <w:b w:val="0"/>
          <w:bCs w:val="0"/>
          <w:color w:val="auto"/>
        </w:rPr>
        <w:t xml:space="preserve">developments are handled in different teams\groups, </w:t>
      </w:r>
      <w:r w:rsidRPr="00AC4345">
        <w:rPr>
          <w:b w:val="0"/>
          <w:bCs w:val="0"/>
          <w:color w:val="auto"/>
        </w:rPr>
        <w:t xml:space="preserve"> then Simulink changes </w:t>
      </w:r>
      <w:r w:rsidR="002A361C">
        <w:rPr>
          <w:b w:val="0"/>
          <w:bCs w:val="0"/>
          <w:color w:val="auto"/>
        </w:rPr>
        <w:t>made</w:t>
      </w:r>
      <w:r w:rsidRPr="00AC4345">
        <w:rPr>
          <w:b w:val="0"/>
          <w:bCs w:val="0"/>
          <w:color w:val="auto"/>
        </w:rPr>
        <w:t xml:space="preserve"> by the function developer </w:t>
      </w:r>
      <w:r w:rsidR="00C46596">
        <w:rPr>
          <w:b w:val="0"/>
          <w:bCs w:val="0"/>
          <w:color w:val="auto"/>
        </w:rPr>
        <w:t>shall</w:t>
      </w:r>
      <w:r w:rsidRPr="00AC4345">
        <w:rPr>
          <w:b w:val="0"/>
          <w:bCs w:val="0"/>
          <w:color w:val="auto"/>
        </w:rPr>
        <w:t xml:space="preserve"> be highlighted</w:t>
      </w:r>
      <w:r w:rsidR="00C46596">
        <w:rPr>
          <w:b w:val="0"/>
          <w:bCs w:val="0"/>
          <w:color w:val="auto"/>
        </w:rPr>
        <w:t>,</w:t>
      </w:r>
      <w:r w:rsidRPr="00AC4345">
        <w:rPr>
          <w:b w:val="0"/>
          <w:bCs w:val="0"/>
          <w:color w:val="auto"/>
        </w:rPr>
        <w:t xml:space="preserve"> </w:t>
      </w:r>
      <w:r w:rsidR="00C46596">
        <w:rPr>
          <w:b w:val="0"/>
          <w:bCs w:val="0"/>
          <w:color w:val="auto"/>
        </w:rPr>
        <w:t>so the software developer could identify the changes for TL implementation.</w:t>
      </w:r>
    </w:p>
    <w:p w14:paraId="7F798C06" w14:textId="77777777" w:rsidR="008571D1" w:rsidRPr="00AC4345" w:rsidRDefault="008571D1" w:rsidP="00943481">
      <w:pPr>
        <w:ind w:left="1440" w:right="-91"/>
        <w:jc w:val="both"/>
        <w:rPr>
          <w:b w:val="0"/>
          <w:bCs w:val="0"/>
          <w:color w:val="auto"/>
        </w:rPr>
      </w:pPr>
    </w:p>
    <w:p w14:paraId="7F798C07" w14:textId="77777777" w:rsidR="008571D1" w:rsidRPr="00AC4345" w:rsidRDefault="008571D1" w:rsidP="00943481">
      <w:pPr>
        <w:numPr>
          <w:ilvl w:val="0"/>
          <w:numId w:val="6"/>
        </w:numPr>
        <w:ind w:right="-91"/>
        <w:jc w:val="both"/>
        <w:rPr>
          <w:b w:val="0"/>
          <w:bCs w:val="0"/>
          <w:color w:val="auto"/>
        </w:rPr>
      </w:pPr>
      <w:r w:rsidRPr="00AC4345">
        <w:rPr>
          <w:b w:val="0"/>
          <w:bCs w:val="0"/>
          <w:color w:val="auto"/>
        </w:rPr>
        <w:t>Simulink changes shall be highlighted by setting the block “Background” color to “Magenta”</w:t>
      </w:r>
    </w:p>
    <w:p w14:paraId="7F798C08" w14:textId="77777777" w:rsidR="008571D1" w:rsidRPr="00AC4345" w:rsidRDefault="008571D1" w:rsidP="00943481">
      <w:pPr>
        <w:jc w:val="both"/>
      </w:pPr>
    </w:p>
    <w:p w14:paraId="7F798C09" w14:textId="77777777" w:rsidR="008571D1" w:rsidRPr="00AC4345" w:rsidRDefault="00130664" w:rsidP="00131503">
      <w:pPr>
        <w:ind w:right="-91"/>
        <w:jc w:val="center"/>
        <w:rPr>
          <w:b w:val="0"/>
          <w:bCs w:val="0"/>
          <w:color w:val="auto"/>
        </w:rPr>
      </w:pPr>
      <w:r w:rsidRPr="00AC4345">
        <w:rPr>
          <w:b w:val="0"/>
          <w:bCs w:val="0"/>
          <w:noProof/>
          <w:color w:val="auto"/>
          <w:lang w:bidi="ar-SA"/>
        </w:rPr>
        <w:drawing>
          <wp:inline distT="0" distB="0" distL="0" distR="0" wp14:anchorId="7F798C99" wp14:editId="7F798C9A">
            <wp:extent cx="4001059" cy="2629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01059" cy="2629267"/>
                    </a:xfrm>
                    <a:prstGeom prst="rect">
                      <a:avLst/>
                    </a:prstGeom>
                  </pic:spPr>
                </pic:pic>
              </a:graphicData>
            </a:graphic>
          </wp:inline>
        </w:drawing>
      </w:r>
    </w:p>
    <w:sectPr w:rsidR="008571D1" w:rsidRPr="00AC4345" w:rsidSect="006D7452">
      <w:headerReference w:type="default" r:id="rId140"/>
      <w:footerReference w:type="default" r:id="rId141"/>
      <w:pgSz w:w="12240" w:h="15840" w:code="1"/>
      <w:pgMar w:top="1411" w:right="1325" w:bottom="1138" w:left="720" w:header="706" w:footer="7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98C9D" w14:textId="77777777" w:rsidR="00353BC2" w:rsidRDefault="00353BC2">
      <w:r>
        <w:separator/>
      </w:r>
    </w:p>
  </w:endnote>
  <w:endnote w:type="continuationSeparator" w:id="0">
    <w:p w14:paraId="7F798C9E" w14:textId="77777777" w:rsidR="00353BC2" w:rsidRDefault="00353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98CA3" w14:textId="77777777" w:rsidR="00353BC2" w:rsidRPr="008D4992" w:rsidRDefault="00353BC2">
    <w:pPr>
      <w:pStyle w:val="Footer"/>
      <w:rPr>
        <w:color w:val="auto"/>
      </w:rPr>
    </w:pPr>
    <w:r w:rsidRPr="008D4992">
      <w:rPr>
        <w:color w:val="auto"/>
      </w:rPr>
      <w:t>__________________________________________________________________________________________</w:t>
    </w:r>
  </w:p>
  <w:p w14:paraId="7F798CA4" w14:textId="77777777" w:rsidR="00353BC2" w:rsidRPr="008D4992" w:rsidRDefault="00353BC2">
    <w:pPr>
      <w:pStyle w:val="Footer"/>
      <w:rPr>
        <w:color w:val="auto"/>
      </w:rPr>
    </w:pPr>
    <w:r w:rsidRPr="008D4992">
      <w:rPr>
        <w:color w:val="auto"/>
      </w:rPr>
      <w:t>Confidential</w:t>
    </w:r>
    <w:r w:rsidRPr="008D4992">
      <w:rPr>
        <w:color w:val="auto"/>
      </w:rPr>
      <w:tab/>
      <w:t xml:space="preserve">Page </w:t>
    </w:r>
    <w:r w:rsidRPr="008D4992">
      <w:rPr>
        <w:color w:val="auto"/>
      </w:rPr>
      <w:fldChar w:fldCharType="begin"/>
    </w:r>
    <w:r w:rsidRPr="008D4992">
      <w:rPr>
        <w:color w:val="auto"/>
      </w:rPr>
      <w:instrText xml:space="preserve"> PAGE </w:instrText>
    </w:r>
    <w:r w:rsidRPr="008D4992">
      <w:rPr>
        <w:color w:val="auto"/>
      </w:rPr>
      <w:fldChar w:fldCharType="separate"/>
    </w:r>
    <w:r w:rsidR="002956AD">
      <w:rPr>
        <w:noProof/>
        <w:color w:val="auto"/>
      </w:rPr>
      <w:t>1</w:t>
    </w:r>
    <w:r w:rsidRPr="008D4992">
      <w:rPr>
        <w:color w:val="auto"/>
      </w:rPr>
      <w:fldChar w:fldCharType="end"/>
    </w:r>
    <w:r w:rsidRPr="008D4992">
      <w:rPr>
        <w:color w:val="auto"/>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98C9B" w14:textId="77777777" w:rsidR="00353BC2" w:rsidRDefault="00353BC2">
      <w:r>
        <w:separator/>
      </w:r>
    </w:p>
  </w:footnote>
  <w:footnote w:type="continuationSeparator" w:id="0">
    <w:p w14:paraId="7F798C9C" w14:textId="77777777" w:rsidR="00353BC2" w:rsidRDefault="00353B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98C9F" w14:textId="77777777" w:rsidR="00353BC2" w:rsidRDefault="00353BC2">
    <w:pPr>
      <w:pStyle w:val="Header"/>
    </w:pPr>
  </w:p>
  <w:p w14:paraId="7F798CA0" w14:textId="77777777" w:rsidR="00353BC2" w:rsidRPr="008D4992" w:rsidRDefault="00353BC2">
    <w:pPr>
      <w:pStyle w:val="Header"/>
      <w:rPr>
        <w:color w:val="auto"/>
      </w:rPr>
    </w:pPr>
  </w:p>
  <w:p w14:paraId="7F798CA1" w14:textId="77777777" w:rsidR="00353BC2" w:rsidRDefault="00353BC2" w:rsidP="008D4992">
    <w:pPr>
      <w:pStyle w:val="Header"/>
      <w:jc w:val="center"/>
      <w:rPr>
        <w:color w:val="auto"/>
        <w:sz w:val="28"/>
        <w:szCs w:val="28"/>
      </w:rPr>
    </w:pPr>
    <w:r>
      <w:rPr>
        <w:color w:val="auto"/>
        <w:sz w:val="28"/>
        <w:szCs w:val="28"/>
      </w:rPr>
      <w:t>WABCO Vehicle Control System</w:t>
    </w:r>
  </w:p>
  <w:p w14:paraId="7F798CA2" w14:textId="77777777" w:rsidR="00353BC2" w:rsidRPr="008D4992" w:rsidRDefault="00353BC2">
    <w:pPr>
      <w:pStyle w:val="Header"/>
      <w:rPr>
        <w:color w:val="auto"/>
      </w:rPr>
    </w:pPr>
    <w:r w:rsidRPr="008D4992">
      <w:rPr>
        <w:color w:val="auto"/>
      </w:rPr>
      <w:t>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10C3"/>
    <w:multiLevelType w:val="hybridMultilevel"/>
    <w:tmpl w:val="766A4AA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0F42D37"/>
    <w:multiLevelType w:val="hybridMultilevel"/>
    <w:tmpl w:val="9BA6A68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071D0566"/>
    <w:multiLevelType w:val="hybridMultilevel"/>
    <w:tmpl w:val="A770E160"/>
    <w:lvl w:ilvl="0" w:tplc="04090001">
      <w:start w:val="1"/>
      <w:numFmt w:val="bullet"/>
      <w:lvlText w:val=""/>
      <w:lvlJc w:val="left"/>
      <w:pPr>
        <w:ind w:left="1859" w:hanging="360"/>
      </w:pPr>
      <w:rPr>
        <w:rFonts w:ascii="Symbol" w:hAnsi="Symbol" w:hint="default"/>
      </w:rPr>
    </w:lvl>
    <w:lvl w:ilvl="1" w:tplc="04090003">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
    <w:nsid w:val="07823073"/>
    <w:multiLevelType w:val="multilevel"/>
    <w:tmpl w:val="F5E2A53E"/>
    <w:lvl w:ilvl="0">
      <w:start w:val="4"/>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rPr>
    </w:lvl>
    <w:lvl w:ilvl="2">
      <w:start w:val="1"/>
      <w:numFmt w:val="decimal"/>
      <w:pStyle w:val="Heading3"/>
      <w:lvlText w:val="%1.%2.%3"/>
      <w:lvlJc w:val="left"/>
      <w:pPr>
        <w:tabs>
          <w:tab w:val="num" w:pos="1288"/>
        </w:tabs>
        <w:ind w:left="128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092451A1"/>
    <w:multiLevelType w:val="hybridMultilevel"/>
    <w:tmpl w:val="AC20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E117D4"/>
    <w:multiLevelType w:val="hybridMultilevel"/>
    <w:tmpl w:val="BC52125A"/>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346" w:hanging="360"/>
      </w:pPr>
      <w:rPr>
        <w:rFonts w:ascii="Courier New" w:hAnsi="Courier New" w:cs="Courier New" w:hint="default"/>
      </w:rPr>
    </w:lvl>
    <w:lvl w:ilvl="2" w:tplc="04090005">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B26511B"/>
    <w:multiLevelType w:val="hybridMultilevel"/>
    <w:tmpl w:val="0804EDAE"/>
    <w:lvl w:ilvl="0" w:tplc="04090001">
      <w:start w:val="1"/>
      <w:numFmt w:val="bullet"/>
      <w:lvlText w:val=""/>
      <w:lvlJc w:val="left"/>
      <w:pPr>
        <w:tabs>
          <w:tab w:val="num" w:pos="1800"/>
        </w:tabs>
        <w:ind w:left="1800" w:hanging="360"/>
      </w:pPr>
      <w:rPr>
        <w:rFonts w:ascii="Symbol" w:hAnsi="Symbol" w:hint="default"/>
      </w:rPr>
    </w:lvl>
    <w:lvl w:ilvl="1" w:tplc="E0DCE024">
      <w:start w:val="1"/>
      <w:numFmt w:val="bullet"/>
      <w:lvlText w:val="o"/>
      <w:lvlJc w:val="left"/>
      <w:pPr>
        <w:tabs>
          <w:tab w:val="num" w:pos="2520"/>
        </w:tabs>
        <w:ind w:left="2520" w:hanging="360"/>
      </w:pPr>
      <w:rPr>
        <w:rFonts w:ascii="Courier New" w:hAnsi="Courier New" w:hint="default"/>
        <w:u w:val="none"/>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0FE62D94"/>
    <w:multiLevelType w:val="hybridMultilevel"/>
    <w:tmpl w:val="9B5A34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D335F8"/>
    <w:multiLevelType w:val="hybridMultilevel"/>
    <w:tmpl w:val="5FE0909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053378"/>
    <w:multiLevelType w:val="hybridMultilevel"/>
    <w:tmpl w:val="909C5044"/>
    <w:lvl w:ilvl="0" w:tplc="A86E10E2">
      <w:start w:val="1"/>
      <w:numFmt w:val="bullet"/>
      <w:lvlText w:val=""/>
      <w:lvlJc w:val="left"/>
      <w:pPr>
        <w:tabs>
          <w:tab w:val="num" w:pos="1920"/>
        </w:tabs>
        <w:ind w:left="1920" w:hanging="360"/>
      </w:pPr>
      <w:rPr>
        <w:rFonts w:ascii="Symbol" w:hAnsi="Symbol" w:hint="default"/>
        <w:color w:val="auto"/>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10">
    <w:nsid w:val="1A0B46FC"/>
    <w:multiLevelType w:val="hybridMultilevel"/>
    <w:tmpl w:val="E2F8FDE0"/>
    <w:lvl w:ilvl="0" w:tplc="2E2E14A6">
      <w:start w:val="1"/>
      <w:numFmt w:val="bullet"/>
      <w:lvlText w:val=""/>
      <w:lvlJc w:val="left"/>
      <w:pPr>
        <w:tabs>
          <w:tab w:val="num" w:pos="1800"/>
        </w:tabs>
        <w:ind w:left="180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1BEE2D81"/>
    <w:multiLevelType w:val="hybridMultilevel"/>
    <w:tmpl w:val="73CE0DB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1DEB73FF"/>
    <w:multiLevelType w:val="hybridMultilevel"/>
    <w:tmpl w:val="D5ACD4E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1ECA6AD2"/>
    <w:multiLevelType w:val="hybridMultilevel"/>
    <w:tmpl w:val="595EFB0A"/>
    <w:lvl w:ilvl="0" w:tplc="04090001">
      <w:start w:val="1"/>
      <w:numFmt w:val="bullet"/>
      <w:lvlText w:val=""/>
      <w:lvlJc w:val="left"/>
      <w:pPr>
        <w:tabs>
          <w:tab w:val="num" w:pos="1920"/>
        </w:tabs>
        <w:ind w:left="1920" w:hanging="360"/>
      </w:pPr>
      <w:rPr>
        <w:rFonts w:ascii="Symbol" w:hAnsi="Symbol" w:hint="default"/>
      </w:rPr>
    </w:lvl>
    <w:lvl w:ilvl="1" w:tplc="04090003">
      <w:start w:val="1"/>
      <w:numFmt w:val="bullet"/>
      <w:lvlText w:val="o"/>
      <w:lvlJc w:val="left"/>
      <w:pPr>
        <w:tabs>
          <w:tab w:val="num" w:pos="2422"/>
        </w:tabs>
        <w:ind w:left="2422" w:hanging="360"/>
      </w:pPr>
      <w:rPr>
        <w:rFonts w:ascii="Courier New" w:hAnsi="Courier New" w:cs="Courier New" w:hint="default"/>
      </w:rPr>
    </w:lvl>
    <w:lvl w:ilvl="2" w:tplc="04090005">
      <w:start w:val="1"/>
      <w:numFmt w:val="bullet"/>
      <w:lvlText w:val=""/>
      <w:lvlJc w:val="left"/>
      <w:pPr>
        <w:tabs>
          <w:tab w:val="num" w:pos="2345"/>
        </w:tabs>
        <w:ind w:left="2345" w:hanging="360"/>
      </w:pPr>
      <w:rPr>
        <w:rFonts w:ascii="Wingdings" w:hAnsi="Wingdings" w:hint="default"/>
      </w:rPr>
    </w:lvl>
    <w:lvl w:ilvl="3" w:tplc="4F200412">
      <w:numFmt w:val="bullet"/>
      <w:lvlText w:val="-"/>
      <w:lvlJc w:val="left"/>
      <w:pPr>
        <w:ind w:left="3862" w:hanging="360"/>
      </w:pPr>
      <w:rPr>
        <w:rFonts w:ascii="Arial" w:eastAsia="Times New Roman" w:hAnsi="Arial" w:cs="Arial" w:hint="default"/>
      </w:rPr>
    </w:lvl>
    <w:lvl w:ilvl="4" w:tplc="04090003" w:tentative="1">
      <w:start w:val="1"/>
      <w:numFmt w:val="bullet"/>
      <w:lvlText w:val="o"/>
      <w:lvlJc w:val="left"/>
      <w:pPr>
        <w:tabs>
          <w:tab w:val="num" w:pos="4582"/>
        </w:tabs>
        <w:ind w:left="4582" w:hanging="360"/>
      </w:pPr>
      <w:rPr>
        <w:rFonts w:ascii="Courier New" w:hAnsi="Courier New" w:hint="default"/>
      </w:rPr>
    </w:lvl>
    <w:lvl w:ilvl="5" w:tplc="04090005" w:tentative="1">
      <w:start w:val="1"/>
      <w:numFmt w:val="bullet"/>
      <w:lvlText w:val=""/>
      <w:lvlJc w:val="left"/>
      <w:pPr>
        <w:tabs>
          <w:tab w:val="num" w:pos="5302"/>
        </w:tabs>
        <w:ind w:left="5302" w:hanging="360"/>
      </w:pPr>
      <w:rPr>
        <w:rFonts w:ascii="Wingdings" w:hAnsi="Wingdings" w:hint="default"/>
      </w:rPr>
    </w:lvl>
    <w:lvl w:ilvl="6" w:tplc="04090001" w:tentative="1">
      <w:start w:val="1"/>
      <w:numFmt w:val="bullet"/>
      <w:lvlText w:val=""/>
      <w:lvlJc w:val="left"/>
      <w:pPr>
        <w:tabs>
          <w:tab w:val="num" w:pos="6022"/>
        </w:tabs>
        <w:ind w:left="6022" w:hanging="360"/>
      </w:pPr>
      <w:rPr>
        <w:rFonts w:ascii="Symbol" w:hAnsi="Symbol" w:hint="default"/>
      </w:rPr>
    </w:lvl>
    <w:lvl w:ilvl="7" w:tplc="04090003" w:tentative="1">
      <w:start w:val="1"/>
      <w:numFmt w:val="bullet"/>
      <w:lvlText w:val="o"/>
      <w:lvlJc w:val="left"/>
      <w:pPr>
        <w:tabs>
          <w:tab w:val="num" w:pos="6742"/>
        </w:tabs>
        <w:ind w:left="6742" w:hanging="360"/>
      </w:pPr>
      <w:rPr>
        <w:rFonts w:ascii="Courier New" w:hAnsi="Courier New" w:hint="default"/>
      </w:rPr>
    </w:lvl>
    <w:lvl w:ilvl="8" w:tplc="04090005" w:tentative="1">
      <w:start w:val="1"/>
      <w:numFmt w:val="bullet"/>
      <w:lvlText w:val=""/>
      <w:lvlJc w:val="left"/>
      <w:pPr>
        <w:tabs>
          <w:tab w:val="num" w:pos="7462"/>
        </w:tabs>
        <w:ind w:left="7462" w:hanging="360"/>
      </w:pPr>
      <w:rPr>
        <w:rFonts w:ascii="Wingdings" w:hAnsi="Wingdings" w:hint="default"/>
      </w:rPr>
    </w:lvl>
  </w:abstractNum>
  <w:abstractNum w:abstractNumId="14">
    <w:nsid w:val="1F4974D7"/>
    <w:multiLevelType w:val="hybridMultilevel"/>
    <w:tmpl w:val="725A7832"/>
    <w:lvl w:ilvl="0" w:tplc="0409000F">
      <w:start w:val="1"/>
      <w:numFmt w:val="decimal"/>
      <w:lvlText w:val="%1."/>
      <w:lvlJc w:val="left"/>
      <w:pPr>
        <w:ind w:left="2487" w:hanging="360"/>
      </w:pPr>
      <w:rPr>
        <w:rFonts w:hint="default"/>
      </w:rPr>
    </w:lvl>
    <w:lvl w:ilvl="1" w:tplc="04090003">
      <w:start w:val="1"/>
      <w:numFmt w:val="bullet"/>
      <w:lvlText w:val="o"/>
      <w:lvlJc w:val="left"/>
      <w:pPr>
        <w:ind w:left="3054" w:hanging="360"/>
      </w:pPr>
      <w:rPr>
        <w:rFonts w:ascii="Courier New" w:hAnsi="Courier New" w:cs="Courier New" w:hint="default"/>
      </w:rPr>
    </w:lvl>
    <w:lvl w:ilvl="2" w:tplc="04090005">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15">
    <w:nsid w:val="1F4B37E7"/>
    <w:multiLevelType w:val="hybridMultilevel"/>
    <w:tmpl w:val="C46A9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3DE2F66"/>
    <w:multiLevelType w:val="hybridMultilevel"/>
    <w:tmpl w:val="573AD158"/>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nsid w:val="2E6E77F7"/>
    <w:multiLevelType w:val="multilevel"/>
    <w:tmpl w:val="472CD2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2EB22C7D"/>
    <w:multiLevelType w:val="hybridMultilevel"/>
    <w:tmpl w:val="C4A693C2"/>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9">
    <w:nsid w:val="34A72B66"/>
    <w:multiLevelType w:val="hybridMultilevel"/>
    <w:tmpl w:val="3006D01A"/>
    <w:lvl w:ilvl="0" w:tplc="C77689A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D93756"/>
    <w:multiLevelType w:val="hybridMultilevel"/>
    <w:tmpl w:val="4C3E35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7562EF1"/>
    <w:multiLevelType w:val="hybridMultilevel"/>
    <w:tmpl w:val="0038D464"/>
    <w:lvl w:ilvl="0" w:tplc="04090001">
      <w:start w:val="1"/>
      <w:numFmt w:val="bullet"/>
      <w:lvlText w:val=""/>
      <w:lvlJc w:val="left"/>
      <w:pPr>
        <w:ind w:left="1436" w:hanging="36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22">
    <w:nsid w:val="3A0B7FBB"/>
    <w:multiLevelType w:val="hybridMultilevel"/>
    <w:tmpl w:val="EAB0F70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F986188"/>
    <w:multiLevelType w:val="hybridMultilevel"/>
    <w:tmpl w:val="0C800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B0794E"/>
    <w:multiLevelType w:val="hybridMultilevel"/>
    <w:tmpl w:val="9E5E2058"/>
    <w:lvl w:ilvl="0" w:tplc="12023668">
      <w:start w:val="1"/>
      <w:numFmt w:val="decimal"/>
      <w:lvlText w:val="%1."/>
      <w:lvlJc w:val="left"/>
      <w:pPr>
        <w:ind w:left="2151" w:hanging="360"/>
      </w:pPr>
      <w:rPr>
        <w:rFonts w:hint="default"/>
      </w:rPr>
    </w:lvl>
    <w:lvl w:ilvl="1" w:tplc="04090019" w:tentative="1">
      <w:start w:val="1"/>
      <w:numFmt w:val="lowerLetter"/>
      <w:lvlText w:val="%2."/>
      <w:lvlJc w:val="left"/>
      <w:pPr>
        <w:ind w:left="2871" w:hanging="360"/>
      </w:pPr>
    </w:lvl>
    <w:lvl w:ilvl="2" w:tplc="0409001B" w:tentative="1">
      <w:start w:val="1"/>
      <w:numFmt w:val="lowerRoman"/>
      <w:lvlText w:val="%3."/>
      <w:lvlJc w:val="right"/>
      <w:pPr>
        <w:ind w:left="3591" w:hanging="180"/>
      </w:pPr>
    </w:lvl>
    <w:lvl w:ilvl="3" w:tplc="0409000F" w:tentative="1">
      <w:start w:val="1"/>
      <w:numFmt w:val="decimal"/>
      <w:lvlText w:val="%4."/>
      <w:lvlJc w:val="left"/>
      <w:pPr>
        <w:ind w:left="4311" w:hanging="360"/>
      </w:pPr>
    </w:lvl>
    <w:lvl w:ilvl="4" w:tplc="04090019" w:tentative="1">
      <w:start w:val="1"/>
      <w:numFmt w:val="lowerLetter"/>
      <w:lvlText w:val="%5."/>
      <w:lvlJc w:val="left"/>
      <w:pPr>
        <w:ind w:left="5031" w:hanging="360"/>
      </w:pPr>
    </w:lvl>
    <w:lvl w:ilvl="5" w:tplc="0409001B" w:tentative="1">
      <w:start w:val="1"/>
      <w:numFmt w:val="lowerRoman"/>
      <w:lvlText w:val="%6."/>
      <w:lvlJc w:val="right"/>
      <w:pPr>
        <w:ind w:left="5751" w:hanging="180"/>
      </w:pPr>
    </w:lvl>
    <w:lvl w:ilvl="6" w:tplc="0409000F" w:tentative="1">
      <w:start w:val="1"/>
      <w:numFmt w:val="decimal"/>
      <w:lvlText w:val="%7."/>
      <w:lvlJc w:val="left"/>
      <w:pPr>
        <w:ind w:left="6471" w:hanging="360"/>
      </w:pPr>
    </w:lvl>
    <w:lvl w:ilvl="7" w:tplc="04090019" w:tentative="1">
      <w:start w:val="1"/>
      <w:numFmt w:val="lowerLetter"/>
      <w:lvlText w:val="%8."/>
      <w:lvlJc w:val="left"/>
      <w:pPr>
        <w:ind w:left="7191" w:hanging="360"/>
      </w:pPr>
    </w:lvl>
    <w:lvl w:ilvl="8" w:tplc="0409001B" w:tentative="1">
      <w:start w:val="1"/>
      <w:numFmt w:val="lowerRoman"/>
      <w:lvlText w:val="%9."/>
      <w:lvlJc w:val="right"/>
      <w:pPr>
        <w:ind w:left="7911" w:hanging="180"/>
      </w:pPr>
    </w:lvl>
  </w:abstractNum>
  <w:abstractNum w:abstractNumId="25">
    <w:nsid w:val="413258CF"/>
    <w:multiLevelType w:val="hybridMultilevel"/>
    <w:tmpl w:val="89FCFCC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2836359"/>
    <w:multiLevelType w:val="hybridMultilevel"/>
    <w:tmpl w:val="10F6F8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7147B8"/>
    <w:multiLevelType w:val="hybridMultilevel"/>
    <w:tmpl w:val="C8F867E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8">
    <w:nsid w:val="45AC1D29"/>
    <w:multiLevelType w:val="hybridMultilevel"/>
    <w:tmpl w:val="7F820B0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795" w:hanging="360"/>
      </w:pPr>
      <w:rPr>
        <w:rFonts w:ascii="Courier New" w:hAnsi="Courier New" w:cs="Courier New" w:hint="default"/>
      </w:rPr>
    </w:lvl>
    <w:lvl w:ilvl="2" w:tplc="04090005" w:tentative="1">
      <w:start w:val="1"/>
      <w:numFmt w:val="bullet"/>
      <w:lvlText w:val=""/>
      <w:lvlJc w:val="left"/>
      <w:pPr>
        <w:ind w:left="3515" w:hanging="360"/>
      </w:pPr>
      <w:rPr>
        <w:rFonts w:ascii="Wingdings" w:hAnsi="Wingdings" w:hint="default"/>
      </w:rPr>
    </w:lvl>
    <w:lvl w:ilvl="3" w:tplc="04090001" w:tentative="1">
      <w:start w:val="1"/>
      <w:numFmt w:val="bullet"/>
      <w:lvlText w:val=""/>
      <w:lvlJc w:val="left"/>
      <w:pPr>
        <w:ind w:left="4235" w:hanging="360"/>
      </w:pPr>
      <w:rPr>
        <w:rFonts w:ascii="Symbol" w:hAnsi="Symbol" w:hint="default"/>
      </w:rPr>
    </w:lvl>
    <w:lvl w:ilvl="4" w:tplc="04090003" w:tentative="1">
      <w:start w:val="1"/>
      <w:numFmt w:val="bullet"/>
      <w:lvlText w:val="o"/>
      <w:lvlJc w:val="left"/>
      <w:pPr>
        <w:ind w:left="4955" w:hanging="360"/>
      </w:pPr>
      <w:rPr>
        <w:rFonts w:ascii="Courier New" w:hAnsi="Courier New" w:cs="Courier New" w:hint="default"/>
      </w:rPr>
    </w:lvl>
    <w:lvl w:ilvl="5" w:tplc="04090005" w:tentative="1">
      <w:start w:val="1"/>
      <w:numFmt w:val="bullet"/>
      <w:lvlText w:val=""/>
      <w:lvlJc w:val="left"/>
      <w:pPr>
        <w:ind w:left="5675" w:hanging="360"/>
      </w:pPr>
      <w:rPr>
        <w:rFonts w:ascii="Wingdings" w:hAnsi="Wingdings" w:hint="default"/>
      </w:rPr>
    </w:lvl>
    <w:lvl w:ilvl="6" w:tplc="04090001" w:tentative="1">
      <w:start w:val="1"/>
      <w:numFmt w:val="bullet"/>
      <w:lvlText w:val=""/>
      <w:lvlJc w:val="left"/>
      <w:pPr>
        <w:ind w:left="6395" w:hanging="360"/>
      </w:pPr>
      <w:rPr>
        <w:rFonts w:ascii="Symbol" w:hAnsi="Symbol" w:hint="default"/>
      </w:rPr>
    </w:lvl>
    <w:lvl w:ilvl="7" w:tplc="04090003" w:tentative="1">
      <w:start w:val="1"/>
      <w:numFmt w:val="bullet"/>
      <w:lvlText w:val="o"/>
      <w:lvlJc w:val="left"/>
      <w:pPr>
        <w:ind w:left="7115" w:hanging="360"/>
      </w:pPr>
      <w:rPr>
        <w:rFonts w:ascii="Courier New" w:hAnsi="Courier New" w:cs="Courier New" w:hint="default"/>
      </w:rPr>
    </w:lvl>
    <w:lvl w:ilvl="8" w:tplc="04090005" w:tentative="1">
      <w:start w:val="1"/>
      <w:numFmt w:val="bullet"/>
      <w:lvlText w:val=""/>
      <w:lvlJc w:val="left"/>
      <w:pPr>
        <w:ind w:left="7835" w:hanging="360"/>
      </w:pPr>
      <w:rPr>
        <w:rFonts w:ascii="Wingdings" w:hAnsi="Wingdings" w:hint="default"/>
      </w:rPr>
    </w:lvl>
  </w:abstractNum>
  <w:abstractNum w:abstractNumId="29">
    <w:nsid w:val="48F104DA"/>
    <w:multiLevelType w:val="multilevel"/>
    <w:tmpl w:val="AE30F43C"/>
    <w:lvl w:ilvl="0">
      <w:start w:val="1"/>
      <w:numFmt w:val="decimal"/>
      <w:lvlText w:val="%1."/>
      <w:lvlJc w:val="left"/>
      <w:pPr>
        <w:tabs>
          <w:tab w:val="num" w:pos="1637"/>
        </w:tabs>
        <w:ind w:left="1637" w:hanging="360"/>
      </w:pPr>
      <w:rPr>
        <w:rFonts w:hint="default"/>
        <w:b/>
        <w:bCs/>
        <w:sz w:val="32"/>
        <w:szCs w:val="32"/>
      </w:rPr>
    </w:lvl>
    <w:lvl w:ilvl="1">
      <w:start w:val="1"/>
      <w:numFmt w:val="decimal"/>
      <w:lvlText w:val="%1.%2."/>
      <w:lvlJc w:val="left"/>
      <w:pPr>
        <w:tabs>
          <w:tab w:val="num" w:pos="858"/>
        </w:tabs>
        <w:ind w:left="858" w:hanging="432"/>
      </w:pPr>
      <w:rPr>
        <w:rFonts w:hint="default"/>
        <w:b/>
        <w:sz w:val="24"/>
      </w:rPr>
    </w:lvl>
    <w:lvl w:ilvl="2">
      <w:start w:val="1"/>
      <w:numFmt w:val="decimal"/>
      <w:lvlText w:val="%1.%2.%3."/>
      <w:lvlJc w:val="left"/>
      <w:pPr>
        <w:tabs>
          <w:tab w:val="num" w:pos="1355"/>
        </w:tabs>
        <w:ind w:left="1355" w:hanging="504"/>
      </w:pPr>
      <w:rPr>
        <w:b/>
        <w:bCs/>
      </w:rPr>
    </w:lvl>
    <w:lvl w:ilvl="3">
      <w:start w:val="1"/>
      <w:numFmt w:val="decimal"/>
      <w:lvlText w:val="%1.%2.%3.%4."/>
      <w:lvlJc w:val="left"/>
      <w:pPr>
        <w:tabs>
          <w:tab w:val="num" w:pos="1571"/>
        </w:tabs>
        <w:ind w:left="1499" w:hanging="648"/>
      </w:pPr>
      <w:rPr>
        <w:rFonts w:hint="default"/>
        <w:i w:val="0"/>
        <w:sz w:val="22"/>
      </w:rPr>
    </w:lvl>
    <w:lvl w:ilvl="4">
      <w:start w:val="1"/>
      <w:numFmt w:val="decimal"/>
      <w:lvlText w:val="%1.%2.%3.%4.%5."/>
      <w:lvlJc w:val="left"/>
      <w:pPr>
        <w:tabs>
          <w:tab w:val="num" w:pos="1980"/>
        </w:tabs>
        <w:ind w:left="1692" w:hanging="792"/>
      </w:pPr>
      <w:rPr>
        <w:sz w:val="22"/>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49D819FD"/>
    <w:multiLevelType w:val="hybridMultilevel"/>
    <w:tmpl w:val="74704644"/>
    <w:lvl w:ilvl="0" w:tplc="083C65A2">
      <w:start w:val="1"/>
      <w:numFmt w:val="bullet"/>
      <w:lvlText w:val="-"/>
      <w:lvlJc w:val="left"/>
      <w:pPr>
        <w:tabs>
          <w:tab w:val="num" w:pos="720"/>
        </w:tabs>
        <w:ind w:left="720" w:hanging="360"/>
      </w:pPr>
      <w:rPr>
        <w:rFonts w:ascii="Times New Roman" w:hAnsi="Times New Roman" w:hint="default"/>
      </w:rPr>
    </w:lvl>
    <w:lvl w:ilvl="1" w:tplc="5C22EACA" w:tentative="1">
      <w:start w:val="1"/>
      <w:numFmt w:val="bullet"/>
      <w:lvlText w:val="-"/>
      <w:lvlJc w:val="left"/>
      <w:pPr>
        <w:tabs>
          <w:tab w:val="num" w:pos="1440"/>
        </w:tabs>
        <w:ind w:left="1440" w:hanging="360"/>
      </w:pPr>
      <w:rPr>
        <w:rFonts w:ascii="Times New Roman" w:hAnsi="Times New Roman" w:hint="default"/>
      </w:rPr>
    </w:lvl>
    <w:lvl w:ilvl="2" w:tplc="06F8B764" w:tentative="1">
      <w:start w:val="1"/>
      <w:numFmt w:val="bullet"/>
      <w:lvlText w:val="-"/>
      <w:lvlJc w:val="left"/>
      <w:pPr>
        <w:tabs>
          <w:tab w:val="num" w:pos="2160"/>
        </w:tabs>
        <w:ind w:left="2160" w:hanging="360"/>
      </w:pPr>
      <w:rPr>
        <w:rFonts w:ascii="Times New Roman" w:hAnsi="Times New Roman" w:hint="default"/>
      </w:rPr>
    </w:lvl>
    <w:lvl w:ilvl="3" w:tplc="F9CC9AEC" w:tentative="1">
      <w:start w:val="1"/>
      <w:numFmt w:val="bullet"/>
      <w:lvlText w:val="-"/>
      <w:lvlJc w:val="left"/>
      <w:pPr>
        <w:tabs>
          <w:tab w:val="num" w:pos="2880"/>
        </w:tabs>
        <w:ind w:left="2880" w:hanging="360"/>
      </w:pPr>
      <w:rPr>
        <w:rFonts w:ascii="Times New Roman" w:hAnsi="Times New Roman" w:hint="default"/>
      </w:rPr>
    </w:lvl>
    <w:lvl w:ilvl="4" w:tplc="D480F120" w:tentative="1">
      <w:start w:val="1"/>
      <w:numFmt w:val="bullet"/>
      <w:lvlText w:val="-"/>
      <w:lvlJc w:val="left"/>
      <w:pPr>
        <w:tabs>
          <w:tab w:val="num" w:pos="3600"/>
        </w:tabs>
        <w:ind w:left="3600" w:hanging="360"/>
      </w:pPr>
      <w:rPr>
        <w:rFonts w:ascii="Times New Roman" w:hAnsi="Times New Roman" w:hint="default"/>
      </w:rPr>
    </w:lvl>
    <w:lvl w:ilvl="5" w:tplc="EE3862A6" w:tentative="1">
      <w:start w:val="1"/>
      <w:numFmt w:val="bullet"/>
      <w:lvlText w:val="-"/>
      <w:lvlJc w:val="left"/>
      <w:pPr>
        <w:tabs>
          <w:tab w:val="num" w:pos="4320"/>
        </w:tabs>
        <w:ind w:left="4320" w:hanging="360"/>
      </w:pPr>
      <w:rPr>
        <w:rFonts w:ascii="Times New Roman" w:hAnsi="Times New Roman" w:hint="default"/>
      </w:rPr>
    </w:lvl>
    <w:lvl w:ilvl="6" w:tplc="D0DE5468" w:tentative="1">
      <w:start w:val="1"/>
      <w:numFmt w:val="bullet"/>
      <w:lvlText w:val="-"/>
      <w:lvlJc w:val="left"/>
      <w:pPr>
        <w:tabs>
          <w:tab w:val="num" w:pos="5040"/>
        </w:tabs>
        <w:ind w:left="5040" w:hanging="360"/>
      </w:pPr>
      <w:rPr>
        <w:rFonts w:ascii="Times New Roman" w:hAnsi="Times New Roman" w:hint="default"/>
      </w:rPr>
    </w:lvl>
    <w:lvl w:ilvl="7" w:tplc="9866244C" w:tentative="1">
      <w:start w:val="1"/>
      <w:numFmt w:val="bullet"/>
      <w:lvlText w:val="-"/>
      <w:lvlJc w:val="left"/>
      <w:pPr>
        <w:tabs>
          <w:tab w:val="num" w:pos="5760"/>
        </w:tabs>
        <w:ind w:left="5760" w:hanging="360"/>
      </w:pPr>
      <w:rPr>
        <w:rFonts w:ascii="Times New Roman" w:hAnsi="Times New Roman" w:hint="default"/>
      </w:rPr>
    </w:lvl>
    <w:lvl w:ilvl="8" w:tplc="E4E0EF44"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F5243B0"/>
    <w:multiLevelType w:val="hybridMultilevel"/>
    <w:tmpl w:val="235CC554"/>
    <w:lvl w:ilvl="0" w:tplc="7970392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5301110B"/>
    <w:multiLevelType w:val="hybridMultilevel"/>
    <w:tmpl w:val="2B0E3B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49A6537"/>
    <w:multiLevelType w:val="hybridMultilevel"/>
    <w:tmpl w:val="87FE9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E8E2F28"/>
    <w:multiLevelType w:val="hybridMultilevel"/>
    <w:tmpl w:val="84C87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00A24CB"/>
    <w:multiLevelType w:val="hybridMultilevel"/>
    <w:tmpl w:val="7B4A575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6">
    <w:nsid w:val="631431BE"/>
    <w:multiLevelType w:val="hybridMultilevel"/>
    <w:tmpl w:val="E41CA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272BFF"/>
    <w:multiLevelType w:val="hybridMultilevel"/>
    <w:tmpl w:val="3392DFA0"/>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8">
    <w:nsid w:val="647C2D9C"/>
    <w:multiLevelType w:val="hybridMultilevel"/>
    <w:tmpl w:val="CF905BA0"/>
    <w:lvl w:ilvl="0" w:tplc="04090001">
      <w:start w:val="1"/>
      <w:numFmt w:val="bullet"/>
      <w:lvlText w:val=""/>
      <w:lvlJc w:val="left"/>
      <w:pPr>
        <w:tabs>
          <w:tab w:val="num" w:pos="1920"/>
        </w:tabs>
        <w:ind w:left="1920" w:hanging="360"/>
      </w:pPr>
      <w:rPr>
        <w:rFonts w:ascii="Symbol" w:hAnsi="Symbol" w:hint="default"/>
      </w:rPr>
    </w:lvl>
    <w:lvl w:ilvl="1" w:tplc="04090003" w:tentative="1">
      <w:start w:val="1"/>
      <w:numFmt w:val="bullet"/>
      <w:lvlText w:val="o"/>
      <w:lvlJc w:val="left"/>
      <w:pPr>
        <w:tabs>
          <w:tab w:val="num" w:pos="2640"/>
        </w:tabs>
        <w:ind w:left="2640" w:hanging="360"/>
      </w:pPr>
      <w:rPr>
        <w:rFonts w:ascii="Courier New" w:hAnsi="Courier New"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39">
    <w:nsid w:val="6AA57AF3"/>
    <w:multiLevelType w:val="hybridMultilevel"/>
    <w:tmpl w:val="28720A14"/>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6CCE7AD2"/>
    <w:multiLevelType w:val="hybridMultilevel"/>
    <w:tmpl w:val="F3E42A2A"/>
    <w:lvl w:ilvl="0" w:tplc="04090001">
      <w:start w:val="1"/>
      <w:numFmt w:val="bullet"/>
      <w:lvlText w:val=""/>
      <w:lvlJc w:val="left"/>
      <w:pPr>
        <w:tabs>
          <w:tab w:val="num" w:pos="1375"/>
        </w:tabs>
        <w:ind w:left="1375" w:hanging="360"/>
      </w:pPr>
      <w:rPr>
        <w:rFonts w:ascii="Symbol" w:hAnsi="Symbol" w:hint="default"/>
      </w:rPr>
    </w:lvl>
    <w:lvl w:ilvl="1" w:tplc="04090003">
      <w:start w:val="1"/>
      <w:numFmt w:val="bullet"/>
      <w:lvlText w:val="o"/>
      <w:lvlJc w:val="left"/>
      <w:pPr>
        <w:tabs>
          <w:tab w:val="num" w:pos="2095"/>
        </w:tabs>
        <w:ind w:left="2095" w:hanging="360"/>
      </w:pPr>
      <w:rPr>
        <w:rFonts w:ascii="Courier New" w:hAnsi="Courier New" w:hint="default"/>
      </w:rPr>
    </w:lvl>
    <w:lvl w:ilvl="2" w:tplc="04090005" w:tentative="1">
      <w:start w:val="1"/>
      <w:numFmt w:val="bullet"/>
      <w:lvlText w:val=""/>
      <w:lvlJc w:val="left"/>
      <w:pPr>
        <w:tabs>
          <w:tab w:val="num" w:pos="2815"/>
        </w:tabs>
        <w:ind w:left="2815" w:hanging="360"/>
      </w:pPr>
      <w:rPr>
        <w:rFonts w:ascii="Wingdings" w:hAnsi="Wingdings" w:hint="default"/>
      </w:rPr>
    </w:lvl>
    <w:lvl w:ilvl="3" w:tplc="04090001" w:tentative="1">
      <w:start w:val="1"/>
      <w:numFmt w:val="bullet"/>
      <w:lvlText w:val=""/>
      <w:lvlJc w:val="left"/>
      <w:pPr>
        <w:tabs>
          <w:tab w:val="num" w:pos="3535"/>
        </w:tabs>
        <w:ind w:left="3535" w:hanging="360"/>
      </w:pPr>
      <w:rPr>
        <w:rFonts w:ascii="Symbol" w:hAnsi="Symbol" w:hint="default"/>
      </w:rPr>
    </w:lvl>
    <w:lvl w:ilvl="4" w:tplc="04090003" w:tentative="1">
      <w:start w:val="1"/>
      <w:numFmt w:val="bullet"/>
      <w:lvlText w:val="o"/>
      <w:lvlJc w:val="left"/>
      <w:pPr>
        <w:tabs>
          <w:tab w:val="num" w:pos="4255"/>
        </w:tabs>
        <w:ind w:left="4255" w:hanging="360"/>
      </w:pPr>
      <w:rPr>
        <w:rFonts w:ascii="Courier New" w:hAnsi="Courier New" w:hint="default"/>
      </w:rPr>
    </w:lvl>
    <w:lvl w:ilvl="5" w:tplc="04090005" w:tentative="1">
      <w:start w:val="1"/>
      <w:numFmt w:val="bullet"/>
      <w:lvlText w:val=""/>
      <w:lvlJc w:val="left"/>
      <w:pPr>
        <w:tabs>
          <w:tab w:val="num" w:pos="4975"/>
        </w:tabs>
        <w:ind w:left="4975" w:hanging="360"/>
      </w:pPr>
      <w:rPr>
        <w:rFonts w:ascii="Wingdings" w:hAnsi="Wingdings" w:hint="default"/>
      </w:rPr>
    </w:lvl>
    <w:lvl w:ilvl="6" w:tplc="04090001" w:tentative="1">
      <w:start w:val="1"/>
      <w:numFmt w:val="bullet"/>
      <w:lvlText w:val=""/>
      <w:lvlJc w:val="left"/>
      <w:pPr>
        <w:tabs>
          <w:tab w:val="num" w:pos="5695"/>
        </w:tabs>
        <w:ind w:left="5695" w:hanging="360"/>
      </w:pPr>
      <w:rPr>
        <w:rFonts w:ascii="Symbol" w:hAnsi="Symbol" w:hint="default"/>
      </w:rPr>
    </w:lvl>
    <w:lvl w:ilvl="7" w:tplc="04090003" w:tentative="1">
      <w:start w:val="1"/>
      <w:numFmt w:val="bullet"/>
      <w:lvlText w:val="o"/>
      <w:lvlJc w:val="left"/>
      <w:pPr>
        <w:tabs>
          <w:tab w:val="num" w:pos="6415"/>
        </w:tabs>
        <w:ind w:left="6415" w:hanging="360"/>
      </w:pPr>
      <w:rPr>
        <w:rFonts w:ascii="Courier New" w:hAnsi="Courier New" w:hint="default"/>
      </w:rPr>
    </w:lvl>
    <w:lvl w:ilvl="8" w:tplc="04090005" w:tentative="1">
      <w:start w:val="1"/>
      <w:numFmt w:val="bullet"/>
      <w:lvlText w:val=""/>
      <w:lvlJc w:val="left"/>
      <w:pPr>
        <w:tabs>
          <w:tab w:val="num" w:pos="7135"/>
        </w:tabs>
        <w:ind w:left="7135" w:hanging="360"/>
      </w:pPr>
      <w:rPr>
        <w:rFonts w:ascii="Wingdings" w:hAnsi="Wingdings" w:hint="default"/>
      </w:rPr>
    </w:lvl>
  </w:abstractNum>
  <w:abstractNum w:abstractNumId="41">
    <w:nsid w:val="7E316608"/>
    <w:multiLevelType w:val="hybridMultilevel"/>
    <w:tmpl w:val="8620243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9"/>
  </w:num>
  <w:num w:numId="2">
    <w:abstractNumId w:val="3"/>
  </w:num>
  <w:num w:numId="3">
    <w:abstractNumId w:val="17"/>
  </w:num>
  <w:num w:numId="4">
    <w:abstractNumId w:val="6"/>
  </w:num>
  <w:num w:numId="5">
    <w:abstractNumId w:val="20"/>
  </w:num>
  <w:num w:numId="6">
    <w:abstractNumId w:val="12"/>
  </w:num>
  <w:num w:numId="7">
    <w:abstractNumId w:val="9"/>
  </w:num>
  <w:num w:numId="8">
    <w:abstractNumId w:val="13"/>
  </w:num>
  <w:num w:numId="9">
    <w:abstractNumId w:val="38"/>
  </w:num>
  <w:num w:numId="10">
    <w:abstractNumId w:val="40"/>
  </w:num>
  <w:num w:numId="11">
    <w:abstractNumId w:val="0"/>
  </w:num>
  <w:num w:numId="12">
    <w:abstractNumId w:val="10"/>
  </w:num>
  <w:num w:numId="13">
    <w:abstractNumId w:val="41"/>
  </w:num>
  <w:num w:numId="14">
    <w:abstractNumId w:val="21"/>
  </w:num>
  <w:num w:numId="15">
    <w:abstractNumId w:val="18"/>
  </w:num>
  <w:num w:numId="16">
    <w:abstractNumId w:val="26"/>
  </w:num>
  <w:num w:numId="17">
    <w:abstractNumId w:val="11"/>
  </w:num>
  <w:num w:numId="18">
    <w:abstractNumId w:val="5"/>
  </w:num>
  <w:num w:numId="19">
    <w:abstractNumId w:val="28"/>
  </w:num>
  <w:num w:numId="20">
    <w:abstractNumId w:val="27"/>
  </w:num>
  <w:num w:numId="21">
    <w:abstractNumId w:val="36"/>
  </w:num>
  <w:num w:numId="22">
    <w:abstractNumId w:val="33"/>
  </w:num>
  <w:num w:numId="23">
    <w:abstractNumId w:val="35"/>
  </w:num>
  <w:num w:numId="24">
    <w:abstractNumId w:val="31"/>
  </w:num>
  <w:num w:numId="25">
    <w:abstractNumId w:val="16"/>
  </w:num>
  <w:num w:numId="26">
    <w:abstractNumId w:val="34"/>
  </w:num>
  <w:num w:numId="27">
    <w:abstractNumId w:val="15"/>
  </w:num>
  <w:num w:numId="28">
    <w:abstractNumId w:val="2"/>
  </w:num>
  <w:num w:numId="29">
    <w:abstractNumId w:val="37"/>
  </w:num>
  <w:num w:numId="30">
    <w:abstractNumId w:val="1"/>
  </w:num>
  <w:num w:numId="31">
    <w:abstractNumId w:val="7"/>
  </w:num>
  <w:num w:numId="32">
    <w:abstractNumId w:val="8"/>
  </w:num>
  <w:num w:numId="33">
    <w:abstractNumId w:val="25"/>
  </w:num>
  <w:num w:numId="34">
    <w:abstractNumId w:val="22"/>
  </w:num>
  <w:num w:numId="35">
    <w:abstractNumId w:val="39"/>
  </w:num>
  <w:num w:numId="36">
    <w:abstractNumId w:val="4"/>
  </w:num>
  <w:num w:numId="37">
    <w:abstractNumId w:val="32"/>
  </w:num>
  <w:num w:numId="38">
    <w:abstractNumId w:val="3"/>
  </w:num>
  <w:num w:numId="39">
    <w:abstractNumId w:val="19"/>
  </w:num>
  <w:num w:numId="40">
    <w:abstractNumId w:val="24"/>
  </w:num>
  <w:num w:numId="41">
    <w:abstractNumId w:val="23"/>
  </w:num>
  <w:num w:numId="42">
    <w:abstractNumId w:val="14"/>
  </w:num>
  <w:num w:numId="43">
    <w:abstractNumId w:val="3"/>
  </w:num>
  <w:num w:numId="44">
    <w:abstractNumId w:val="3"/>
  </w:num>
  <w:num w:numId="45">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E4D"/>
    <w:rsid w:val="00000678"/>
    <w:rsid w:val="00002B25"/>
    <w:rsid w:val="00002FD1"/>
    <w:rsid w:val="000033FD"/>
    <w:rsid w:val="00003719"/>
    <w:rsid w:val="00003B43"/>
    <w:rsid w:val="000044DC"/>
    <w:rsid w:val="000049A3"/>
    <w:rsid w:val="00005444"/>
    <w:rsid w:val="00005DE7"/>
    <w:rsid w:val="00006C39"/>
    <w:rsid w:val="000079A6"/>
    <w:rsid w:val="000103CF"/>
    <w:rsid w:val="0001370B"/>
    <w:rsid w:val="00015A55"/>
    <w:rsid w:val="00016388"/>
    <w:rsid w:val="000175AC"/>
    <w:rsid w:val="00017C45"/>
    <w:rsid w:val="000233DA"/>
    <w:rsid w:val="00023D5E"/>
    <w:rsid w:val="00025B3C"/>
    <w:rsid w:val="000262C6"/>
    <w:rsid w:val="0002676A"/>
    <w:rsid w:val="000273E5"/>
    <w:rsid w:val="00027AD7"/>
    <w:rsid w:val="000312F8"/>
    <w:rsid w:val="00040EBF"/>
    <w:rsid w:val="00045345"/>
    <w:rsid w:val="000455A7"/>
    <w:rsid w:val="000460E0"/>
    <w:rsid w:val="00046A53"/>
    <w:rsid w:val="00046F99"/>
    <w:rsid w:val="0004728D"/>
    <w:rsid w:val="00047DE8"/>
    <w:rsid w:val="00050A29"/>
    <w:rsid w:val="00052E51"/>
    <w:rsid w:val="00055D29"/>
    <w:rsid w:val="000567DA"/>
    <w:rsid w:val="00057122"/>
    <w:rsid w:val="000572BA"/>
    <w:rsid w:val="00062346"/>
    <w:rsid w:val="0006297F"/>
    <w:rsid w:val="00062EC2"/>
    <w:rsid w:val="000638BE"/>
    <w:rsid w:val="000649AB"/>
    <w:rsid w:val="00064B7C"/>
    <w:rsid w:val="000675B8"/>
    <w:rsid w:val="000676C2"/>
    <w:rsid w:val="00067B7F"/>
    <w:rsid w:val="00076EAA"/>
    <w:rsid w:val="0007764B"/>
    <w:rsid w:val="00080706"/>
    <w:rsid w:val="00083FD3"/>
    <w:rsid w:val="0008410B"/>
    <w:rsid w:val="00084155"/>
    <w:rsid w:val="000843B7"/>
    <w:rsid w:val="00086DA4"/>
    <w:rsid w:val="0008738B"/>
    <w:rsid w:val="000900C4"/>
    <w:rsid w:val="00092E8E"/>
    <w:rsid w:val="00093F4F"/>
    <w:rsid w:val="00097AC2"/>
    <w:rsid w:val="000A0835"/>
    <w:rsid w:val="000A1670"/>
    <w:rsid w:val="000A1D2B"/>
    <w:rsid w:val="000A6162"/>
    <w:rsid w:val="000A6F0E"/>
    <w:rsid w:val="000A7FCD"/>
    <w:rsid w:val="000B09D3"/>
    <w:rsid w:val="000B1AD0"/>
    <w:rsid w:val="000B29E4"/>
    <w:rsid w:val="000B4A77"/>
    <w:rsid w:val="000B6767"/>
    <w:rsid w:val="000B7951"/>
    <w:rsid w:val="000C0E8D"/>
    <w:rsid w:val="000C1285"/>
    <w:rsid w:val="000C33AE"/>
    <w:rsid w:val="000C5105"/>
    <w:rsid w:val="000C76F6"/>
    <w:rsid w:val="000C7E38"/>
    <w:rsid w:val="000D0930"/>
    <w:rsid w:val="000D1206"/>
    <w:rsid w:val="000D1973"/>
    <w:rsid w:val="000D211D"/>
    <w:rsid w:val="000D6608"/>
    <w:rsid w:val="000E1664"/>
    <w:rsid w:val="000E3557"/>
    <w:rsid w:val="000E463D"/>
    <w:rsid w:val="000E4F8C"/>
    <w:rsid w:val="000E7046"/>
    <w:rsid w:val="000F273E"/>
    <w:rsid w:val="000F3303"/>
    <w:rsid w:val="000F566B"/>
    <w:rsid w:val="000F68E8"/>
    <w:rsid w:val="000F6FEB"/>
    <w:rsid w:val="000F7C3B"/>
    <w:rsid w:val="00100AA3"/>
    <w:rsid w:val="0010321B"/>
    <w:rsid w:val="0010380D"/>
    <w:rsid w:val="00106D88"/>
    <w:rsid w:val="001123D4"/>
    <w:rsid w:val="00112614"/>
    <w:rsid w:val="00112691"/>
    <w:rsid w:val="001126A1"/>
    <w:rsid w:val="001136EA"/>
    <w:rsid w:val="00115FBA"/>
    <w:rsid w:val="001211B7"/>
    <w:rsid w:val="00121FA3"/>
    <w:rsid w:val="0012208B"/>
    <w:rsid w:val="0012292E"/>
    <w:rsid w:val="00123BB5"/>
    <w:rsid w:val="00124C6D"/>
    <w:rsid w:val="00124DA2"/>
    <w:rsid w:val="001256E7"/>
    <w:rsid w:val="00125A84"/>
    <w:rsid w:val="00126238"/>
    <w:rsid w:val="00126E27"/>
    <w:rsid w:val="00130664"/>
    <w:rsid w:val="00130D01"/>
    <w:rsid w:val="00131503"/>
    <w:rsid w:val="00135419"/>
    <w:rsid w:val="0013639F"/>
    <w:rsid w:val="00142FC1"/>
    <w:rsid w:val="00145DF9"/>
    <w:rsid w:val="00147FD0"/>
    <w:rsid w:val="00150A65"/>
    <w:rsid w:val="001525F3"/>
    <w:rsid w:val="00153DC0"/>
    <w:rsid w:val="00153F22"/>
    <w:rsid w:val="001542B1"/>
    <w:rsid w:val="00155F2D"/>
    <w:rsid w:val="0015638E"/>
    <w:rsid w:val="00156BDA"/>
    <w:rsid w:val="00157013"/>
    <w:rsid w:val="001605B9"/>
    <w:rsid w:val="00161D02"/>
    <w:rsid w:val="00162933"/>
    <w:rsid w:val="00162DEB"/>
    <w:rsid w:val="00165AF3"/>
    <w:rsid w:val="0016631A"/>
    <w:rsid w:val="0016710C"/>
    <w:rsid w:val="00170DCA"/>
    <w:rsid w:val="00171CA9"/>
    <w:rsid w:val="00174E4D"/>
    <w:rsid w:val="00174E76"/>
    <w:rsid w:val="001772E9"/>
    <w:rsid w:val="001803C2"/>
    <w:rsid w:val="00180E37"/>
    <w:rsid w:val="00181219"/>
    <w:rsid w:val="00182E51"/>
    <w:rsid w:val="00184333"/>
    <w:rsid w:val="0018460F"/>
    <w:rsid w:val="00185E8A"/>
    <w:rsid w:val="00186D9A"/>
    <w:rsid w:val="00187C12"/>
    <w:rsid w:val="0019178F"/>
    <w:rsid w:val="001940A9"/>
    <w:rsid w:val="00195CD7"/>
    <w:rsid w:val="00197621"/>
    <w:rsid w:val="001A0431"/>
    <w:rsid w:val="001A08FB"/>
    <w:rsid w:val="001A1B92"/>
    <w:rsid w:val="001A1D81"/>
    <w:rsid w:val="001A3940"/>
    <w:rsid w:val="001A43B9"/>
    <w:rsid w:val="001A514B"/>
    <w:rsid w:val="001A53BC"/>
    <w:rsid w:val="001B1502"/>
    <w:rsid w:val="001B2B23"/>
    <w:rsid w:val="001B394F"/>
    <w:rsid w:val="001C09B9"/>
    <w:rsid w:val="001C0C16"/>
    <w:rsid w:val="001C1D17"/>
    <w:rsid w:val="001C4421"/>
    <w:rsid w:val="001C5F79"/>
    <w:rsid w:val="001C64C6"/>
    <w:rsid w:val="001C7BFA"/>
    <w:rsid w:val="001D0612"/>
    <w:rsid w:val="001D0C28"/>
    <w:rsid w:val="001D1658"/>
    <w:rsid w:val="001D18D8"/>
    <w:rsid w:val="001D50E4"/>
    <w:rsid w:val="001D54F2"/>
    <w:rsid w:val="001D5EBE"/>
    <w:rsid w:val="001D63E6"/>
    <w:rsid w:val="001D7A6E"/>
    <w:rsid w:val="001E249B"/>
    <w:rsid w:val="001E27D7"/>
    <w:rsid w:val="001E3488"/>
    <w:rsid w:val="001E6D1F"/>
    <w:rsid w:val="001E71A8"/>
    <w:rsid w:val="001E72C4"/>
    <w:rsid w:val="001E7DCE"/>
    <w:rsid w:val="001F003D"/>
    <w:rsid w:val="001F05C7"/>
    <w:rsid w:val="001F075E"/>
    <w:rsid w:val="001F0B51"/>
    <w:rsid w:val="001F0F99"/>
    <w:rsid w:val="001F139D"/>
    <w:rsid w:val="001F21B8"/>
    <w:rsid w:val="001F4523"/>
    <w:rsid w:val="001F7C22"/>
    <w:rsid w:val="00201220"/>
    <w:rsid w:val="0020503B"/>
    <w:rsid w:val="0020518C"/>
    <w:rsid w:val="00205577"/>
    <w:rsid w:val="00211E30"/>
    <w:rsid w:val="00212B5E"/>
    <w:rsid w:val="00212F77"/>
    <w:rsid w:val="0021676C"/>
    <w:rsid w:val="00216A6E"/>
    <w:rsid w:val="00216CFA"/>
    <w:rsid w:val="00217346"/>
    <w:rsid w:val="00217A5F"/>
    <w:rsid w:val="002202D4"/>
    <w:rsid w:val="00222A63"/>
    <w:rsid w:val="00223451"/>
    <w:rsid w:val="0022387E"/>
    <w:rsid w:val="002241D4"/>
    <w:rsid w:val="00224959"/>
    <w:rsid w:val="002249CD"/>
    <w:rsid w:val="00225104"/>
    <w:rsid w:val="002251DC"/>
    <w:rsid w:val="00225AD5"/>
    <w:rsid w:val="002303C3"/>
    <w:rsid w:val="002365CB"/>
    <w:rsid w:val="0023660A"/>
    <w:rsid w:val="002367A3"/>
    <w:rsid w:val="002375B3"/>
    <w:rsid w:val="00237822"/>
    <w:rsid w:val="00237958"/>
    <w:rsid w:val="0024037C"/>
    <w:rsid w:val="00240F2B"/>
    <w:rsid w:val="002419CA"/>
    <w:rsid w:val="00241F76"/>
    <w:rsid w:val="002438E5"/>
    <w:rsid w:val="00243924"/>
    <w:rsid w:val="00243F26"/>
    <w:rsid w:val="002445E0"/>
    <w:rsid w:val="0024504A"/>
    <w:rsid w:val="00245531"/>
    <w:rsid w:val="002462F2"/>
    <w:rsid w:val="00253F19"/>
    <w:rsid w:val="00255897"/>
    <w:rsid w:val="00255B52"/>
    <w:rsid w:val="00256114"/>
    <w:rsid w:val="00261074"/>
    <w:rsid w:val="00261198"/>
    <w:rsid w:val="00266EED"/>
    <w:rsid w:val="002679BD"/>
    <w:rsid w:val="00271887"/>
    <w:rsid w:val="002722E2"/>
    <w:rsid w:val="002737E2"/>
    <w:rsid w:val="00273C11"/>
    <w:rsid w:val="00273E08"/>
    <w:rsid w:val="00274D51"/>
    <w:rsid w:val="00277264"/>
    <w:rsid w:val="00277FB7"/>
    <w:rsid w:val="0028046C"/>
    <w:rsid w:val="00281299"/>
    <w:rsid w:val="002825FB"/>
    <w:rsid w:val="002829B9"/>
    <w:rsid w:val="00284129"/>
    <w:rsid w:val="00284C72"/>
    <w:rsid w:val="00284CD1"/>
    <w:rsid w:val="00285B71"/>
    <w:rsid w:val="00287917"/>
    <w:rsid w:val="00291379"/>
    <w:rsid w:val="002930CD"/>
    <w:rsid w:val="00295682"/>
    <w:rsid w:val="002956AD"/>
    <w:rsid w:val="00295B47"/>
    <w:rsid w:val="002976E8"/>
    <w:rsid w:val="00297E1E"/>
    <w:rsid w:val="002A0488"/>
    <w:rsid w:val="002A1A8D"/>
    <w:rsid w:val="002A361C"/>
    <w:rsid w:val="002A7A1A"/>
    <w:rsid w:val="002B02C5"/>
    <w:rsid w:val="002B1C6C"/>
    <w:rsid w:val="002B330D"/>
    <w:rsid w:val="002B481E"/>
    <w:rsid w:val="002B6106"/>
    <w:rsid w:val="002B6358"/>
    <w:rsid w:val="002C126F"/>
    <w:rsid w:val="002C3657"/>
    <w:rsid w:val="002C4955"/>
    <w:rsid w:val="002C5399"/>
    <w:rsid w:val="002C59D5"/>
    <w:rsid w:val="002C6927"/>
    <w:rsid w:val="002C74E9"/>
    <w:rsid w:val="002D1930"/>
    <w:rsid w:val="002D3963"/>
    <w:rsid w:val="002D527E"/>
    <w:rsid w:val="002D5481"/>
    <w:rsid w:val="002D5F6E"/>
    <w:rsid w:val="002D7C37"/>
    <w:rsid w:val="002D7E35"/>
    <w:rsid w:val="002E02C9"/>
    <w:rsid w:val="002E22D0"/>
    <w:rsid w:val="002E3AF1"/>
    <w:rsid w:val="002E4B47"/>
    <w:rsid w:val="002E636C"/>
    <w:rsid w:val="002F0E97"/>
    <w:rsid w:val="002F1781"/>
    <w:rsid w:val="002F365A"/>
    <w:rsid w:val="002F3666"/>
    <w:rsid w:val="002F36E4"/>
    <w:rsid w:val="002F5536"/>
    <w:rsid w:val="002F5E7B"/>
    <w:rsid w:val="002F6A5E"/>
    <w:rsid w:val="002F73F5"/>
    <w:rsid w:val="002F740B"/>
    <w:rsid w:val="002F742E"/>
    <w:rsid w:val="00300472"/>
    <w:rsid w:val="00302F0A"/>
    <w:rsid w:val="003033A6"/>
    <w:rsid w:val="003043C1"/>
    <w:rsid w:val="00307903"/>
    <w:rsid w:val="00311458"/>
    <w:rsid w:val="00311726"/>
    <w:rsid w:val="00311923"/>
    <w:rsid w:val="00313177"/>
    <w:rsid w:val="00313475"/>
    <w:rsid w:val="00313526"/>
    <w:rsid w:val="0031397E"/>
    <w:rsid w:val="00314ECE"/>
    <w:rsid w:val="00315076"/>
    <w:rsid w:val="00315D2C"/>
    <w:rsid w:val="00315DA7"/>
    <w:rsid w:val="00316A7E"/>
    <w:rsid w:val="00316D74"/>
    <w:rsid w:val="00316D78"/>
    <w:rsid w:val="003230DC"/>
    <w:rsid w:val="003249F7"/>
    <w:rsid w:val="00324D2F"/>
    <w:rsid w:val="00326D49"/>
    <w:rsid w:val="00330551"/>
    <w:rsid w:val="00330C91"/>
    <w:rsid w:val="0033420E"/>
    <w:rsid w:val="00334884"/>
    <w:rsid w:val="00340ABF"/>
    <w:rsid w:val="0034182F"/>
    <w:rsid w:val="0034394A"/>
    <w:rsid w:val="00344314"/>
    <w:rsid w:val="00345F80"/>
    <w:rsid w:val="00347722"/>
    <w:rsid w:val="003477D7"/>
    <w:rsid w:val="00350EA1"/>
    <w:rsid w:val="00351120"/>
    <w:rsid w:val="00353658"/>
    <w:rsid w:val="00353A8D"/>
    <w:rsid w:val="00353BC2"/>
    <w:rsid w:val="00355C18"/>
    <w:rsid w:val="00360E88"/>
    <w:rsid w:val="00361406"/>
    <w:rsid w:val="00361A4C"/>
    <w:rsid w:val="003621DD"/>
    <w:rsid w:val="00363210"/>
    <w:rsid w:val="0036614A"/>
    <w:rsid w:val="00366336"/>
    <w:rsid w:val="00366462"/>
    <w:rsid w:val="00367FB6"/>
    <w:rsid w:val="00370CA5"/>
    <w:rsid w:val="00371607"/>
    <w:rsid w:val="00371E30"/>
    <w:rsid w:val="00373065"/>
    <w:rsid w:val="0037316C"/>
    <w:rsid w:val="003751ED"/>
    <w:rsid w:val="0037665E"/>
    <w:rsid w:val="00376B1B"/>
    <w:rsid w:val="00377F18"/>
    <w:rsid w:val="00382110"/>
    <w:rsid w:val="00382120"/>
    <w:rsid w:val="00383147"/>
    <w:rsid w:val="00383C05"/>
    <w:rsid w:val="00383DCA"/>
    <w:rsid w:val="00384D2D"/>
    <w:rsid w:val="003852D4"/>
    <w:rsid w:val="00385730"/>
    <w:rsid w:val="00385B82"/>
    <w:rsid w:val="00385EB4"/>
    <w:rsid w:val="00385FB0"/>
    <w:rsid w:val="00386283"/>
    <w:rsid w:val="0039160D"/>
    <w:rsid w:val="00391815"/>
    <w:rsid w:val="00392D77"/>
    <w:rsid w:val="00393925"/>
    <w:rsid w:val="00395BB3"/>
    <w:rsid w:val="003962A2"/>
    <w:rsid w:val="00396963"/>
    <w:rsid w:val="003A30AF"/>
    <w:rsid w:val="003A45BD"/>
    <w:rsid w:val="003A4B93"/>
    <w:rsid w:val="003A6FAF"/>
    <w:rsid w:val="003B21BA"/>
    <w:rsid w:val="003B5901"/>
    <w:rsid w:val="003B616B"/>
    <w:rsid w:val="003B6D0A"/>
    <w:rsid w:val="003B7755"/>
    <w:rsid w:val="003C0B6F"/>
    <w:rsid w:val="003C3035"/>
    <w:rsid w:val="003C6024"/>
    <w:rsid w:val="003D0262"/>
    <w:rsid w:val="003D206C"/>
    <w:rsid w:val="003D6641"/>
    <w:rsid w:val="003D672D"/>
    <w:rsid w:val="003E002B"/>
    <w:rsid w:val="003E0FAD"/>
    <w:rsid w:val="003E1AFF"/>
    <w:rsid w:val="003E233F"/>
    <w:rsid w:val="003E3F6F"/>
    <w:rsid w:val="003E4D6C"/>
    <w:rsid w:val="003E542F"/>
    <w:rsid w:val="003E6F16"/>
    <w:rsid w:val="003F170C"/>
    <w:rsid w:val="003F21F1"/>
    <w:rsid w:val="003F24F2"/>
    <w:rsid w:val="003F4A1D"/>
    <w:rsid w:val="003F5809"/>
    <w:rsid w:val="003F5B85"/>
    <w:rsid w:val="00400830"/>
    <w:rsid w:val="00400BA5"/>
    <w:rsid w:val="004018D9"/>
    <w:rsid w:val="004019D0"/>
    <w:rsid w:val="00401D29"/>
    <w:rsid w:val="004022EE"/>
    <w:rsid w:val="00404408"/>
    <w:rsid w:val="00404AAA"/>
    <w:rsid w:val="00404C44"/>
    <w:rsid w:val="00405572"/>
    <w:rsid w:val="004108FF"/>
    <w:rsid w:val="0041180A"/>
    <w:rsid w:val="00411F32"/>
    <w:rsid w:val="00411F48"/>
    <w:rsid w:val="004129DD"/>
    <w:rsid w:val="0042126B"/>
    <w:rsid w:val="00425836"/>
    <w:rsid w:val="00426152"/>
    <w:rsid w:val="00431960"/>
    <w:rsid w:val="004330D1"/>
    <w:rsid w:val="00434373"/>
    <w:rsid w:val="00434870"/>
    <w:rsid w:val="004359F5"/>
    <w:rsid w:val="0043616D"/>
    <w:rsid w:val="00436310"/>
    <w:rsid w:val="00436DF2"/>
    <w:rsid w:val="00440F5D"/>
    <w:rsid w:val="00441A1B"/>
    <w:rsid w:val="0044254C"/>
    <w:rsid w:val="004455F6"/>
    <w:rsid w:val="00450157"/>
    <w:rsid w:val="00451CA3"/>
    <w:rsid w:val="00452CE6"/>
    <w:rsid w:val="0045391A"/>
    <w:rsid w:val="00454271"/>
    <w:rsid w:val="00454937"/>
    <w:rsid w:val="0045598B"/>
    <w:rsid w:val="0045652A"/>
    <w:rsid w:val="004572E9"/>
    <w:rsid w:val="00460369"/>
    <w:rsid w:val="00461DAA"/>
    <w:rsid w:val="004635EB"/>
    <w:rsid w:val="00465386"/>
    <w:rsid w:val="00466128"/>
    <w:rsid w:val="00466695"/>
    <w:rsid w:val="00471EEF"/>
    <w:rsid w:val="00471F92"/>
    <w:rsid w:val="00472D75"/>
    <w:rsid w:val="00472FB9"/>
    <w:rsid w:val="00473349"/>
    <w:rsid w:val="00474027"/>
    <w:rsid w:val="0048045C"/>
    <w:rsid w:val="00482A65"/>
    <w:rsid w:val="004839EA"/>
    <w:rsid w:val="00486E26"/>
    <w:rsid w:val="004873F9"/>
    <w:rsid w:val="00487CBF"/>
    <w:rsid w:val="00490116"/>
    <w:rsid w:val="004903DE"/>
    <w:rsid w:val="004906FA"/>
    <w:rsid w:val="00494180"/>
    <w:rsid w:val="0049530A"/>
    <w:rsid w:val="00495487"/>
    <w:rsid w:val="004969B4"/>
    <w:rsid w:val="004A0DA1"/>
    <w:rsid w:val="004A2E15"/>
    <w:rsid w:val="004A3E38"/>
    <w:rsid w:val="004A7D98"/>
    <w:rsid w:val="004B0236"/>
    <w:rsid w:val="004B0A6D"/>
    <w:rsid w:val="004B0FD7"/>
    <w:rsid w:val="004B110D"/>
    <w:rsid w:val="004B48A3"/>
    <w:rsid w:val="004B5CFF"/>
    <w:rsid w:val="004C0442"/>
    <w:rsid w:val="004C0486"/>
    <w:rsid w:val="004C1FDC"/>
    <w:rsid w:val="004C288E"/>
    <w:rsid w:val="004C31B8"/>
    <w:rsid w:val="004C3BBB"/>
    <w:rsid w:val="004C6612"/>
    <w:rsid w:val="004C67D3"/>
    <w:rsid w:val="004C6940"/>
    <w:rsid w:val="004C6FB1"/>
    <w:rsid w:val="004C79F1"/>
    <w:rsid w:val="004D0661"/>
    <w:rsid w:val="004D341E"/>
    <w:rsid w:val="004D3908"/>
    <w:rsid w:val="004D394D"/>
    <w:rsid w:val="004D4430"/>
    <w:rsid w:val="004D48F6"/>
    <w:rsid w:val="004D5110"/>
    <w:rsid w:val="004E0C1A"/>
    <w:rsid w:val="004E2DE7"/>
    <w:rsid w:val="004E4187"/>
    <w:rsid w:val="004E5EC9"/>
    <w:rsid w:val="004E68D1"/>
    <w:rsid w:val="004F3306"/>
    <w:rsid w:val="004F358C"/>
    <w:rsid w:val="004F3E38"/>
    <w:rsid w:val="004F5E2D"/>
    <w:rsid w:val="004F62FE"/>
    <w:rsid w:val="004F663F"/>
    <w:rsid w:val="004F6DFD"/>
    <w:rsid w:val="004F778A"/>
    <w:rsid w:val="005005B6"/>
    <w:rsid w:val="00504056"/>
    <w:rsid w:val="00506105"/>
    <w:rsid w:val="00507838"/>
    <w:rsid w:val="00510E92"/>
    <w:rsid w:val="00511669"/>
    <w:rsid w:val="00512C64"/>
    <w:rsid w:val="00515E92"/>
    <w:rsid w:val="00516050"/>
    <w:rsid w:val="00516C7D"/>
    <w:rsid w:val="005203A3"/>
    <w:rsid w:val="00522227"/>
    <w:rsid w:val="00524621"/>
    <w:rsid w:val="00524FF2"/>
    <w:rsid w:val="005260EC"/>
    <w:rsid w:val="00526F33"/>
    <w:rsid w:val="0052741B"/>
    <w:rsid w:val="0053211D"/>
    <w:rsid w:val="00532509"/>
    <w:rsid w:val="00532A25"/>
    <w:rsid w:val="0053439E"/>
    <w:rsid w:val="005343E2"/>
    <w:rsid w:val="005365DE"/>
    <w:rsid w:val="005404F6"/>
    <w:rsid w:val="00540C72"/>
    <w:rsid w:val="00542AE8"/>
    <w:rsid w:val="00545DD5"/>
    <w:rsid w:val="00546549"/>
    <w:rsid w:val="0054757E"/>
    <w:rsid w:val="00547F60"/>
    <w:rsid w:val="00550821"/>
    <w:rsid w:val="00553514"/>
    <w:rsid w:val="00553763"/>
    <w:rsid w:val="0055384E"/>
    <w:rsid w:val="0055390B"/>
    <w:rsid w:val="00555078"/>
    <w:rsid w:val="00565DD0"/>
    <w:rsid w:val="00565DDC"/>
    <w:rsid w:val="00567749"/>
    <w:rsid w:val="00570A4B"/>
    <w:rsid w:val="005762F7"/>
    <w:rsid w:val="00577BFE"/>
    <w:rsid w:val="005806DB"/>
    <w:rsid w:val="00585A2E"/>
    <w:rsid w:val="00585A84"/>
    <w:rsid w:val="00587007"/>
    <w:rsid w:val="00591F79"/>
    <w:rsid w:val="0059465F"/>
    <w:rsid w:val="00594C92"/>
    <w:rsid w:val="005976F4"/>
    <w:rsid w:val="005A0555"/>
    <w:rsid w:val="005B0E31"/>
    <w:rsid w:val="005B1C73"/>
    <w:rsid w:val="005B2E7C"/>
    <w:rsid w:val="005B352F"/>
    <w:rsid w:val="005B468E"/>
    <w:rsid w:val="005B6BB4"/>
    <w:rsid w:val="005B75E4"/>
    <w:rsid w:val="005C25B5"/>
    <w:rsid w:val="005C2C61"/>
    <w:rsid w:val="005C3303"/>
    <w:rsid w:val="005C4B8F"/>
    <w:rsid w:val="005C590B"/>
    <w:rsid w:val="005C75B7"/>
    <w:rsid w:val="005D2715"/>
    <w:rsid w:val="005D3815"/>
    <w:rsid w:val="005D3DA1"/>
    <w:rsid w:val="005D4E8C"/>
    <w:rsid w:val="005E02D7"/>
    <w:rsid w:val="005E1B50"/>
    <w:rsid w:val="005E1C74"/>
    <w:rsid w:val="005E1F4A"/>
    <w:rsid w:val="005E45F4"/>
    <w:rsid w:val="005E5762"/>
    <w:rsid w:val="005E63DE"/>
    <w:rsid w:val="005E786E"/>
    <w:rsid w:val="005E7C1D"/>
    <w:rsid w:val="005F0CDA"/>
    <w:rsid w:val="005F0FCE"/>
    <w:rsid w:val="005F29BB"/>
    <w:rsid w:val="005F3164"/>
    <w:rsid w:val="005F4386"/>
    <w:rsid w:val="005F48CC"/>
    <w:rsid w:val="005F5C88"/>
    <w:rsid w:val="005F5F57"/>
    <w:rsid w:val="005F6D97"/>
    <w:rsid w:val="005F7D22"/>
    <w:rsid w:val="006005E3"/>
    <w:rsid w:val="00605D43"/>
    <w:rsid w:val="0060682B"/>
    <w:rsid w:val="00607CA5"/>
    <w:rsid w:val="00610A65"/>
    <w:rsid w:val="00612744"/>
    <w:rsid w:val="0061510C"/>
    <w:rsid w:val="00615426"/>
    <w:rsid w:val="00615C8F"/>
    <w:rsid w:val="00616183"/>
    <w:rsid w:val="00617CF0"/>
    <w:rsid w:val="00617F47"/>
    <w:rsid w:val="00621148"/>
    <w:rsid w:val="006211CB"/>
    <w:rsid w:val="00621F06"/>
    <w:rsid w:val="00624311"/>
    <w:rsid w:val="00624424"/>
    <w:rsid w:val="00626799"/>
    <w:rsid w:val="00627003"/>
    <w:rsid w:val="0062728D"/>
    <w:rsid w:val="006304B6"/>
    <w:rsid w:val="00631F0E"/>
    <w:rsid w:val="00634204"/>
    <w:rsid w:val="00634F63"/>
    <w:rsid w:val="00636271"/>
    <w:rsid w:val="00640908"/>
    <w:rsid w:val="00640A62"/>
    <w:rsid w:val="00641AB6"/>
    <w:rsid w:val="00642B20"/>
    <w:rsid w:val="00642C3C"/>
    <w:rsid w:val="006432A5"/>
    <w:rsid w:val="006447AD"/>
    <w:rsid w:val="006468D1"/>
    <w:rsid w:val="00651800"/>
    <w:rsid w:val="00651CC9"/>
    <w:rsid w:val="0065265D"/>
    <w:rsid w:val="006533CF"/>
    <w:rsid w:val="0065559D"/>
    <w:rsid w:val="00655EE5"/>
    <w:rsid w:val="006620B0"/>
    <w:rsid w:val="00662599"/>
    <w:rsid w:val="006628BA"/>
    <w:rsid w:val="00663208"/>
    <w:rsid w:val="006632AE"/>
    <w:rsid w:val="006641B4"/>
    <w:rsid w:val="00664F40"/>
    <w:rsid w:val="00665466"/>
    <w:rsid w:val="006671E0"/>
    <w:rsid w:val="00667607"/>
    <w:rsid w:val="00667BBC"/>
    <w:rsid w:val="006701B8"/>
    <w:rsid w:val="00670A3E"/>
    <w:rsid w:val="00673572"/>
    <w:rsid w:val="00674B9C"/>
    <w:rsid w:val="0067571C"/>
    <w:rsid w:val="00676308"/>
    <w:rsid w:val="00677411"/>
    <w:rsid w:val="0067776D"/>
    <w:rsid w:val="0068105C"/>
    <w:rsid w:val="00684EC1"/>
    <w:rsid w:val="00686B1B"/>
    <w:rsid w:val="00690256"/>
    <w:rsid w:val="00694426"/>
    <w:rsid w:val="00695F2D"/>
    <w:rsid w:val="006A0852"/>
    <w:rsid w:val="006A1D80"/>
    <w:rsid w:val="006A24C5"/>
    <w:rsid w:val="006A37FB"/>
    <w:rsid w:val="006A3E8B"/>
    <w:rsid w:val="006A7268"/>
    <w:rsid w:val="006B02BE"/>
    <w:rsid w:val="006B04D1"/>
    <w:rsid w:val="006B49B4"/>
    <w:rsid w:val="006B545A"/>
    <w:rsid w:val="006B554F"/>
    <w:rsid w:val="006B596B"/>
    <w:rsid w:val="006B70E9"/>
    <w:rsid w:val="006C06AE"/>
    <w:rsid w:val="006C46B4"/>
    <w:rsid w:val="006C4727"/>
    <w:rsid w:val="006C4E95"/>
    <w:rsid w:val="006C51B8"/>
    <w:rsid w:val="006D1010"/>
    <w:rsid w:val="006D2810"/>
    <w:rsid w:val="006D334E"/>
    <w:rsid w:val="006D439B"/>
    <w:rsid w:val="006D53EC"/>
    <w:rsid w:val="006D5D68"/>
    <w:rsid w:val="006D73FB"/>
    <w:rsid w:val="006D7452"/>
    <w:rsid w:val="006D7BFB"/>
    <w:rsid w:val="006E11EA"/>
    <w:rsid w:val="006E164E"/>
    <w:rsid w:val="006E3FDC"/>
    <w:rsid w:val="006E47EF"/>
    <w:rsid w:val="006E5EF4"/>
    <w:rsid w:val="006E6127"/>
    <w:rsid w:val="006E6E21"/>
    <w:rsid w:val="006E7D48"/>
    <w:rsid w:val="006F02C2"/>
    <w:rsid w:val="006F0A45"/>
    <w:rsid w:val="006F2A08"/>
    <w:rsid w:val="006F2EF0"/>
    <w:rsid w:val="006F55C8"/>
    <w:rsid w:val="007003D9"/>
    <w:rsid w:val="00700ED2"/>
    <w:rsid w:val="00702EEE"/>
    <w:rsid w:val="00704DF7"/>
    <w:rsid w:val="00705E3B"/>
    <w:rsid w:val="00705EC3"/>
    <w:rsid w:val="0070613B"/>
    <w:rsid w:val="007078FF"/>
    <w:rsid w:val="00707B14"/>
    <w:rsid w:val="00710C5B"/>
    <w:rsid w:val="00710D8F"/>
    <w:rsid w:val="00711DF5"/>
    <w:rsid w:val="00712B49"/>
    <w:rsid w:val="00713774"/>
    <w:rsid w:val="0071484E"/>
    <w:rsid w:val="00717B0F"/>
    <w:rsid w:val="00717E57"/>
    <w:rsid w:val="0072003A"/>
    <w:rsid w:val="00721080"/>
    <w:rsid w:val="00721D44"/>
    <w:rsid w:val="00724DCF"/>
    <w:rsid w:val="00725836"/>
    <w:rsid w:val="00727520"/>
    <w:rsid w:val="0073162E"/>
    <w:rsid w:val="007338F7"/>
    <w:rsid w:val="00733926"/>
    <w:rsid w:val="00733BB5"/>
    <w:rsid w:val="007370F3"/>
    <w:rsid w:val="007377D6"/>
    <w:rsid w:val="00740DB4"/>
    <w:rsid w:val="00742651"/>
    <w:rsid w:val="00745B95"/>
    <w:rsid w:val="00746B10"/>
    <w:rsid w:val="007470A7"/>
    <w:rsid w:val="007508AA"/>
    <w:rsid w:val="00750E63"/>
    <w:rsid w:val="00751606"/>
    <w:rsid w:val="007535CC"/>
    <w:rsid w:val="007544B1"/>
    <w:rsid w:val="0075469D"/>
    <w:rsid w:val="007570F8"/>
    <w:rsid w:val="007605AC"/>
    <w:rsid w:val="00761237"/>
    <w:rsid w:val="00761D7D"/>
    <w:rsid w:val="00762590"/>
    <w:rsid w:val="00763B84"/>
    <w:rsid w:val="00766FF1"/>
    <w:rsid w:val="007708E3"/>
    <w:rsid w:val="007716FD"/>
    <w:rsid w:val="007719BD"/>
    <w:rsid w:val="00773635"/>
    <w:rsid w:val="0077405B"/>
    <w:rsid w:val="00774E26"/>
    <w:rsid w:val="0077547A"/>
    <w:rsid w:val="00776423"/>
    <w:rsid w:val="00776726"/>
    <w:rsid w:val="007770F1"/>
    <w:rsid w:val="00781C0F"/>
    <w:rsid w:val="00783329"/>
    <w:rsid w:val="0078349E"/>
    <w:rsid w:val="00783AD4"/>
    <w:rsid w:val="00790B67"/>
    <w:rsid w:val="00792024"/>
    <w:rsid w:val="00793655"/>
    <w:rsid w:val="007942EA"/>
    <w:rsid w:val="007944E6"/>
    <w:rsid w:val="00794E8C"/>
    <w:rsid w:val="00794EF6"/>
    <w:rsid w:val="0079516E"/>
    <w:rsid w:val="00795FE6"/>
    <w:rsid w:val="00796509"/>
    <w:rsid w:val="00796939"/>
    <w:rsid w:val="007972FA"/>
    <w:rsid w:val="007973B5"/>
    <w:rsid w:val="007A07DF"/>
    <w:rsid w:val="007A47DA"/>
    <w:rsid w:val="007A5963"/>
    <w:rsid w:val="007A5F67"/>
    <w:rsid w:val="007A6071"/>
    <w:rsid w:val="007A6A8A"/>
    <w:rsid w:val="007A6CB6"/>
    <w:rsid w:val="007A7D97"/>
    <w:rsid w:val="007B1408"/>
    <w:rsid w:val="007B24EE"/>
    <w:rsid w:val="007B3218"/>
    <w:rsid w:val="007B4EC9"/>
    <w:rsid w:val="007B54E8"/>
    <w:rsid w:val="007B5BC7"/>
    <w:rsid w:val="007B6677"/>
    <w:rsid w:val="007C15BE"/>
    <w:rsid w:val="007C1850"/>
    <w:rsid w:val="007C5BFA"/>
    <w:rsid w:val="007C69C7"/>
    <w:rsid w:val="007D08B5"/>
    <w:rsid w:val="007D2360"/>
    <w:rsid w:val="007D2A1D"/>
    <w:rsid w:val="007D2DFB"/>
    <w:rsid w:val="007D3BAB"/>
    <w:rsid w:val="007D4358"/>
    <w:rsid w:val="007D4D21"/>
    <w:rsid w:val="007D4E33"/>
    <w:rsid w:val="007D5461"/>
    <w:rsid w:val="007D5611"/>
    <w:rsid w:val="007D7077"/>
    <w:rsid w:val="007D7B01"/>
    <w:rsid w:val="007E6B96"/>
    <w:rsid w:val="007E7DA1"/>
    <w:rsid w:val="007F0C34"/>
    <w:rsid w:val="007F330C"/>
    <w:rsid w:val="007F35D2"/>
    <w:rsid w:val="007F5783"/>
    <w:rsid w:val="007F702F"/>
    <w:rsid w:val="00800576"/>
    <w:rsid w:val="00800FE1"/>
    <w:rsid w:val="00801E0D"/>
    <w:rsid w:val="00803F79"/>
    <w:rsid w:val="00806496"/>
    <w:rsid w:val="00806D75"/>
    <w:rsid w:val="00810099"/>
    <w:rsid w:val="008144CF"/>
    <w:rsid w:val="008157D5"/>
    <w:rsid w:val="0081640B"/>
    <w:rsid w:val="00817900"/>
    <w:rsid w:val="00825555"/>
    <w:rsid w:val="008262A9"/>
    <w:rsid w:val="00826932"/>
    <w:rsid w:val="008311EF"/>
    <w:rsid w:val="00831B96"/>
    <w:rsid w:val="008320E2"/>
    <w:rsid w:val="00833859"/>
    <w:rsid w:val="008339C7"/>
    <w:rsid w:val="00834E9B"/>
    <w:rsid w:val="0083553A"/>
    <w:rsid w:val="00835F6E"/>
    <w:rsid w:val="00837591"/>
    <w:rsid w:val="008423BD"/>
    <w:rsid w:val="00842A5E"/>
    <w:rsid w:val="0084422C"/>
    <w:rsid w:val="00844945"/>
    <w:rsid w:val="008452B1"/>
    <w:rsid w:val="0084692B"/>
    <w:rsid w:val="008478EF"/>
    <w:rsid w:val="0085114E"/>
    <w:rsid w:val="00851C50"/>
    <w:rsid w:val="00855043"/>
    <w:rsid w:val="00856ABC"/>
    <w:rsid w:val="008571D1"/>
    <w:rsid w:val="00857A2F"/>
    <w:rsid w:val="00861810"/>
    <w:rsid w:val="00862770"/>
    <w:rsid w:val="008628EE"/>
    <w:rsid w:val="00863AEB"/>
    <w:rsid w:val="00864841"/>
    <w:rsid w:val="0086514A"/>
    <w:rsid w:val="0086627B"/>
    <w:rsid w:val="0087061F"/>
    <w:rsid w:val="00877866"/>
    <w:rsid w:val="00877FF4"/>
    <w:rsid w:val="008809D7"/>
    <w:rsid w:val="00880B50"/>
    <w:rsid w:val="00880E7D"/>
    <w:rsid w:val="00884576"/>
    <w:rsid w:val="00884FBC"/>
    <w:rsid w:val="008856F6"/>
    <w:rsid w:val="00887D55"/>
    <w:rsid w:val="00891753"/>
    <w:rsid w:val="00891BF7"/>
    <w:rsid w:val="00893969"/>
    <w:rsid w:val="00894D07"/>
    <w:rsid w:val="00896B70"/>
    <w:rsid w:val="008972EF"/>
    <w:rsid w:val="00897777"/>
    <w:rsid w:val="00897BD5"/>
    <w:rsid w:val="008A0DC3"/>
    <w:rsid w:val="008A2FA3"/>
    <w:rsid w:val="008A55D3"/>
    <w:rsid w:val="008A5F3B"/>
    <w:rsid w:val="008A6F69"/>
    <w:rsid w:val="008A7487"/>
    <w:rsid w:val="008B1F08"/>
    <w:rsid w:val="008B2449"/>
    <w:rsid w:val="008B3C33"/>
    <w:rsid w:val="008B4890"/>
    <w:rsid w:val="008B7109"/>
    <w:rsid w:val="008C0595"/>
    <w:rsid w:val="008C0795"/>
    <w:rsid w:val="008C0DCF"/>
    <w:rsid w:val="008C221B"/>
    <w:rsid w:val="008C7082"/>
    <w:rsid w:val="008C7EA8"/>
    <w:rsid w:val="008D1378"/>
    <w:rsid w:val="008D13A2"/>
    <w:rsid w:val="008D3016"/>
    <w:rsid w:val="008D4992"/>
    <w:rsid w:val="008D4A2F"/>
    <w:rsid w:val="008D5CB0"/>
    <w:rsid w:val="008E0C2D"/>
    <w:rsid w:val="008E3E9F"/>
    <w:rsid w:val="008E3F86"/>
    <w:rsid w:val="008E4FB0"/>
    <w:rsid w:val="008E587A"/>
    <w:rsid w:val="008E5D33"/>
    <w:rsid w:val="008E68C3"/>
    <w:rsid w:val="008E6B00"/>
    <w:rsid w:val="008E715C"/>
    <w:rsid w:val="008F0E93"/>
    <w:rsid w:val="008F0EB9"/>
    <w:rsid w:val="008F15D6"/>
    <w:rsid w:val="008F19F3"/>
    <w:rsid w:val="008F2037"/>
    <w:rsid w:val="008F2803"/>
    <w:rsid w:val="008F4A74"/>
    <w:rsid w:val="008F56E7"/>
    <w:rsid w:val="008F5A0A"/>
    <w:rsid w:val="008F76C6"/>
    <w:rsid w:val="008F791D"/>
    <w:rsid w:val="008F7E88"/>
    <w:rsid w:val="00900709"/>
    <w:rsid w:val="0090171B"/>
    <w:rsid w:val="00902F56"/>
    <w:rsid w:val="009069E2"/>
    <w:rsid w:val="00912ADA"/>
    <w:rsid w:val="00913894"/>
    <w:rsid w:val="00914092"/>
    <w:rsid w:val="00914F98"/>
    <w:rsid w:val="00920F15"/>
    <w:rsid w:val="0092267D"/>
    <w:rsid w:val="00923229"/>
    <w:rsid w:val="0092477E"/>
    <w:rsid w:val="009255CF"/>
    <w:rsid w:val="0092609D"/>
    <w:rsid w:val="009279AE"/>
    <w:rsid w:val="009334F7"/>
    <w:rsid w:val="00936009"/>
    <w:rsid w:val="00936DCE"/>
    <w:rsid w:val="0094068E"/>
    <w:rsid w:val="00942229"/>
    <w:rsid w:val="00942684"/>
    <w:rsid w:val="009426A1"/>
    <w:rsid w:val="00942729"/>
    <w:rsid w:val="00943481"/>
    <w:rsid w:val="00943B10"/>
    <w:rsid w:val="009449E3"/>
    <w:rsid w:val="00946B36"/>
    <w:rsid w:val="0094726E"/>
    <w:rsid w:val="00950E8C"/>
    <w:rsid w:val="00951D98"/>
    <w:rsid w:val="009609F5"/>
    <w:rsid w:val="00960AE0"/>
    <w:rsid w:val="00961F02"/>
    <w:rsid w:val="00964281"/>
    <w:rsid w:val="0096495B"/>
    <w:rsid w:val="00964C0E"/>
    <w:rsid w:val="00964C2E"/>
    <w:rsid w:val="0097243B"/>
    <w:rsid w:val="00972D96"/>
    <w:rsid w:val="00975E94"/>
    <w:rsid w:val="0097609C"/>
    <w:rsid w:val="00976CFA"/>
    <w:rsid w:val="00976FAF"/>
    <w:rsid w:val="00980CF0"/>
    <w:rsid w:val="00981643"/>
    <w:rsid w:val="00984A01"/>
    <w:rsid w:val="009900B2"/>
    <w:rsid w:val="00990409"/>
    <w:rsid w:val="00994185"/>
    <w:rsid w:val="009954B3"/>
    <w:rsid w:val="0099606F"/>
    <w:rsid w:val="0099700E"/>
    <w:rsid w:val="009974BD"/>
    <w:rsid w:val="0099758C"/>
    <w:rsid w:val="00997B46"/>
    <w:rsid w:val="009A0C15"/>
    <w:rsid w:val="009A63B1"/>
    <w:rsid w:val="009B00C3"/>
    <w:rsid w:val="009B1D41"/>
    <w:rsid w:val="009B37B7"/>
    <w:rsid w:val="009B3D04"/>
    <w:rsid w:val="009B6079"/>
    <w:rsid w:val="009C0013"/>
    <w:rsid w:val="009C057B"/>
    <w:rsid w:val="009C3411"/>
    <w:rsid w:val="009C35AA"/>
    <w:rsid w:val="009C39C7"/>
    <w:rsid w:val="009C45F8"/>
    <w:rsid w:val="009C4C75"/>
    <w:rsid w:val="009C572D"/>
    <w:rsid w:val="009D0E7B"/>
    <w:rsid w:val="009D17F7"/>
    <w:rsid w:val="009D1B5D"/>
    <w:rsid w:val="009D49FB"/>
    <w:rsid w:val="009D5554"/>
    <w:rsid w:val="009D5C3D"/>
    <w:rsid w:val="009D741B"/>
    <w:rsid w:val="009E0373"/>
    <w:rsid w:val="009E09E9"/>
    <w:rsid w:val="009E0E35"/>
    <w:rsid w:val="009E49B0"/>
    <w:rsid w:val="009E529B"/>
    <w:rsid w:val="009F0332"/>
    <w:rsid w:val="009F0B8D"/>
    <w:rsid w:val="009F4F89"/>
    <w:rsid w:val="009F5224"/>
    <w:rsid w:val="009F6358"/>
    <w:rsid w:val="009F6D92"/>
    <w:rsid w:val="00A0099B"/>
    <w:rsid w:val="00A041DC"/>
    <w:rsid w:val="00A04936"/>
    <w:rsid w:val="00A06812"/>
    <w:rsid w:val="00A068A5"/>
    <w:rsid w:val="00A07411"/>
    <w:rsid w:val="00A07BB9"/>
    <w:rsid w:val="00A1038C"/>
    <w:rsid w:val="00A13A09"/>
    <w:rsid w:val="00A13A9A"/>
    <w:rsid w:val="00A14B78"/>
    <w:rsid w:val="00A15C76"/>
    <w:rsid w:val="00A1672B"/>
    <w:rsid w:val="00A17DCF"/>
    <w:rsid w:val="00A20077"/>
    <w:rsid w:val="00A209E0"/>
    <w:rsid w:val="00A2143A"/>
    <w:rsid w:val="00A22314"/>
    <w:rsid w:val="00A23527"/>
    <w:rsid w:val="00A23FCB"/>
    <w:rsid w:val="00A2474A"/>
    <w:rsid w:val="00A2699F"/>
    <w:rsid w:val="00A26BED"/>
    <w:rsid w:val="00A300E7"/>
    <w:rsid w:val="00A301A2"/>
    <w:rsid w:val="00A305D7"/>
    <w:rsid w:val="00A31F1B"/>
    <w:rsid w:val="00A3294B"/>
    <w:rsid w:val="00A34259"/>
    <w:rsid w:val="00A35EB3"/>
    <w:rsid w:val="00A36D3A"/>
    <w:rsid w:val="00A40326"/>
    <w:rsid w:val="00A40906"/>
    <w:rsid w:val="00A421E2"/>
    <w:rsid w:val="00A42442"/>
    <w:rsid w:val="00A5098D"/>
    <w:rsid w:val="00A50AEF"/>
    <w:rsid w:val="00A50C68"/>
    <w:rsid w:val="00A51074"/>
    <w:rsid w:val="00A5377A"/>
    <w:rsid w:val="00A537DD"/>
    <w:rsid w:val="00A56657"/>
    <w:rsid w:val="00A56C34"/>
    <w:rsid w:val="00A600F8"/>
    <w:rsid w:val="00A60C28"/>
    <w:rsid w:val="00A61A9C"/>
    <w:rsid w:val="00A61D19"/>
    <w:rsid w:val="00A630C1"/>
    <w:rsid w:val="00A6311A"/>
    <w:rsid w:val="00A637E5"/>
    <w:rsid w:val="00A65C9E"/>
    <w:rsid w:val="00A66E3F"/>
    <w:rsid w:val="00A707AE"/>
    <w:rsid w:val="00A72925"/>
    <w:rsid w:val="00A73660"/>
    <w:rsid w:val="00A73F65"/>
    <w:rsid w:val="00A74BB2"/>
    <w:rsid w:val="00A7550A"/>
    <w:rsid w:val="00A76895"/>
    <w:rsid w:val="00A76E03"/>
    <w:rsid w:val="00A80A7C"/>
    <w:rsid w:val="00A81B95"/>
    <w:rsid w:val="00A81EA7"/>
    <w:rsid w:val="00A82992"/>
    <w:rsid w:val="00A83FBA"/>
    <w:rsid w:val="00A862C6"/>
    <w:rsid w:val="00A86700"/>
    <w:rsid w:val="00A87ADE"/>
    <w:rsid w:val="00A87B2A"/>
    <w:rsid w:val="00A91F96"/>
    <w:rsid w:val="00A92CC7"/>
    <w:rsid w:val="00A932FA"/>
    <w:rsid w:val="00A94DF4"/>
    <w:rsid w:val="00AA0E17"/>
    <w:rsid w:val="00AA29A2"/>
    <w:rsid w:val="00AA51F4"/>
    <w:rsid w:val="00AB0A5A"/>
    <w:rsid w:val="00AB1C76"/>
    <w:rsid w:val="00AB289D"/>
    <w:rsid w:val="00AB4B08"/>
    <w:rsid w:val="00AB6154"/>
    <w:rsid w:val="00AB67AA"/>
    <w:rsid w:val="00AB6CD3"/>
    <w:rsid w:val="00AC297D"/>
    <w:rsid w:val="00AC4345"/>
    <w:rsid w:val="00AC6883"/>
    <w:rsid w:val="00AC6D1D"/>
    <w:rsid w:val="00AD7FBD"/>
    <w:rsid w:val="00AE0710"/>
    <w:rsid w:val="00AE4797"/>
    <w:rsid w:val="00AE4F77"/>
    <w:rsid w:val="00AE62BE"/>
    <w:rsid w:val="00AE6E6B"/>
    <w:rsid w:val="00AF02B4"/>
    <w:rsid w:val="00AF0854"/>
    <w:rsid w:val="00AF3D08"/>
    <w:rsid w:val="00AF450B"/>
    <w:rsid w:val="00AF4783"/>
    <w:rsid w:val="00AF5271"/>
    <w:rsid w:val="00AF5DF1"/>
    <w:rsid w:val="00AF75BD"/>
    <w:rsid w:val="00B0078B"/>
    <w:rsid w:val="00B00DAD"/>
    <w:rsid w:val="00B037BD"/>
    <w:rsid w:val="00B04C96"/>
    <w:rsid w:val="00B04DEF"/>
    <w:rsid w:val="00B07D1D"/>
    <w:rsid w:val="00B1178E"/>
    <w:rsid w:val="00B16A6C"/>
    <w:rsid w:val="00B2449F"/>
    <w:rsid w:val="00B245A4"/>
    <w:rsid w:val="00B24C78"/>
    <w:rsid w:val="00B253A3"/>
    <w:rsid w:val="00B2557F"/>
    <w:rsid w:val="00B26ECC"/>
    <w:rsid w:val="00B26FBF"/>
    <w:rsid w:val="00B27415"/>
    <w:rsid w:val="00B27B10"/>
    <w:rsid w:val="00B31E22"/>
    <w:rsid w:val="00B32D44"/>
    <w:rsid w:val="00B33572"/>
    <w:rsid w:val="00B34F47"/>
    <w:rsid w:val="00B36DCF"/>
    <w:rsid w:val="00B4091D"/>
    <w:rsid w:val="00B40E29"/>
    <w:rsid w:val="00B52ECB"/>
    <w:rsid w:val="00B570CF"/>
    <w:rsid w:val="00B6024A"/>
    <w:rsid w:val="00B60AA6"/>
    <w:rsid w:val="00B62301"/>
    <w:rsid w:val="00B62D4D"/>
    <w:rsid w:val="00B650C7"/>
    <w:rsid w:val="00B651DF"/>
    <w:rsid w:val="00B65CB0"/>
    <w:rsid w:val="00B66B91"/>
    <w:rsid w:val="00B74F58"/>
    <w:rsid w:val="00B76561"/>
    <w:rsid w:val="00B941BC"/>
    <w:rsid w:val="00B945E4"/>
    <w:rsid w:val="00B94765"/>
    <w:rsid w:val="00B9495B"/>
    <w:rsid w:val="00B94E8F"/>
    <w:rsid w:val="00B95F0A"/>
    <w:rsid w:val="00B96B96"/>
    <w:rsid w:val="00B97BF5"/>
    <w:rsid w:val="00BA03A7"/>
    <w:rsid w:val="00BA2726"/>
    <w:rsid w:val="00BA2835"/>
    <w:rsid w:val="00BA3568"/>
    <w:rsid w:val="00BA68DF"/>
    <w:rsid w:val="00BA7184"/>
    <w:rsid w:val="00BA7C4F"/>
    <w:rsid w:val="00BB1861"/>
    <w:rsid w:val="00BB22EE"/>
    <w:rsid w:val="00BB2897"/>
    <w:rsid w:val="00BB2B6D"/>
    <w:rsid w:val="00BB391D"/>
    <w:rsid w:val="00BB3DBC"/>
    <w:rsid w:val="00BB413D"/>
    <w:rsid w:val="00BB6E21"/>
    <w:rsid w:val="00BC0B50"/>
    <w:rsid w:val="00BC2568"/>
    <w:rsid w:val="00BC27DE"/>
    <w:rsid w:val="00BC2DAF"/>
    <w:rsid w:val="00BC66DD"/>
    <w:rsid w:val="00BC6D47"/>
    <w:rsid w:val="00BC74A8"/>
    <w:rsid w:val="00BC7C18"/>
    <w:rsid w:val="00BD038E"/>
    <w:rsid w:val="00BD0B2A"/>
    <w:rsid w:val="00BD241B"/>
    <w:rsid w:val="00BD2436"/>
    <w:rsid w:val="00BD24F6"/>
    <w:rsid w:val="00BD36D6"/>
    <w:rsid w:val="00BD411C"/>
    <w:rsid w:val="00BD53CB"/>
    <w:rsid w:val="00BD5DFF"/>
    <w:rsid w:val="00BD6B42"/>
    <w:rsid w:val="00BE0CAE"/>
    <w:rsid w:val="00BE1423"/>
    <w:rsid w:val="00BE234D"/>
    <w:rsid w:val="00BE2A8B"/>
    <w:rsid w:val="00BE4F62"/>
    <w:rsid w:val="00BE6AD9"/>
    <w:rsid w:val="00BE6FE1"/>
    <w:rsid w:val="00BE7FA5"/>
    <w:rsid w:val="00BF08FB"/>
    <w:rsid w:val="00BF0D20"/>
    <w:rsid w:val="00BF222A"/>
    <w:rsid w:val="00BF2686"/>
    <w:rsid w:val="00BF339F"/>
    <w:rsid w:val="00BF44F9"/>
    <w:rsid w:val="00BF4B57"/>
    <w:rsid w:val="00BF5D6B"/>
    <w:rsid w:val="00BF6E3B"/>
    <w:rsid w:val="00BF7019"/>
    <w:rsid w:val="00BF7E88"/>
    <w:rsid w:val="00C002FF"/>
    <w:rsid w:val="00C0190D"/>
    <w:rsid w:val="00C0311F"/>
    <w:rsid w:val="00C03559"/>
    <w:rsid w:val="00C04DEC"/>
    <w:rsid w:val="00C07439"/>
    <w:rsid w:val="00C07B70"/>
    <w:rsid w:val="00C12484"/>
    <w:rsid w:val="00C144DE"/>
    <w:rsid w:val="00C14783"/>
    <w:rsid w:val="00C1684A"/>
    <w:rsid w:val="00C16AA9"/>
    <w:rsid w:val="00C16BD1"/>
    <w:rsid w:val="00C176D7"/>
    <w:rsid w:val="00C21BD7"/>
    <w:rsid w:val="00C21DAA"/>
    <w:rsid w:val="00C21DF7"/>
    <w:rsid w:val="00C22EF5"/>
    <w:rsid w:val="00C246DC"/>
    <w:rsid w:val="00C25FEA"/>
    <w:rsid w:val="00C26282"/>
    <w:rsid w:val="00C27680"/>
    <w:rsid w:val="00C30134"/>
    <w:rsid w:val="00C313D5"/>
    <w:rsid w:val="00C3224E"/>
    <w:rsid w:val="00C33D84"/>
    <w:rsid w:val="00C34CB2"/>
    <w:rsid w:val="00C35613"/>
    <w:rsid w:val="00C35E96"/>
    <w:rsid w:val="00C37086"/>
    <w:rsid w:val="00C41650"/>
    <w:rsid w:val="00C43946"/>
    <w:rsid w:val="00C445DE"/>
    <w:rsid w:val="00C46596"/>
    <w:rsid w:val="00C50714"/>
    <w:rsid w:val="00C51232"/>
    <w:rsid w:val="00C51637"/>
    <w:rsid w:val="00C545F4"/>
    <w:rsid w:val="00C55D3C"/>
    <w:rsid w:val="00C60F68"/>
    <w:rsid w:val="00C62225"/>
    <w:rsid w:val="00C6580B"/>
    <w:rsid w:val="00C65FBB"/>
    <w:rsid w:val="00C67C3B"/>
    <w:rsid w:val="00C70741"/>
    <w:rsid w:val="00C70F8F"/>
    <w:rsid w:val="00C725F6"/>
    <w:rsid w:val="00C73F68"/>
    <w:rsid w:val="00C75180"/>
    <w:rsid w:val="00C76FB9"/>
    <w:rsid w:val="00C7765B"/>
    <w:rsid w:val="00C7766F"/>
    <w:rsid w:val="00C779E9"/>
    <w:rsid w:val="00C8034B"/>
    <w:rsid w:val="00C836EB"/>
    <w:rsid w:val="00C85560"/>
    <w:rsid w:val="00C864DA"/>
    <w:rsid w:val="00C87F8A"/>
    <w:rsid w:val="00C902D8"/>
    <w:rsid w:val="00C927E3"/>
    <w:rsid w:val="00C92A64"/>
    <w:rsid w:val="00C94834"/>
    <w:rsid w:val="00C95700"/>
    <w:rsid w:val="00C96D13"/>
    <w:rsid w:val="00CA04AD"/>
    <w:rsid w:val="00CA0718"/>
    <w:rsid w:val="00CA14BE"/>
    <w:rsid w:val="00CA1641"/>
    <w:rsid w:val="00CA3D14"/>
    <w:rsid w:val="00CA5A78"/>
    <w:rsid w:val="00CA5E94"/>
    <w:rsid w:val="00CA6417"/>
    <w:rsid w:val="00CA6761"/>
    <w:rsid w:val="00CB21D5"/>
    <w:rsid w:val="00CB4739"/>
    <w:rsid w:val="00CB7A62"/>
    <w:rsid w:val="00CC00BC"/>
    <w:rsid w:val="00CC1B3A"/>
    <w:rsid w:val="00CC5DAD"/>
    <w:rsid w:val="00CC732A"/>
    <w:rsid w:val="00CD0A16"/>
    <w:rsid w:val="00CD47F4"/>
    <w:rsid w:val="00CD7B1A"/>
    <w:rsid w:val="00CE14A6"/>
    <w:rsid w:val="00CE1E9D"/>
    <w:rsid w:val="00CE385F"/>
    <w:rsid w:val="00CE606B"/>
    <w:rsid w:val="00CE648B"/>
    <w:rsid w:val="00CE70CE"/>
    <w:rsid w:val="00CF0237"/>
    <w:rsid w:val="00CF05E7"/>
    <w:rsid w:val="00CF0AD0"/>
    <w:rsid w:val="00CF163F"/>
    <w:rsid w:val="00CF26D3"/>
    <w:rsid w:val="00CF2934"/>
    <w:rsid w:val="00CF2CA9"/>
    <w:rsid w:val="00CF3C5A"/>
    <w:rsid w:val="00CF40E2"/>
    <w:rsid w:val="00CF538E"/>
    <w:rsid w:val="00CF580F"/>
    <w:rsid w:val="00CF776F"/>
    <w:rsid w:val="00D01B34"/>
    <w:rsid w:val="00D01CA3"/>
    <w:rsid w:val="00D02521"/>
    <w:rsid w:val="00D02D42"/>
    <w:rsid w:val="00D0415F"/>
    <w:rsid w:val="00D04742"/>
    <w:rsid w:val="00D0504C"/>
    <w:rsid w:val="00D10474"/>
    <w:rsid w:val="00D106A7"/>
    <w:rsid w:val="00D16C7B"/>
    <w:rsid w:val="00D17C6C"/>
    <w:rsid w:val="00D208AC"/>
    <w:rsid w:val="00D23265"/>
    <w:rsid w:val="00D233B8"/>
    <w:rsid w:val="00D2428D"/>
    <w:rsid w:val="00D255B6"/>
    <w:rsid w:val="00D25BED"/>
    <w:rsid w:val="00D25EB0"/>
    <w:rsid w:val="00D25F61"/>
    <w:rsid w:val="00D27009"/>
    <w:rsid w:val="00D27941"/>
    <w:rsid w:val="00D27F35"/>
    <w:rsid w:val="00D335E6"/>
    <w:rsid w:val="00D34915"/>
    <w:rsid w:val="00D3607C"/>
    <w:rsid w:val="00D37214"/>
    <w:rsid w:val="00D4153F"/>
    <w:rsid w:val="00D42A4C"/>
    <w:rsid w:val="00D42F89"/>
    <w:rsid w:val="00D44768"/>
    <w:rsid w:val="00D45B35"/>
    <w:rsid w:val="00D465AD"/>
    <w:rsid w:val="00D50571"/>
    <w:rsid w:val="00D509AF"/>
    <w:rsid w:val="00D523C7"/>
    <w:rsid w:val="00D54235"/>
    <w:rsid w:val="00D570E6"/>
    <w:rsid w:val="00D64EB7"/>
    <w:rsid w:val="00D65102"/>
    <w:rsid w:val="00D6512B"/>
    <w:rsid w:val="00D6579F"/>
    <w:rsid w:val="00D6689F"/>
    <w:rsid w:val="00D719A4"/>
    <w:rsid w:val="00D71B10"/>
    <w:rsid w:val="00D72D52"/>
    <w:rsid w:val="00D73CCC"/>
    <w:rsid w:val="00D74815"/>
    <w:rsid w:val="00D74EF5"/>
    <w:rsid w:val="00D76360"/>
    <w:rsid w:val="00D800BE"/>
    <w:rsid w:val="00D82BCC"/>
    <w:rsid w:val="00D83411"/>
    <w:rsid w:val="00D83BAD"/>
    <w:rsid w:val="00D85719"/>
    <w:rsid w:val="00D85CFA"/>
    <w:rsid w:val="00D86700"/>
    <w:rsid w:val="00D86E76"/>
    <w:rsid w:val="00D87A89"/>
    <w:rsid w:val="00D87D50"/>
    <w:rsid w:val="00D913FB"/>
    <w:rsid w:val="00D92702"/>
    <w:rsid w:val="00D93F82"/>
    <w:rsid w:val="00D94EE8"/>
    <w:rsid w:val="00D95A4C"/>
    <w:rsid w:val="00D95B71"/>
    <w:rsid w:val="00D96E4E"/>
    <w:rsid w:val="00D977DF"/>
    <w:rsid w:val="00DA0AB8"/>
    <w:rsid w:val="00DA0C95"/>
    <w:rsid w:val="00DA2700"/>
    <w:rsid w:val="00DA3C49"/>
    <w:rsid w:val="00DA4A4A"/>
    <w:rsid w:val="00DA5CDB"/>
    <w:rsid w:val="00DA6020"/>
    <w:rsid w:val="00DA61DA"/>
    <w:rsid w:val="00DA6502"/>
    <w:rsid w:val="00DA6588"/>
    <w:rsid w:val="00DA7F2E"/>
    <w:rsid w:val="00DB15B5"/>
    <w:rsid w:val="00DB38C8"/>
    <w:rsid w:val="00DB5CBE"/>
    <w:rsid w:val="00DC0D6A"/>
    <w:rsid w:val="00DC27D4"/>
    <w:rsid w:val="00DC4F6B"/>
    <w:rsid w:val="00DC552B"/>
    <w:rsid w:val="00DC65C8"/>
    <w:rsid w:val="00DD1F91"/>
    <w:rsid w:val="00DD369E"/>
    <w:rsid w:val="00DD3CB7"/>
    <w:rsid w:val="00DD4904"/>
    <w:rsid w:val="00DD4C06"/>
    <w:rsid w:val="00DD5108"/>
    <w:rsid w:val="00DD65FC"/>
    <w:rsid w:val="00DD681D"/>
    <w:rsid w:val="00DE05A4"/>
    <w:rsid w:val="00DE1B58"/>
    <w:rsid w:val="00DE1C09"/>
    <w:rsid w:val="00DE2F98"/>
    <w:rsid w:val="00DE2F9F"/>
    <w:rsid w:val="00DE5153"/>
    <w:rsid w:val="00DF2B4F"/>
    <w:rsid w:val="00DF2FAE"/>
    <w:rsid w:val="00DF6253"/>
    <w:rsid w:val="00DF6B6E"/>
    <w:rsid w:val="00E04250"/>
    <w:rsid w:val="00E0613A"/>
    <w:rsid w:val="00E06B17"/>
    <w:rsid w:val="00E07A34"/>
    <w:rsid w:val="00E11D45"/>
    <w:rsid w:val="00E13D14"/>
    <w:rsid w:val="00E13D29"/>
    <w:rsid w:val="00E1493D"/>
    <w:rsid w:val="00E14A75"/>
    <w:rsid w:val="00E15842"/>
    <w:rsid w:val="00E168D7"/>
    <w:rsid w:val="00E205EC"/>
    <w:rsid w:val="00E24432"/>
    <w:rsid w:val="00E2443D"/>
    <w:rsid w:val="00E25554"/>
    <w:rsid w:val="00E27DCB"/>
    <w:rsid w:val="00E30EBC"/>
    <w:rsid w:val="00E31839"/>
    <w:rsid w:val="00E3716C"/>
    <w:rsid w:val="00E37A48"/>
    <w:rsid w:val="00E401E3"/>
    <w:rsid w:val="00E4161D"/>
    <w:rsid w:val="00E425E8"/>
    <w:rsid w:val="00E428E6"/>
    <w:rsid w:val="00E43963"/>
    <w:rsid w:val="00E44A01"/>
    <w:rsid w:val="00E44AD3"/>
    <w:rsid w:val="00E45CFB"/>
    <w:rsid w:val="00E47411"/>
    <w:rsid w:val="00E51373"/>
    <w:rsid w:val="00E518CE"/>
    <w:rsid w:val="00E52121"/>
    <w:rsid w:val="00E55233"/>
    <w:rsid w:val="00E55B08"/>
    <w:rsid w:val="00E60379"/>
    <w:rsid w:val="00E6100B"/>
    <w:rsid w:val="00E61734"/>
    <w:rsid w:val="00E63913"/>
    <w:rsid w:val="00E63C51"/>
    <w:rsid w:val="00E66C68"/>
    <w:rsid w:val="00E66D39"/>
    <w:rsid w:val="00E66E4D"/>
    <w:rsid w:val="00E71B01"/>
    <w:rsid w:val="00E72A17"/>
    <w:rsid w:val="00E73590"/>
    <w:rsid w:val="00E7419E"/>
    <w:rsid w:val="00E758D8"/>
    <w:rsid w:val="00E8082B"/>
    <w:rsid w:val="00E83787"/>
    <w:rsid w:val="00E86840"/>
    <w:rsid w:val="00E87439"/>
    <w:rsid w:val="00E90181"/>
    <w:rsid w:val="00E94413"/>
    <w:rsid w:val="00E97BEA"/>
    <w:rsid w:val="00EA00B5"/>
    <w:rsid w:val="00EA0D6C"/>
    <w:rsid w:val="00EA158E"/>
    <w:rsid w:val="00EA314B"/>
    <w:rsid w:val="00EA36CD"/>
    <w:rsid w:val="00EA37FE"/>
    <w:rsid w:val="00EA39E7"/>
    <w:rsid w:val="00EA4777"/>
    <w:rsid w:val="00EA5332"/>
    <w:rsid w:val="00EA5A5A"/>
    <w:rsid w:val="00EA7A58"/>
    <w:rsid w:val="00EB108D"/>
    <w:rsid w:val="00EB1AE2"/>
    <w:rsid w:val="00EB75F3"/>
    <w:rsid w:val="00EC123E"/>
    <w:rsid w:val="00ED06B7"/>
    <w:rsid w:val="00ED1EBC"/>
    <w:rsid w:val="00ED388D"/>
    <w:rsid w:val="00ED4B1C"/>
    <w:rsid w:val="00ED5A79"/>
    <w:rsid w:val="00EE09A2"/>
    <w:rsid w:val="00EE35CC"/>
    <w:rsid w:val="00EE5563"/>
    <w:rsid w:val="00EE5E66"/>
    <w:rsid w:val="00EF0540"/>
    <w:rsid w:val="00EF09F2"/>
    <w:rsid w:val="00EF1CEF"/>
    <w:rsid w:val="00EF2F1A"/>
    <w:rsid w:val="00EF475C"/>
    <w:rsid w:val="00EF480E"/>
    <w:rsid w:val="00EF7629"/>
    <w:rsid w:val="00EF79C5"/>
    <w:rsid w:val="00F00A1E"/>
    <w:rsid w:val="00F0389A"/>
    <w:rsid w:val="00F04A76"/>
    <w:rsid w:val="00F11CBB"/>
    <w:rsid w:val="00F12E84"/>
    <w:rsid w:val="00F131DA"/>
    <w:rsid w:val="00F132C3"/>
    <w:rsid w:val="00F147DD"/>
    <w:rsid w:val="00F15000"/>
    <w:rsid w:val="00F153F7"/>
    <w:rsid w:val="00F16E6E"/>
    <w:rsid w:val="00F1790F"/>
    <w:rsid w:val="00F22723"/>
    <w:rsid w:val="00F23220"/>
    <w:rsid w:val="00F253E0"/>
    <w:rsid w:val="00F26141"/>
    <w:rsid w:val="00F30435"/>
    <w:rsid w:val="00F30ADC"/>
    <w:rsid w:val="00F32259"/>
    <w:rsid w:val="00F32968"/>
    <w:rsid w:val="00F3420D"/>
    <w:rsid w:val="00F34E36"/>
    <w:rsid w:val="00F35503"/>
    <w:rsid w:val="00F35553"/>
    <w:rsid w:val="00F4152B"/>
    <w:rsid w:val="00F41A16"/>
    <w:rsid w:val="00F42A18"/>
    <w:rsid w:val="00F43586"/>
    <w:rsid w:val="00F43989"/>
    <w:rsid w:val="00F4490A"/>
    <w:rsid w:val="00F464A3"/>
    <w:rsid w:val="00F47835"/>
    <w:rsid w:val="00F511A8"/>
    <w:rsid w:val="00F5235C"/>
    <w:rsid w:val="00F52E46"/>
    <w:rsid w:val="00F53885"/>
    <w:rsid w:val="00F53A1B"/>
    <w:rsid w:val="00F53D53"/>
    <w:rsid w:val="00F55283"/>
    <w:rsid w:val="00F55318"/>
    <w:rsid w:val="00F60F6A"/>
    <w:rsid w:val="00F613EF"/>
    <w:rsid w:val="00F62D94"/>
    <w:rsid w:val="00F66527"/>
    <w:rsid w:val="00F669B5"/>
    <w:rsid w:val="00F679DE"/>
    <w:rsid w:val="00F70CED"/>
    <w:rsid w:val="00F716FF"/>
    <w:rsid w:val="00F74C5B"/>
    <w:rsid w:val="00F7516F"/>
    <w:rsid w:val="00F776AE"/>
    <w:rsid w:val="00F80E98"/>
    <w:rsid w:val="00F8168B"/>
    <w:rsid w:val="00F81775"/>
    <w:rsid w:val="00F81891"/>
    <w:rsid w:val="00F81892"/>
    <w:rsid w:val="00F836D9"/>
    <w:rsid w:val="00F84CF9"/>
    <w:rsid w:val="00F901FC"/>
    <w:rsid w:val="00F90D43"/>
    <w:rsid w:val="00F912D1"/>
    <w:rsid w:val="00F92497"/>
    <w:rsid w:val="00F92B96"/>
    <w:rsid w:val="00F94A55"/>
    <w:rsid w:val="00F95822"/>
    <w:rsid w:val="00F96039"/>
    <w:rsid w:val="00F97873"/>
    <w:rsid w:val="00FA4818"/>
    <w:rsid w:val="00FA49FF"/>
    <w:rsid w:val="00FA4EAE"/>
    <w:rsid w:val="00FA52E1"/>
    <w:rsid w:val="00FA5BF3"/>
    <w:rsid w:val="00FA5F2F"/>
    <w:rsid w:val="00FA62AE"/>
    <w:rsid w:val="00FB00E5"/>
    <w:rsid w:val="00FB011E"/>
    <w:rsid w:val="00FB123A"/>
    <w:rsid w:val="00FC158F"/>
    <w:rsid w:val="00FC170B"/>
    <w:rsid w:val="00FC2FA6"/>
    <w:rsid w:val="00FC3125"/>
    <w:rsid w:val="00FC3B8B"/>
    <w:rsid w:val="00FC5637"/>
    <w:rsid w:val="00FC57B8"/>
    <w:rsid w:val="00FD0AD0"/>
    <w:rsid w:val="00FD138E"/>
    <w:rsid w:val="00FD2314"/>
    <w:rsid w:val="00FD3337"/>
    <w:rsid w:val="00FD3F10"/>
    <w:rsid w:val="00FD4766"/>
    <w:rsid w:val="00FD6C7F"/>
    <w:rsid w:val="00FD797F"/>
    <w:rsid w:val="00FE168B"/>
    <w:rsid w:val="00FE1E89"/>
    <w:rsid w:val="00FE3103"/>
    <w:rsid w:val="00FE6CC7"/>
    <w:rsid w:val="00FE783A"/>
    <w:rsid w:val="00FE7C75"/>
    <w:rsid w:val="00FF0B5D"/>
    <w:rsid w:val="00FF2484"/>
    <w:rsid w:val="00FF4B73"/>
    <w:rsid w:val="00FF4F28"/>
    <w:rsid w:val="00FF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F798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angal"/>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834"/>
    <w:rPr>
      <w:rFonts w:ascii="Arial" w:hAnsi="Arial" w:cs="Times New Roman"/>
      <w:b/>
      <w:bCs/>
      <w:color w:val="008000"/>
      <w:lang w:bidi="hi-IN"/>
    </w:rPr>
  </w:style>
  <w:style w:type="paragraph" w:styleId="Heading1">
    <w:name w:val="heading 1"/>
    <w:basedOn w:val="Normal"/>
    <w:next w:val="Normal"/>
    <w:link w:val="Heading1Char"/>
    <w:qFormat/>
    <w:rsid w:val="00842A5E"/>
    <w:pPr>
      <w:keepNext/>
      <w:numPr>
        <w:numId w:val="2"/>
      </w:numPr>
      <w:spacing w:before="240" w:after="60"/>
      <w:outlineLvl w:val="0"/>
    </w:pPr>
    <w:rPr>
      <w:rFonts w:cs="Mangal"/>
      <w:kern w:val="32"/>
      <w:sz w:val="32"/>
      <w:szCs w:val="26"/>
    </w:rPr>
  </w:style>
  <w:style w:type="paragraph" w:styleId="Heading2">
    <w:name w:val="heading 2"/>
    <w:basedOn w:val="Normal"/>
    <w:next w:val="Normal"/>
    <w:qFormat/>
    <w:rsid w:val="000B1AD0"/>
    <w:pPr>
      <w:keepNext/>
      <w:numPr>
        <w:ilvl w:val="1"/>
        <w:numId w:val="2"/>
      </w:numPr>
      <w:spacing w:before="240" w:after="60"/>
      <w:outlineLvl w:val="1"/>
    </w:pPr>
    <w:rPr>
      <w:rFonts w:cs="Mangal"/>
      <w:i/>
      <w:iCs/>
      <w:sz w:val="28"/>
      <w:szCs w:val="23"/>
    </w:rPr>
  </w:style>
  <w:style w:type="paragraph" w:styleId="Heading3">
    <w:name w:val="heading 3"/>
    <w:basedOn w:val="Normal"/>
    <w:next w:val="Normal"/>
    <w:qFormat/>
    <w:rsid w:val="000B1AD0"/>
    <w:pPr>
      <w:keepNext/>
      <w:numPr>
        <w:ilvl w:val="2"/>
        <w:numId w:val="2"/>
      </w:numPr>
      <w:spacing w:before="240" w:after="60"/>
      <w:outlineLvl w:val="2"/>
    </w:pPr>
    <w:rPr>
      <w:rFonts w:cs="Mangal"/>
      <w:sz w:val="26"/>
      <w:szCs w:val="21"/>
    </w:rPr>
  </w:style>
  <w:style w:type="paragraph" w:styleId="Heading4">
    <w:name w:val="heading 4"/>
    <w:basedOn w:val="Normal"/>
    <w:next w:val="Normal"/>
    <w:qFormat/>
    <w:rsid w:val="000B1AD0"/>
    <w:pPr>
      <w:keepNext/>
      <w:numPr>
        <w:ilvl w:val="3"/>
        <w:numId w:val="2"/>
      </w:numPr>
      <w:spacing w:before="240" w:after="60"/>
      <w:outlineLvl w:val="3"/>
    </w:pPr>
    <w:rPr>
      <w:rFonts w:ascii="Times New Roman" w:hAnsi="Times New Roman" w:cs="Mangal"/>
      <w:sz w:val="28"/>
      <w:szCs w:val="23"/>
    </w:rPr>
  </w:style>
  <w:style w:type="paragraph" w:styleId="Heading5">
    <w:name w:val="heading 5"/>
    <w:basedOn w:val="Normal"/>
    <w:next w:val="Normal"/>
    <w:qFormat/>
    <w:rsid w:val="000B1AD0"/>
    <w:pPr>
      <w:numPr>
        <w:ilvl w:val="4"/>
        <w:numId w:val="2"/>
      </w:numPr>
      <w:spacing w:before="240" w:after="60"/>
      <w:outlineLvl w:val="4"/>
    </w:pPr>
    <w:rPr>
      <w:rFonts w:cs="Mangal"/>
      <w:i/>
      <w:iCs/>
      <w:sz w:val="26"/>
      <w:szCs w:val="21"/>
    </w:rPr>
  </w:style>
  <w:style w:type="paragraph" w:styleId="Heading6">
    <w:name w:val="heading 6"/>
    <w:basedOn w:val="Normal"/>
    <w:next w:val="Normal"/>
    <w:qFormat/>
    <w:rsid w:val="000B1AD0"/>
    <w:pPr>
      <w:numPr>
        <w:ilvl w:val="5"/>
        <w:numId w:val="2"/>
      </w:numPr>
      <w:spacing w:before="240" w:after="60"/>
      <w:outlineLvl w:val="5"/>
    </w:pPr>
    <w:rPr>
      <w:rFonts w:ascii="Times New Roman" w:hAnsi="Times New Roman" w:cs="Mangal"/>
      <w:b w:val="0"/>
      <w:bCs w:val="0"/>
      <w:sz w:val="22"/>
      <w:szCs w:val="18"/>
    </w:rPr>
  </w:style>
  <w:style w:type="paragraph" w:styleId="Heading7">
    <w:name w:val="heading 7"/>
    <w:basedOn w:val="Normal"/>
    <w:next w:val="Normal"/>
    <w:qFormat/>
    <w:rsid w:val="000B1AD0"/>
    <w:pPr>
      <w:numPr>
        <w:ilvl w:val="6"/>
        <w:numId w:val="2"/>
      </w:numPr>
      <w:spacing w:before="240" w:after="60"/>
      <w:outlineLvl w:val="6"/>
    </w:pPr>
    <w:rPr>
      <w:rFonts w:ascii="Times New Roman" w:hAnsi="Times New Roman" w:cs="Mangal"/>
      <w:sz w:val="24"/>
    </w:rPr>
  </w:style>
  <w:style w:type="paragraph" w:styleId="Heading8">
    <w:name w:val="heading 8"/>
    <w:basedOn w:val="Normal"/>
    <w:next w:val="Normal"/>
    <w:qFormat/>
    <w:rsid w:val="000B1AD0"/>
    <w:pPr>
      <w:numPr>
        <w:ilvl w:val="7"/>
        <w:numId w:val="2"/>
      </w:numPr>
      <w:spacing w:before="240" w:after="60"/>
      <w:outlineLvl w:val="7"/>
    </w:pPr>
    <w:rPr>
      <w:rFonts w:ascii="Times New Roman" w:hAnsi="Times New Roman" w:cs="Mangal"/>
      <w:i/>
      <w:iCs/>
      <w:sz w:val="24"/>
    </w:rPr>
  </w:style>
  <w:style w:type="paragraph" w:styleId="Heading9">
    <w:name w:val="heading 9"/>
    <w:basedOn w:val="Normal"/>
    <w:next w:val="Normal"/>
    <w:qFormat/>
    <w:rsid w:val="000B1AD0"/>
    <w:pPr>
      <w:numPr>
        <w:ilvl w:val="8"/>
        <w:numId w:val="2"/>
      </w:numPr>
      <w:spacing w:before="240" w:after="60"/>
      <w:outlineLvl w:val="8"/>
    </w:pPr>
    <w:rPr>
      <w:rFonts w:cs="Mangal"/>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701B8"/>
    <w:pPr>
      <w:ind w:left="240" w:hanging="240"/>
    </w:pPr>
    <w:rPr>
      <w:rFonts w:ascii="Times New Roman" w:hAnsi="Times New Roman" w:cs="Arial"/>
      <w:b w:val="0"/>
      <w:bCs w:val="0"/>
      <w:color w:val="auto"/>
      <w:sz w:val="24"/>
      <w:lang w:bidi="ar-SA"/>
    </w:rPr>
  </w:style>
  <w:style w:type="paragraph" w:styleId="Header">
    <w:name w:val="header"/>
    <w:basedOn w:val="Normal"/>
    <w:rsid w:val="008D4992"/>
    <w:pPr>
      <w:tabs>
        <w:tab w:val="center" w:pos="4153"/>
        <w:tab w:val="right" w:pos="8306"/>
      </w:tabs>
    </w:pPr>
    <w:rPr>
      <w:rFonts w:cs="Mangal"/>
      <w:szCs w:val="16"/>
    </w:rPr>
  </w:style>
  <w:style w:type="paragraph" w:styleId="Footer">
    <w:name w:val="footer"/>
    <w:basedOn w:val="Normal"/>
    <w:rsid w:val="008D4992"/>
    <w:pPr>
      <w:tabs>
        <w:tab w:val="center" w:pos="4153"/>
        <w:tab w:val="right" w:pos="8306"/>
      </w:tabs>
    </w:pPr>
    <w:rPr>
      <w:rFonts w:cs="Mangal"/>
      <w:szCs w:val="16"/>
    </w:rPr>
  </w:style>
  <w:style w:type="paragraph" w:styleId="TOC1">
    <w:name w:val="toc 1"/>
    <w:basedOn w:val="Normal"/>
    <w:next w:val="Normal"/>
    <w:autoRedefine/>
    <w:uiPriority w:val="39"/>
    <w:rsid w:val="00DC552B"/>
    <w:pPr>
      <w:tabs>
        <w:tab w:val="left" w:pos="720"/>
        <w:tab w:val="right" w:leader="dot" w:pos="10098"/>
      </w:tabs>
      <w:spacing w:line="360" w:lineRule="auto"/>
      <w:ind w:left="1200"/>
    </w:pPr>
    <w:rPr>
      <w:rFonts w:cs="Mangal"/>
      <w:szCs w:val="16"/>
    </w:rPr>
  </w:style>
  <w:style w:type="character" w:styleId="Hyperlink">
    <w:name w:val="Hyperlink"/>
    <w:uiPriority w:val="99"/>
    <w:rsid w:val="000B1AD0"/>
    <w:rPr>
      <w:color w:val="0000FF"/>
      <w:u w:val="single"/>
    </w:rPr>
  </w:style>
  <w:style w:type="paragraph" w:styleId="TOC2">
    <w:name w:val="toc 2"/>
    <w:basedOn w:val="Normal"/>
    <w:next w:val="Normal"/>
    <w:autoRedefine/>
    <w:semiHidden/>
    <w:rsid w:val="003751ED"/>
    <w:pPr>
      <w:ind w:left="200"/>
    </w:pPr>
    <w:rPr>
      <w:rFonts w:cs="Mangal"/>
      <w:szCs w:val="16"/>
    </w:rPr>
  </w:style>
  <w:style w:type="character" w:customStyle="1" w:styleId="apple-converted-space">
    <w:name w:val="apple-converted-space"/>
    <w:basedOn w:val="DefaultParagraphFont"/>
    <w:rsid w:val="00FA49FF"/>
  </w:style>
  <w:style w:type="character" w:customStyle="1" w:styleId="parameter">
    <w:name w:val="parameter"/>
    <w:basedOn w:val="DefaultParagraphFont"/>
    <w:rsid w:val="00FA49FF"/>
  </w:style>
  <w:style w:type="character" w:styleId="Strong">
    <w:name w:val="Strong"/>
    <w:qFormat/>
    <w:rsid w:val="00567749"/>
    <w:rPr>
      <w:b/>
      <w:bCs/>
    </w:rPr>
  </w:style>
  <w:style w:type="paragraph" w:styleId="TOC3">
    <w:name w:val="toc 3"/>
    <w:basedOn w:val="Normal"/>
    <w:next w:val="Normal"/>
    <w:autoRedefine/>
    <w:semiHidden/>
    <w:rsid w:val="000D0930"/>
    <w:pPr>
      <w:ind w:left="400"/>
    </w:pPr>
    <w:rPr>
      <w:rFonts w:cs="Mangal"/>
      <w:szCs w:val="16"/>
    </w:rPr>
  </w:style>
  <w:style w:type="paragraph" w:styleId="DocumentMap">
    <w:name w:val="Document Map"/>
    <w:basedOn w:val="Normal"/>
    <w:semiHidden/>
    <w:rsid w:val="00711DF5"/>
    <w:pPr>
      <w:shd w:val="clear" w:color="auto" w:fill="000080"/>
    </w:pPr>
    <w:rPr>
      <w:rFonts w:ascii="Tahoma" w:hAnsi="Tahoma" w:cs="Mangal"/>
      <w:szCs w:val="16"/>
    </w:rPr>
  </w:style>
  <w:style w:type="paragraph" w:styleId="NormalWeb">
    <w:name w:val="Normal (Web)"/>
    <w:basedOn w:val="Normal"/>
    <w:uiPriority w:val="99"/>
    <w:rsid w:val="000044DC"/>
    <w:pPr>
      <w:spacing w:before="100" w:beforeAutospacing="1" w:after="100" w:afterAutospacing="1"/>
    </w:pPr>
    <w:rPr>
      <w:rFonts w:ascii="Times New Roman" w:hAnsi="Times New Roman"/>
      <w:b w:val="0"/>
      <w:bCs w:val="0"/>
      <w:color w:val="auto"/>
      <w:sz w:val="24"/>
      <w:szCs w:val="24"/>
    </w:rPr>
  </w:style>
  <w:style w:type="character" w:customStyle="1" w:styleId="fbodytext">
    <w:name w:val="f_bodytext"/>
    <w:basedOn w:val="DefaultParagraphFont"/>
    <w:rsid w:val="00291379"/>
  </w:style>
  <w:style w:type="paragraph" w:customStyle="1" w:styleId="table-para">
    <w:name w:val="table-para"/>
    <w:basedOn w:val="Normal"/>
    <w:rsid w:val="006C51B8"/>
    <w:pPr>
      <w:spacing w:before="100" w:beforeAutospacing="1" w:after="100" w:afterAutospacing="1"/>
    </w:pPr>
    <w:rPr>
      <w:rFonts w:ascii="Times New Roman" w:hAnsi="Times New Roman"/>
      <w:b w:val="0"/>
      <w:bCs w:val="0"/>
      <w:color w:val="auto"/>
      <w:sz w:val="24"/>
      <w:szCs w:val="24"/>
    </w:rPr>
  </w:style>
  <w:style w:type="character" w:styleId="FollowedHyperlink">
    <w:name w:val="FollowedHyperlink"/>
    <w:rsid w:val="009C45F8"/>
    <w:rPr>
      <w:color w:val="800080"/>
      <w:u w:val="single"/>
    </w:rPr>
  </w:style>
  <w:style w:type="paragraph" w:styleId="BalloonText">
    <w:name w:val="Balloon Text"/>
    <w:basedOn w:val="Normal"/>
    <w:semiHidden/>
    <w:rsid w:val="00A2699F"/>
    <w:rPr>
      <w:rFonts w:ascii="Tahoma" w:hAnsi="Tahoma" w:cs="Mangal"/>
      <w:sz w:val="16"/>
      <w:szCs w:val="13"/>
    </w:rPr>
  </w:style>
  <w:style w:type="paragraph" w:styleId="ListParagraph">
    <w:name w:val="List Paragraph"/>
    <w:basedOn w:val="Normal"/>
    <w:uiPriority w:val="34"/>
    <w:qFormat/>
    <w:rsid w:val="004B48A3"/>
    <w:pPr>
      <w:ind w:left="720"/>
    </w:pPr>
    <w:rPr>
      <w:rFonts w:cs="Mangal"/>
      <w:szCs w:val="18"/>
    </w:rPr>
  </w:style>
  <w:style w:type="character" w:customStyle="1" w:styleId="Heading1Char">
    <w:name w:val="Heading 1 Char"/>
    <w:link w:val="Heading1"/>
    <w:rsid w:val="005D4E8C"/>
    <w:rPr>
      <w:rFonts w:ascii="Arial" w:hAnsi="Arial"/>
      <w:b/>
      <w:bCs/>
      <w:color w:val="008000"/>
      <w:kern w:val="32"/>
      <w:sz w:val="32"/>
      <w:szCs w:val="26"/>
      <w:lang w:bidi="hi-IN"/>
    </w:rPr>
  </w:style>
  <w:style w:type="character" w:styleId="CommentReference">
    <w:name w:val="annotation reference"/>
    <w:rsid w:val="00E31839"/>
    <w:rPr>
      <w:sz w:val="16"/>
      <w:szCs w:val="16"/>
    </w:rPr>
  </w:style>
  <w:style w:type="paragraph" w:styleId="CommentText">
    <w:name w:val="annotation text"/>
    <w:basedOn w:val="Normal"/>
    <w:link w:val="CommentTextChar"/>
    <w:rsid w:val="00E31839"/>
    <w:rPr>
      <w:rFonts w:cs="Mangal"/>
      <w:szCs w:val="18"/>
    </w:rPr>
  </w:style>
  <w:style w:type="character" w:customStyle="1" w:styleId="CommentTextChar">
    <w:name w:val="Comment Text Char"/>
    <w:basedOn w:val="DefaultParagraphFont"/>
    <w:link w:val="CommentText"/>
    <w:rsid w:val="00E31839"/>
    <w:rPr>
      <w:rFonts w:ascii="Arial" w:hAnsi="Arial"/>
      <w:b/>
      <w:bCs/>
      <w:color w:val="008000"/>
      <w:szCs w:val="18"/>
      <w:lang w:bidi="hi-IN"/>
    </w:rPr>
  </w:style>
  <w:style w:type="paragraph" w:styleId="Caption">
    <w:name w:val="caption"/>
    <w:basedOn w:val="Normal"/>
    <w:next w:val="Normal"/>
    <w:qFormat/>
    <w:rsid w:val="00C445DE"/>
    <w:rPr>
      <w:rFonts w:ascii="Times New Roman" w:hAnsi="Times New Roman"/>
      <w:color w:val="auto"/>
      <w:lang w:eastAsia="de-DE" w:bidi="ar-SA"/>
    </w:rPr>
  </w:style>
  <w:style w:type="character" w:styleId="Emphasis">
    <w:name w:val="Emphasis"/>
    <w:basedOn w:val="DefaultParagraphFont"/>
    <w:uiPriority w:val="20"/>
    <w:qFormat/>
    <w:rsid w:val="007C15BE"/>
    <w:rPr>
      <w:i/>
      <w:iCs/>
    </w:rPr>
  </w:style>
  <w:style w:type="paragraph" w:styleId="CommentSubject">
    <w:name w:val="annotation subject"/>
    <w:basedOn w:val="CommentText"/>
    <w:next w:val="CommentText"/>
    <w:link w:val="CommentSubjectChar"/>
    <w:rsid w:val="00D6512B"/>
  </w:style>
  <w:style w:type="character" w:customStyle="1" w:styleId="CommentSubjectChar">
    <w:name w:val="Comment Subject Char"/>
    <w:basedOn w:val="CommentTextChar"/>
    <w:link w:val="CommentSubject"/>
    <w:rsid w:val="00D6512B"/>
    <w:rPr>
      <w:rFonts w:ascii="Arial" w:hAnsi="Arial"/>
      <w:b/>
      <w:bCs/>
      <w:color w:val="008000"/>
      <w:szCs w:val="18"/>
      <w:lang w:bidi="hi-IN"/>
    </w:rPr>
  </w:style>
  <w:style w:type="table" w:styleId="TableGrid">
    <w:name w:val="Table Grid"/>
    <w:basedOn w:val="TableNormal"/>
    <w:rsid w:val="00FB0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2">
    <w:name w:val="Table Columns 2"/>
    <w:basedOn w:val="TableNormal"/>
    <w:rsid w:val="00FB011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FB011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Spacing">
    <w:name w:val="No Spacing"/>
    <w:uiPriority w:val="1"/>
    <w:qFormat/>
    <w:rsid w:val="006D7452"/>
    <w:rPr>
      <w:rFonts w:ascii="Arial" w:hAnsi="Arial"/>
      <w:b/>
      <w:bCs/>
      <w:color w:val="008000"/>
      <w:szCs w:val="18"/>
      <w:lang w:bidi="hi-IN"/>
    </w:rPr>
  </w:style>
  <w:style w:type="paragraph" w:styleId="Title">
    <w:name w:val="Title"/>
    <w:basedOn w:val="Normal"/>
    <w:next w:val="Normal"/>
    <w:link w:val="TitleChar"/>
    <w:qFormat/>
    <w:rsid w:val="008F2803"/>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rsid w:val="008F2803"/>
    <w:rPr>
      <w:rFonts w:asciiTheme="majorHAnsi" w:eastAsiaTheme="majorEastAsia" w:hAnsiTheme="majorHAnsi"/>
      <w:b/>
      <w:bCs/>
      <w:color w:val="17365D" w:themeColor="text2" w:themeShade="BF"/>
      <w:spacing w:val="5"/>
      <w:kern w:val="28"/>
      <w:sz w:val="52"/>
      <w:szCs w:val="47"/>
      <w:lang w:bidi="hi-IN"/>
    </w:rPr>
  </w:style>
  <w:style w:type="paragraph" w:styleId="Subtitle">
    <w:name w:val="Subtitle"/>
    <w:basedOn w:val="Normal"/>
    <w:next w:val="Normal"/>
    <w:link w:val="SubtitleChar"/>
    <w:qFormat/>
    <w:rsid w:val="008F2803"/>
    <w:pPr>
      <w:numPr>
        <w:ilvl w:val="1"/>
      </w:numPr>
    </w:pPr>
    <w:rPr>
      <w:rFonts w:asciiTheme="majorHAnsi" w:eastAsiaTheme="majorEastAsia" w:hAnsiTheme="majorHAnsi" w:cs="Mangal"/>
      <w:i/>
      <w:iCs/>
      <w:color w:val="4F81BD" w:themeColor="accent1"/>
      <w:spacing w:val="15"/>
      <w:sz w:val="24"/>
      <w:szCs w:val="21"/>
    </w:rPr>
  </w:style>
  <w:style w:type="character" w:customStyle="1" w:styleId="SubtitleChar">
    <w:name w:val="Subtitle Char"/>
    <w:basedOn w:val="DefaultParagraphFont"/>
    <w:link w:val="Subtitle"/>
    <w:rsid w:val="008F2803"/>
    <w:rPr>
      <w:rFonts w:asciiTheme="majorHAnsi" w:eastAsiaTheme="majorEastAsia" w:hAnsiTheme="majorHAnsi"/>
      <w:b/>
      <w:bCs/>
      <w:i/>
      <w:iCs/>
      <w:color w:val="4F81BD" w:themeColor="accent1"/>
      <w:spacing w:val="15"/>
      <w:sz w:val="24"/>
      <w:szCs w:val="21"/>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angal"/>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834"/>
    <w:rPr>
      <w:rFonts w:ascii="Arial" w:hAnsi="Arial" w:cs="Times New Roman"/>
      <w:b/>
      <w:bCs/>
      <w:color w:val="008000"/>
      <w:lang w:bidi="hi-IN"/>
    </w:rPr>
  </w:style>
  <w:style w:type="paragraph" w:styleId="Heading1">
    <w:name w:val="heading 1"/>
    <w:basedOn w:val="Normal"/>
    <w:next w:val="Normal"/>
    <w:link w:val="Heading1Char"/>
    <w:qFormat/>
    <w:rsid w:val="00842A5E"/>
    <w:pPr>
      <w:keepNext/>
      <w:numPr>
        <w:numId w:val="2"/>
      </w:numPr>
      <w:spacing w:before="240" w:after="60"/>
      <w:outlineLvl w:val="0"/>
    </w:pPr>
    <w:rPr>
      <w:rFonts w:cs="Mangal"/>
      <w:kern w:val="32"/>
      <w:sz w:val="32"/>
      <w:szCs w:val="26"/>
    </w:rPr>
  </w:style>
  <w:style w:type="paragraph" w:styleId="Heading2">
    <w:name w:val="heading 2"/>
    <w:basedOn w:val="Normal"/>
    <w:next w:val="Normal"/>
    <w:qFormat/>
    <w:rsid w:val="000B1AD0"/>
    <w:pPr>
      <w:keepNext/>
      <w:numPr>
        <w:ilvl w:val="1"/>
        <w:numId w:val="2"/>
      </w:numPr>
      <w:spacing w:before="240" w:after="60"/>
      <w:outlineLvl w:val="1"/>
    </w:pPr>
    <w:rPr>
      <w:rFonts w:cs="Mangal"/>
      <w:i/>
      <w:iCs/>
      <w:sz w:val="28"/>
      <w:szCs w:val="23"/>
    </w:rPr>
  </w:style>
  <w:style w:type="paragraph" w:styleId="Heading3">
    <w:name w:val="heading 3"/>
    <w:basedOn w:val="Normal"/>
    <w:next w:val="Normal"/>
    <w:qFormat/>
    <w:rsid w:val="000B1AD0"/>
    <w:pPr>
      <w:keepNext/>
      <w:numPr>
        <w:ilvl w:val="2"/>
        <w:numId w:val="2"/>
      </w:numPr>
      <w:spacing w:before="240" w:after="60"/>
      <w:outlineLvl w:val="2"/>
    </w:pPr>
    <w:rPr>
      <w:rFonts w:cs="Mangal"/>
      <w:sz w:val="26"/>
      <w:szCs w:val="21"/>
    </w:rPr>
  </w:style>
  <w:style w:type="paragraph" w:styleId="Heading4">
    <w:name w:val="heading 4"/>
    <w:basedOn w:val="Normal"/>
    <w:next w:val="Normal"/>
    <w:qFormat/>
    <w:rsid w:val="000B1AD0"/>
    <w:pPr>
      <w:keepNext/>
      <w:numPr>
        <w:ilvl w:val="3"/>
        <w:numId w:val="2"/>
      </w:numPr>
      <w:spacing w:before="240" w:after="60"/>
      <w:outlineLvl w:val="3"/>
    </w:pPr>
    <w:rPr>
      <w:rFonts w:ascii="Times New Roman" w:hAnsi="Times New Roman" w:cs="Mangal"/>
      <w:sz w:val="28"/>
      <w:szCs w:val="23"/>
    </w:rPr>
  </w:style>
  <w:style w:type="paragraph" w:styleId="Heading5">
    <w:name w:val="heading 5"/>
    <w:basedOn w:val="Normal"/>
    <w:next w:val="Normal"/>
    <w:qFormat/>
    <w:rsid w:val="000B1AD0"/>
    <w:pPr>
      <w:numPr>
        <w:ilvl w:val="4"/>
        <w:numId w:val="2"/>
      </w:numPr>
      <w:spacing w:before="240" w:after="60"/>
      <w:outlineLvl w:val="4"/>
    </w:pPr>
    <w:rPr>
      <w:rFonts w:cs="Mangal"/>
      <w:i/>
      <w:iCs/>
      <w:sz w:val="26"/>
      <w:szCs w:val="21"/>
    </w:rPr>
  </w:style>
  <w:style w:type="paragraph" w:styleId="Heading6">
    <w:name w:val="heading 6"/>
    <w:basedOn w:val="Normal"/>
    <w:next w:val="Normal"/>
    <w:qFormat/>
    <w:rsid w:val="000B1AD0"/>
    <w:pPr>
      <w:numPr>
        <w:ilvl w:val="5"/>
        <w:numId w:val="2"/>
      </w:numPr>
      <w:spacing w:before="240" w:after="60"/>
      <w:outlineLvl w:val="5"/>
    </w:pPr>
    <w:rPr>
      <w:rFonts w:ascii="Times New Roman" w:hAnsi="Times New Roman" w:cs="Mangal"/>
      <w:b w:val="0"/>
      <w:bCs w:val="0"/>
      <w:sz w:val="22"/>
      <w:szCs w:val="18"/>
    </w:rPr>
  </w:style>
  <w:style w:type="paragraph" w:styleId="Heading7">
    <w:name w:val="heading 7"/>
    <w:basedOn w:val="Normal"/>
    <w:next w:val="Normal"/>
    <w:qFormat/>
    <w:rsid w:val="000B1AD0"/>
    <w:pPr>
      <w:numPr>
        <w:ilvl w:val="6"/>
        <w:numId w:val="2"/>
      </w:numPr>
      <w:spacing w:before="240" w:after="60"/>
      <w:outlineLvl w:val="6"/>
    </w:pPr>
    <w:rPr>
      <w:rFonts w:ascii="Times New Roman" w:hAnsi="Times New Roman" w:cs="Mangal"/>
      <w:sz w:val="24"/>
    </w:rPr>
  </w:style>
  <w:style w:type="paragraph" w:styleId="Heading8">
    <w:name w:val="heading 8"/>
    <w:basedOn w:val="Normal"/>
    <w:next w:val="Normal"/>
    <w:qFormat/>
    <w:rsid w:val="000B1AD0"/>
    <w:pPr>
      <w:numPr>
        <w:ilvl w:val="7"/>
        <w:numId w:val="2"/>
      </w:numPr>
      <w:spacing w:before="240" w:after="60"/>
      <w:outlineLvl w:val="7"/>
    </w:pPr>
    <w:rPr>
      <w:rFonts w:ascii="Times New Roman" w:hAnsi="Times New Roman" w:cs="Mangal"/>
      <w:i/>
      <w:iCs/>
      <w:sz w:val="24"/>
    </w:rPr>
  </w:style>
  <w:style w:type="paragraph" w:styleId="Heading9">
    <w:name w:val="heading 9"/>
    <w:basedOn w:val="Normal"/>
    <w:next w:val="Normal"/>
    <w:qFormat/>
    <w:rsid w:val="000B1AD0"/>
    <w:pPr>
      <w:numPr>
        <w:ilvl w:val="8"/>
        <w:numId w:val="2"/>
      </w:numPr>
      <w:spacing w:before="240" w:after="60"/>
      <w:outlineLvl w:val="8"/>
    </w:pPr>
    <w:rPr>
      <w:rFonts w:cs="Mangal"/>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701B8"/>
    <w:pPr>
      <w:ind w:left="240" w:hanging="240"/>
    </w:pPr>
    <w:rPr>
      <w:rFonts w:ascii="Times New Roman" w:hAnsi="Times New Roman" w:cs="Arial"/>
      <w:b w:val="0"/>
      <w:bCs w:val="0"/>
      <w:color w:val="auto"/>
      <w:sz w:val="24"/>
      <w:lang w:bidi="ar-SA"/>
    </w:rPr>
  </w:style>
  <w:style w:type="paragraph" w:styleId="Header">
    <w:name w:val="header"/>
    <w:basedOn w:val="Normal"/>
    <w:rsid w:val="008D4992"/>
    <w:pPr>
      <w:tabs>
        <w:tab w:val="center" w:pos="4153"/>
        <w:tab w:val="right" w:pos="8306"/>
      </w:tabs>
    </w:pPr>
    <w:rPr>
      <w:rFonts w:cs="Mangal"/>
      <w:szCs w:val="16"/>
    </w:rPr>
  </w:style>
  <w:style w:type="paragraph" w:styleId="Footer">
    <w:name w:val="footer"/>
    <w:basedOn w:val="Normal"/>
    <w:rsid w:val="008D4992"/>
    <w:pPr>
      <w:tabs>
        <w:tab w:val="center" w:pos="4153"/>
        <w:tab w:val="right" w:pos="8306"/>
      </w:tabs>
    </w:pPr>
    <w:rPr>
      <w:rFonts w:cs="Mangal"/>
      <w:szCs w:val="16"/>
    </w:rPr>
  </w:style>
  <w:style w:type="paragraph" w:styleId="TOC1">
    <w:name w:val="toc 1"/>
    <w:basedOn w:val="Normal"/>
    <w:next w:val="Normal"/>
    <w:autoRedefine/>
    <w:uiPriority w:val="39"/>
    <w:rsid w:val="00DC552B"/>
    <w:pPr>
      <w:tabs>
        <w:tab w:val="left" w:pos="720"/>
        <w:tab w:val="right" w:leader="dot" w:pos="10098"/>
      </w:tabs>
      <w:spacing w:line="360" w:lineRule="auto"/>
      <w:ind w:left="1200"/>
    </w:pPr>
    <w:rPr>
      <w:rFonts w:cs="Mangal"/>
      <w:szCs w:val="16"/>
    </w:rPr>
  </w:style>
  <w:style w:type="character" w:styleId="Hyperlink">
    <w:name w:val="Hyperlink"/>
    <w:uiPriority w:val="99"/>
    <w:rsid w:val="000B1AD0"/>
    <w:rPr>
      <w:color w:val="0000FF"/>
      <w:u w:val="single"/>
    </w:rPr>
  </w:style>
  <w:style w:type="paragraph" w:styleId="TOC2">
    <w:name w:val="toc 2"/>
    <w:basedOn w:val="Normal"/>
    <w:next w:val="Normal"/>
    <w:autoRedefine/>
    <w:semiHidden/>
    <w:rsid w:val="003751ED"/>
    <w:pPr>
      <w:ind w:left="200"/>
    </w:pPr>
    <w:rPr>
      <w:rFonts w:cs="Mangal"/>
      <w:szCs w:val="16"/>
    </w:rPr>
  </w:style>
  <w:style w:type="character" w:customStyle="1" w:styleId="apple-converted-space">
    <w:name w:val="apple-converted-space"/>
    <w:basedOn w:val="DefaultParagraphFont"/>
    <w:rsid w:val="00FA49FF"/>
  </w:style>
  <w:style w:type="character" w:customStyle="1" w:styleId="parameter">
    <w:name w:val="parameter"/>
    <w:basedOn w:val="DefaultParagraphFont"/>
    <w:rsid w:val="00FA49FF"/>
  </w:style>
  <w:style w:type="character" w:styleId="Strong">
    <w:name w:val="Strong"/>
    <w:qFormat/>
    <w:rsid w:val="00567749"/>
    <w:rPr>
      <w:b/>
      <w:bCs/>
    </w:rPr>
  </w:style>
  <w:style w:type="paragraph" w:styleId="TOC3">
    <w:name w:val="toc 3"/>
    <w:basedOn w:val="Normal"/>
    <w:next w:val="Normal"/>
    <w:autoRedefine/>
    <w:semiHidden/>
    <w:rsid w:val="000D0930"/>
    <w:pPr>
      <w:ind w:left="400"/>
    </w:pPr>
    <w:rPr>
      <w:rFonts w:cs="Mangal"/>
      <w:szCs w:val="16"/>
    </w:rPr>
  </w:style>
  <w:style w:type="paragraph" w:styleId="DocumentMap">
    <w:name w:val="Document Map"/>
    <w:basedOn w:val="Normal"/>
    <w:semiHidden/>
    <w:rsid w:val="00711DF5"/>
    <w:pPr>
      <w:shd w:val="clear" w:color="auto" w:fill="000080"/>
    </w:pPr>
    <w:rPr>
      <w:rFonts w:ascii="Tahoma" w:hAnsi="Tahoma" w:cs="Mangal"/>
      <w:szCs w:val="16"/>
    </w:rPr>
  </w:style>
  <w:style w:type="paragraph" w:styleId="NormalWeb">
    <w:name w:val="Normal (Web)"/>
    <w:basedOn w:val="Normal"/>
    <w:uiPriority w:val="99"/>
    <w:rsid w:val="000044DC"/>
    <w:pPr>
      <w:spacing w:before="100" w:beforeAutospacing="1" w:after="100" w:afterAutospacing="1"/>
    </w:pPr>
    <w:rPr>
      <w:rFonts w:ascii="Times New Roman" w:hAnsi="Times New Roman"/>
      <w:b w:val="0"/>
      <w:bCs w:val="0"/>
      <w:color w:val="auto"/>
      <w:sz w:val="24"/>
      <w:szCs w:val="24"/>
    </w:rPr>
  </w:style>
  <w:style w:type="character" w:customStyle="1" w:styleId="fbodytext">
    <w:name w:val="f_bodytext"/>
    <w:basedOn w:val="DefaultParagraphFont"/>
    <w:rsid w:val="00291379"/>
  </w:style>
  <w:style w:type="paragraph" w:customStyle="1" w:styleId="table-para">
    <w:name w:val="table-para"/>
    <w:basedOn w:val="Normal"/>
    <w:rsid w:val="006C51B8"/>
    <w:pPr>
      <w:spacing w:before="100" w:beforeAutospacing="1" w:after="100" w:afterAutospacing="1"/>
    </w:pPr>
    <w:rPr>
      <w:rFonts w:ascii="Times New Roman" w:hAnsi="Times New Roman"/>
      <w:b w:val="0"/>
      <w:bCs w:val="0"/>
      <w:color w:val="auto"/>
      <w:sz w:val="24"/>
      <w:szCs w:val="24"/>
    </w:rPr>
  </w:style>
  <w:style w:type="character" w:styleId="FollowedHyperlink">
    <w:name w:val="FollowedHyperlink"/>
    <w:rsid w:val="009C45F8"/>
    <w:rPr>
      <w:color w:val="800080"/>
      <w:u w:val="single"/>
    </w:rPr>
  </w:style>
  <w:style w:type="paragraph" w:styleId="BalloonText">
    <w:name w:val="Balloon Text"/>
    <w:basedOn w:val="Normal"/>
    <w:semiHidden/>
    <w:rsid w:val="00A2699F"/>
    <w:rPr>
      <w:rFonts w:ascii="Tahoma" w:hAnsi="Tahoma" w:cs="Mangal"/>
      <w:sz w:val="16"/>
      <w:szCs w:val="13"/>
    </w:rPr>
  </w:style>
  <w:style w:type="paragraph" w:styleId="ListParagraph">
    <w:name w:val="List Paragraph"/>
    <w:basedOn w:val="Normal"/>
    <w:uiPriority w:val="34"/>
    <w:qFormat/>
    <w:rsid w:val="004B48A3"/>
    <w:pPr>
      <w:ind w:left="720"/>
    </w:pPr>
    <w:rPr>
      <w:rFonts w:cs="Mangal"/>
      <w:szCs w:val="18"/>
    </w:rPr>
  </w:style>
  <w:style w:type="character" w:customStyle="1" w:styleId="Heading1Char">
    <w:name w:val="Heading 1 Char"/>
    <w:link w:val="Heading1"/>
    <w:rsid w:val="005D4E8C"/>
    <w:rPr>
      <w:rFonts w:ascii="Arial" w:hAnsi="Arial"/>
      <w:b/>
      <w:bCs/>
      <w:color w:val="008000"/>
      <w:kern w:val="32"/>
      <w:sz w:val="32"/>
      <w:szCs w:val="26"/>
      <w:lang w:bidi="hi-IN"/>
    </w:rPr>
  </w:style>
  <w:style w:type="character" w:styleId="CommentReference">
    <w:name w:val="annotation reference"/>
    <w:rsid w:val="00E31839"/>
    <w:rPr>
      <w:sz w:val="16"/>
      <w:szCs w:val="16"/>
    </w:rPr>
  </w:style>
  <w:style w:type="paragraph" w:styleId="CommentText">
    <w:name w:val="annotation text"/>
    <w:basedOn w:val="Normal"/>
    <w:link w:val="CommentTextChar"/>
    <w:rsid w:val="00E31839"/>
    <w:rPr>
      <w:rFonts w:cs="Mangal"/>
      <w:szCs w:val="18"/>
    </w:rPr>
  </w:style>
  <w:style w:type="character" w:customStyle="1" w:styleId="CommentTextChar">
    <w:name w:val="Comment Text Char"/>
    <w:basedOn w:val="DefaultParagraphFont"/>
    <w:link w:val="CommentText"/>
    <w:rsid w:val="00E31839"/>
    <w:rPr>
      <w:rFonts w:ascii="Arial" w:hAnsi="Arial"/>
      <w:b/>
      <w:bCs/>
      <w:color w:val="008000"/>
      <w:szCs w:val="18"/>
      <w:lang w:bidi="hi-IN"/>
    </w:rPr>
  </w:style>
  <w:style w:type="paragraph" w:styleId="Caption">
    <w:name w:val="caption"/>
    <w:basedOn w:val="Normal"/>
    <w:next w:val="Normal"/>
    <w:qFormat/>
    <w:rsid w:val="00C445DE"/>
    <w:rPr>
      <w:rFonts w:ascii="Times New Roman" w:hAnsi="Times New Roman"/>
      <w:color w:val="auto"/>
      <w:lang w:eastAsia="de-DE" w:bidi="ar-SA"/>
    </w:rPr>
  </w:style>
  <w:style w:type="character" w:styleId="Emphasis">
    <w:name w:val="Emphasis"/>
    <w:basedOn w:val="DefaultParagraphFont"/>
    <w:uiPriority w:val="20"/>
    <w:qFormat/>
    <w:rsid w:val="007C15BE"/>
    <w:rPr>
      <w:i/>
      <w:iCs/>
    </w:rPr>
  </w:style>
  <w:style w:type="paragraph" w:styleId="CommentSubject">
    <w:name w:val="annotation subject"/>
    <w:basedOn w:val="CommentText"/>
    <w:next w:val="CommentText"/>
    <w:link w:val="CommentSubjectChar"/>
    <w:rsid w:val="00D6512B"/>
  </w:style>
  <w:style w:type="character" w:customStyle="1" w:styleId="CommentSubjectChar">
    <w:name w:val="Comment Subject Char"/>
    <w:basedOn w:val="CommentTextChar"/>
    <w:link w:val="CommentSubject"/>
    <w:rsid w:val="00D6512B"/>
    <w:rPr>
      <w:rFonts w:ascii="Arial" w:hAnsi="Arial"/>
      <w:b/>
      <w:bCs/>
      <w:color w:val="008000"/>
      <w:szCs w:val="18"/>
      <w:lang w:bidi="hi-IN"/>
    </w:rPr>
  </w:style>
  <w:style w:type="table" w:styleId="TableGrid">
    <w:name w:val="Table Grid"/>
    <w:basedOn w:val="TableNormal"/>
    <w:rsid w:val="00FB0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2">
    <w:name w:val="Table Columns 2"/>
    <w:basedOn w:val="TableNormal"/>
    <w:rsid w:val="00FB011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FB011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Spacing">
    <w:name w:val="No Spacing"/>
    <w:uiPriority w:val="1"/>
    <w:qFormat/>
    <w:rsid w:val="006D7452"/>
    <w:rPr>
      <w:rFonts w:ascii="Arial" w:hAnsi="Arial"/>
      <w:b/>
      <w:bCs/>
      <w:color w:val="008000"/>
      <w:szCs w:val="18"/>
      <w:lang w:bidi="hi-IN"/>
    </w:rPr>
  </w:style>
  <w:style w:type="paragraph" w:styleId="Title">
    <w:name w:val="Title"/>
    <w:basedOn w:val="Normal"/>
    <w:next w:val="Normal"/>
    <w:link w:val="TitleChar"/>
    <w:qFormat/>
    <w:rsid w:val="008F2803"/>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rsid w:val="008F2803"/>
    <w:rPr>
      <w:rFonts w:asciiTheme="majorHAnsi" w:eastAsiaTheme="majorEastAsia" w:hAnsiTheme="majorHAnsi"/>
      <w:b/>
      <w:bCs/>
      <w:color w:val="17365D" w:themeColor="text2" w:themeShade="BF"/>
      <w:spacing w:val="5"/>
      <w:kern w:val="28"/>
      <w:sz w:val="52"/>
      <w:szCs w:val="47"/>
      <w:lang w:bidi="hi-IN"/>
    </w:rPr>
  </w:style>
  <w:style w:type="paragraph" w:styleId="Subtitle">
    <w:name w:val="Subtitle"/>
    <w:basedOn w:val="Normal"/>
    <w:next w:val="Normal"/>
    <w:link w:val="SubtitleChar"/>
    <w:qFormat/>
    <w:rsid w:val="008F2803"/>
    <w:pPr>
      <w:numPr>
        <w:ilvl w:val="1"/>
      </w:numPr>
    </w:pPr>
    <w:rPr>
      <w:rFonts w:asciiTheme="majorHAnsi" w:eastAsiaTheme="majorEastAsia" w:hAnsiTheme="majorHAnsi" w:cs="Mangal"/>
      <w:i/>
      <w:iCs/>
      <w:color w:val="4F81BD" w:themeColor="accent1"/>
      <w:spacing w:val="15"/>
      <w:sz w:val="24"/>
      <w:szCs w:val="21"/>
    </w:rPr>
  </w:style>
  <w:style w:type="character" w:customStyle="1" w:styleId="SubtitleChar">
    <w:name w:val="Subtitle Char"/>
    <w:basedOn w:val="DefaultParagraphFont"/>
    <w:link w:val="Subtitle"/>
    <w:rsid w:val="008F2803"/>
    <w:rPr>
      <w:rFonts w:asciiTheme="majorHAnsi" w:eastAsiaTheme="majorEastAsia" w:hAnsiTheme="majorHAnsi"/>
      <w:b/>
      <w:bCs/>
      <w:i/>
      <w:iCs/>
      <w:color w:val="4F81BD" w:themeColor="accent1"/>
      <w:spacing w:val="15"/>
      <w:sz w:val="24"/>
      <w:szCs w:val="21"/>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5718">
      <w:bodyDiv w:val="1"/>
      <w:marLeft w:val="0"/>
      <w:marRight w:val="0"/>
      <w:marTop w:val="0"/>
      <w:marBottom w:val="0"/>
      <w:divBdr>
        <w:top w:val="none" w:sz="0" w:space="0" w:color="auto"/>
        <w:left w:val="none" w:sz="0" w:space="0" w:color="auto"/>
        <w:bottom w:val="none" w:sz="0" w:space="0" w:color="auto"/>
        <w:right w:val="none" w:sz="0" w:space="0" w:color="auto"/>
      </w:divBdr>
      <w:divsChild>
        <w:div w:id="1310162312">
          <w:marLeft w:val="0"/>
          <w:marRight w:val="0"/>
          <w:marTop w:val="0"/>
          <w:marBottom w:val="0"/>
          <w:divBdr>
            <w:top w:val="none" w:sz="0" w:space="0" w:color="auto"/>
            <w:left w:val="none" w:sz="0" w:space="0" w:color="auto"/>
            <w:bottom w:val="none" w:sz="0" w:space="0" w:color="auto"/>
            <w:right w:val="none" w:sz="0" w:space="0" w:color="auto"/>
          </w:divBdr>
        </w:div>
      </w:divsChild>
    </w:div>
    <w:div w:id="31350073">
      <w:bodyDiv w:val="1"/>
      <w:marLeft w:val="0"/>
      <w:marRight w:val="0"/>
      <w:marTop w:val="0"/>
      <w:marBottom w:val="0"/>
      <w:divBdr>
        <w:top w:val="none" w:sz="0" w:space="0" w:color="auto"/>
        <w:left w:val="none" w:sz="0" w:space="0" w:color="auto"/>
        <w:bottom w:val="none" w:sz="0" w:space="0" w:color="auto"/>
        <w:right w:val="none" w:sz="0" w:space="0" w:color="auto"/>
      </w:divBdr>
    </w:div>
    <w:div w:id="68966422">
      <w:bodyDiv w:val="1"/>
      <w:marLeft w:val="0"/>
      <w:marRight w:val="0"/>
      <w:marTop w:val="0"/>
      <w:marBottom w:val="0"/>
      <w:divBdr>
        <w:top w:val="none" w:sz="0" w:space="0" w:color="auto"/>
        <w:left w:val="none" w:sz="0" w:space="0" w:color="auto"/>
        <w:bottom w:val="none" w:sz="0" w:space="0" w:color="auto"/>
        <w:right w:val="none" w:sz="0" w:space="0" w:color="auto"/>
      </w:divBdr>
    </w:div>
    <w:div w:id="150411732">
      <w:bodyDiv w:val="1"/>
      <w:marLeft w:val="0"/>
      <w:marRight w:val="0"/>
      <w:marTop w:val="0"/>
      <w:marBottom w:val="0"/>
      <w:divBdr>
        <w:top w:val="none" w:sz="0" w:space="0" w:color="auto"/>
        <w:left w:val="none" w:sz="0" w:space="0" w:color="auto"/>
        <w:bottom w:val="none" w:sz="0" w:space="0" w:color="auto"/>
        <w:right w:val="none" w:sz="0" w:space="0" w:color="auto"/>
      </w:divBdr>
    </w:div>
    <w:div w:id="241185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7509">
          <w:marLeft w:val="0"/>
          <w:marRight w:val="0"/>
          <w:marTop w:val="0"/>
          <w:marBottom w:val="0"/>
          <w:divBdr>
            <w:top w:val="none" w:sz="0" w:space="0" w:color="auto"/>
            <w:left w:val="none" w:sz="0" w:space="0" w:color="auto"/>
            <w:bottom w:val="none" w:sz="0" w:space="0" w:color="auto"/>
            <w:right w:val="none" w:sz="0" w:space="0" w:color="auto"/>
          </w:divBdr>
          <w:divsChild>
            <w:div w:id="4944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618">
      <w:bodyDiv w:val="1"/>
      <w:marLeft w:val="0"/>
      <w:marRight w:val="0"/>
      <w:marTop w:val="0"/>
      <w:marBottom w:val="0"/>
      <w:divBdr>
        <w:top w:val="none" w:sz="0" w:space="0" w:color="auto"/>
        <w:left w:val="none" w:sz="0" w:space="0" w:color="auto"/>
        <w:bottom w:val="none" w:sz="0" w:space="0" w:color="auto"/>
        <w:right w:val="none" w:sz="0" w:space="0" w:color="auto"/>
      </w:divBdr>
    </w:div>
    <w:div w:id="293947921">
      <w:bodyDiv w:val="1"/>
      <w:marLeft w:val="0"/>
      <w:marRight w:val="0"/>
      <w:marTop w:val="0"/>
      <w:marBottom w:val="0"/>
      <w:divBdr>
        <w:top w:val="none" w:sz="0" w:space="0" w:color="auto"/>
        <w:left w:val="none" w:sz="0" w:space="0" w:color="auto"/>
        <w:bottom w:val="none" w:sz="0" w:space="0" w:color="auto"/>
        <w:right w:val="none" w:sz="0" w:space="0" w:color="auto"/>
      </w:divBdr>
    </w:div>
    <w:div w:id="314065937">
      <w:bodyDiv w:val="1"/>
      <w:marLeft w:val="0"/>
      <w:marRight w:val="0"/>
      <w:marTop w:val="0"/>
      <w:marBottom w:val="0"/>
      <w:divBdr>
        <w:top w:val="none" w:sz="0" w:space="0" w:color="auto"/>
        <w:left w:val="none" w:sz="0" w:space="0" w:color="auto"/>
        <w:bottom w:val="none" w:sz="0" w:space="0" w:color="auto"/>
        <w:right w:val="none" w:sz="0" w:space="0" w:color="auto"/>
      </w:divBdr>
    </w:div>
    <w:div w:id="417989625">
      <w:bodyDiv w:val="1"/>
      <w:marLeft w:val="0"/>
      <w:marRight w:val="0"/>
      <w:marTop w:val="0"/>
      <w:marBottom w:val="0"/>
      <w:divBdr>
        <w:top w:val="none" w:sz="0" w:space="0" w:color="auto"/>
        <w:left w:val="none" w:sz="0" w:space="0" w:color="auto"/>
        <w:bottom w:val="none" w:sz="0" w:space="0" w:color="auto"/>
        <w:right w:val="none" w:sz="0" w:space="0" w:color="auto"/>
      </w:divBdr>
    </w:div>
    <w:div w:id="480194305">
      <w:bodyDiv w:val="1"/>
      <w:marLeft w:val="0"/>
      <w:marRight w:val="0"/>
      <w:marTop w:val="0"/>
      <w:marBottom w:val="0"/>
      <w:divBdr>
        <w:top w:val="none" w:sz="0" w:space="0" w:color="auto"/>
        <w:left w:val="none" w:sz="0" w:space="0" w:color="auto"/>
        <w:bottom w:val="none" w:sz="0" w:space="0" w:color="auto"/>
        <w:right w:val="none" w:sz="0" w:space="0" w:color="auto"/>
      </w:divBdr>
      <w:divsChild>
        <w:div w:id="1767966317">
          <w:marLeft w:val="0"/>
          <w:marRight w:val="0"/>
          <w:marTop w:val="0"/>
          <w:marBottom w:val="0"/>
          <w:divBdr>
            <w:top w:val="none" w:sz="0" w:space="0" w:color="auto"/>
            <w:left w:val="none" w:sz="0" w:space="0" w:color="auto"/>
            <w:bottom w:val="none" w:sz="0" w:space="0" w:color="auto"/>
            <w:right w:val="none" w:sz="0" w:space="0" w:color="auto"/>
          </w:divBdr>
          <w:divsChild>
            <w:div w:id="732774037">
              <w:marLeft w:val="0"/>
              <w:marRight w:val="0"/>
              <w:marTop w:val="0"/>
              <w:marBottom w:val="0"/>
              <w:divBdr>
                <w:top w:val="none" w:sz="0" w:space="0" w:color="auto"/>
                <w:left w:val="none" w:sz="0" w:space="0" w:color="auto"/>
                <w:bottom w:val="none" w:sz="0" w:space="0" w:color="auto"/>
                <w:right w:val="none" w:sz="0" w:space="0" w:color="auto"/>
              </w:divBdr>
            </w:div>
            <w:div w:id="20033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459">
      <w:bodyDiv w:val="1"/>
      <w:marLeft w:val="0"/>
      <w:marRight w:val="0"/>
      <w:marTop w:val="0"/>
      <w:marBottom w:val="0"/>
      <w:divBdr>
        <w:top w:val="none" w:sz="0" w:space="0" w:color="auto"/>
        <w:left w:val="none" w:sz="0" w:space="0" w:color="auto"/>
        <w:bottom w:val="none" w:sz="0" w:space="0" w:color="auto"/>
        <w:right w:val="none" w:sz="0" w:space="0" w:color="auto"/>
      </w:divBdr>
      <w:divsChild>
        <w:div w:id="54592810">
          <w:marLeft w:val="0"/>
          <w:marRight w:val="0"/>
          <w:marTop w:val="0"/>
          <w:marBottom w:val="0"/>
          <w:divBdr>
            <w:top w:val="none" w:sz="0" w:space="0" w:color="auto"/>
            <w:left w:val="none" w:sz="0" w:space="0" w:color="auto"/>
            <w:bottom w:val="none" w:sz="0" w:space="0" w:color="auto"/>
            <w:right w:val="none" w:sz="0" w:space="0" w:color="auto"/>
          </w:divBdr>
        </w:div>
      </w:divsChild>
    </w:div>
    <w:div w:id="535430877">
      <w:bodyDiv w:val="1"/>
      <w:marLeft w:val="0"/>
      <w:marRight w:val="0"/>
      <w:marTop w:val="0"/>
      <w:marBottom w:val="0"/>
      <w:divBdr>
        <w:top w:val="none" w:sz="0" w:space="0" w:color="auto"/>
        <w:left w:val="none" w:sz="0" w:space="0" w:color="auto"/>
        <w:bottom w:val="none" w:sz="0" w:space="0" w:color="auto"/>
        <w:right w:val="none" w:sz="0" w:space="0" w:color="auto"/>
      </w:divBdr>
    </w:div>
    <w:div w:id="710424349">
      <w:bodyDiv w:val="1"/>
      <w:marLeft w:val="0"/>
      <w:marRight w:val="0"/>
      <w:marTop w:val="0"/>
      <w:marBottom w:val="0"/>
      <w:divBdr>
        <w:top w:val="none" w:sz="0" w:space="0" w:color="auto"/>
        <w:left w:val="none" w:sz="0" w:space="0" w:color="auto"/>
        <w:bottom w:val="none" w:sz="0" w:space="0" w:color="auto"/>
        <w:right w:val="none" w:sz="0" w:space="0" w:color="auto"/>
      </w:divBdr>
    </w:div>
    <w:div w:id="714356469">
      <w:bodyDiv w:val="1"/>
      <w:marLeft w:val="0"/>
      <w:marRight w:val="0"/>
      <w:marTop w:val="0"/>
      <w:marBottom w:val="0"/>
      <w:divBdr>
        <w:top w:val="none" w:sz="0" w:space="0" w:color="auto"/>
        <w:left w:val="none" w:sz="0" w:space="0" w:color="auto"/>
        <w:bottom w:val="none" w:sz="0" w:space="0" w:color="auto"/>
        <w:right w:val="none" w:sz="0" w:space="0" w:color="auto"/>
      </w:divBdr>
    </w:div>
    <w:div w:id="758603722">
      <w:bodyDiv w:val="1"/>
      <w:marLeft w:val="0"/>
      <w:marRight w:val="0"/>
      <w:marTop w:val="0"/>
      <w:marBottom w:val="0"/>
      <w:divBdr>
        <w:top w:val="none" w:sz="0" w:space="0" w:color="auto"/>
        <w:left w:val="none" w:sz="0" w:space="0" w:color="auto"/>
        <w:bottom w:val="none" w:sz="0" w:space="0" w:color="auto"/>
        <w:right w:val="none" w:sz="0" w:space="0" w:color="auto"/>
      </w:divBdr>
    </w:div>
    <w:div w:id="759983830">
      <w:bodyDiv w:val="1"/>
      <w:marLeft w:val="0"/>
      <w:marRight w:val="0"/>
      <w:marTop w:val="0"/>
      <w:marBottom w:val="0"/>
      <w:divBdr>
        <w:top w:val="none" w:sz="0" w:space="0" w:color="auto"/>
        <w:left w:val="none" w:sz="0" w:space="0" w:color="auto"/>
        <w:bottom w:val="none" w:sz="0" w:space="0" w:color="auto"/>
        <w:right w:val="none" w:sz="0" w:space="0" w:color="auto"/>
      </w:divBdr>
    </w:div>
    <w:div w:id="760761981">
      <w:bodyDiv w:val="1"/>
      <w:marLeft w:val="0"/>
      <w:marRight w:val="0"/>
      <w:marTop w:val="0"/>
      <w:marBottom w:val="0"/>
      <w:divBdr>
        <w:top w:val="none" w:sz="0" w:space="0" w:color="auto"/>
        <w:left w:val="none" w:sz="0" w:space="0" w:color="auto"/>
        <w:bottom w:val="none" w:sz="0" w:space="0" w:color="auto"/>
        <w:right w:val="none" w:sz="0" w:space="0" w:color="auto"/>
      </w:divBdr>
    </w:div>
    <w:div w:id="769661768">
      <w:bodyDiv w:val="1"/>
      <w:marLeft w:val="0"/>
      <w:marRight w:val="0"/>
      <w:marTop w:val="0"/>
      <w:marBottom w:val="0"/>
      <w:divBdr>
        <w:top w:val="none" w:sz="0" w:space="0" w:color="auto"/>
        <w:left w:val="none" w:sz="0" w:space="0" w:color="auto"/>
        <w:bottom w:val="none" w:sz="0" w:space="0" w:color="auto"/>
        <w:right w:val="none" w:sz="0" w:space="0" w:color="auto"/>
      </w:divBdr>
    </w:div>
    <w:div w:id="791435839">
      <w:bodyDiv w:val="1"/>
      <w:marLeft w:val="0"/>
      <w:marRight w:val="0"/>
      <w:marTop w:val="0"/>
      <w:marBottom w:val="0"/>
      <w:divBdr>
        <w:top w:val="none" w:sz="0" w:space="0" w:color="auto"/>
        <w:left w:val="none" w:sz="0" w:space="0" w:color="auto"/>
        <w:bottom w:val="none" w:sz="0" w:space="0" w:color="auto"/>
        <w:right w:val="none" w:sz="0" w:space="0" w:color="auto"/>
      </w:divBdr>
      <w:divsChild>
        <w:div w:id="1154688140">
          <w:marLeft w:val="0"/>
          <w:marRight w:val="0"/>
          <w:marTop w:val="0"/>
          <w:marBottom w:val="0"/>
          <w:divBdr>
            <w:top w:val="none" w:sz="0" w:space="0" w:color="auto"/>
            <w:left w:val="none" w:sz="0" w:space="0" w:color="auto"/>
            <w:bottom w:val="none" w:sz="0" w:space="0" w:color="auto"/>
            <w:right w:val="none" w:sz="0" w:space="0" w:color="auto"/>
          </w:divBdr>
          <w:divsChild>
            <w:div w:id="1134831147">
              <w:marLeft w:val="0"/>
              <w:marRight w:val="0"/>
              <w:marTop w:val="0"/>
              <w:marBottom w:val="0"/>
              <w:divBdr>
                <w:top w:val="none" w:sz="0" w:space="0" w:color="auto"/>
                <w:left w:val="none" w:sz="0" w:space="0" w:color="auto"/>
                <w:bottom w:val="none" w:sz="0" w:space="0" w:color="auto"/>
                <w:right w:val="none" w:sz="0" w:space="0" w:color="auto"/>
              </w:divBdr>
              <w:divsChild>
                <w:div w:id="690106410">
                  <w:marLeft w:val="0"/>
                  <w:marRight w:val="0"/>
                  <w:marTop w:val="0"/>
                  <w:marBottom w:val="0"/>
                  <w:divBdr>
                    <w:top w:val="none" w:sz="0" w:space="0" w:color="auto"/>
                    <w:left w:val="none" w:sz="0" w:space="0" w:color="auto"/>
                    <w:bottom w:val="none" w:sz="0" w:space="0" w:color="auto"/>
                    <w:right w:val="none" w:sz="0" w:space="0" w:color="auto"/>
                  </w:divBdr>
                  <w:divsChild>
                    <w:div w:id="20529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18752">
      <w:bodyDiv w:val="1"/>
      <w:marLeft w:val="0"/>
      <w:marRight w:val="0"/>
      <w:marTop w:val="0"/>
      <w:marBottom w:val="0"/>
      <w:divBdr>
        <w:top w:val="none" w:sz="0" w:space="0" w:color="auto"/>
        <w:left w:val="none" w:sz="0" w:space="0" w:color="auto"/>
        <w:bottom w:val="none" w:sz="0" w:space="0" w:color="auto"/>
        <w:right w:val="none" w:sz="0" w:space="0" w:color="auto"/>
      </w:divBdr>
    </w:div>
    <w:div w:id="884802133">
      <w:bodyDiv w:val="1"/>
      <w:marLeft w:val="0"/>
      <w:marRight w:val="0"/>
      <w:marTop w:val="0"/>
      <w:marBottom w:val="0"/>
      <w:divBdr>
        <w:top w:val="none" w:sz="0" w:space="0" w:color="auto"/>
        <w:left w:val="none" w:sz="0" w:space="0" w:color="auto"/>
        <w:bottom w:val="none" w:sz="0" w:space="0" w:color="auto"/>
        <w:right w:val="none" w:sz="0" w:space="0" w:color="auto"/>
      </w:divBdr>
      <w:divsChild>
        <w:div w:id="113330786">
          <w:marLeft w:val="0"/>
          <w:marRight w:val="0"/>
          <w:marTop w:val="0"/>
          <w:marBottom w:val="0"/>
          <w:divBdr>
            <w:top w:val="none" w:sz="0" w:space="0" w:color="auto"/>
            <w:left w:val="none" w:sz="0" w:space="0" w:color="auto"/>
            <w:bottom w:val="none" w:sz="0" w:space="0" w:color="auto"/>
            <w:right w:val="none" w:sz="0" w:space="0" w:color="auto"/>
          </w:divBdr>
        </w:div>
      </w:divsChild>
    </w:div>
    <w:div w:id="921139156">
      <w:bodyDiv w:val="1"/>
      <w:marLeft w:val="0"/>
      <w:marRight w:val="0"/>
      <w:marTop w:val="0"/>
      <w:marBottom w:val="0"/>
      <w:divBdr>
        <w:top w:val="none" w:sz="0" w:space="0" w:color="auto"/>
        <w:left w:val="none" w:sz="0" w:space="0" w:color="auto"/>
        <w:bottom w:val="none" w:sz="0" w:space="0" w:color="auto"/>
        <w:right w:val="none" w:sz="0" w:space="0" w:color="auto"/>
      </w:divBdr>
    </w:div>
    <w:div w:id="936136269">
      <w:bodyDiv w:val="1"/>
      <w:marLeft w:val="0"/>
      <w:marRight w:val="0"/>
      <w:marTop w:val="0"/>
      <w:marBottom w:val="0"/>
      <w:divBdr>
        <w:top w:val="none" w:sz="0" w:space="0" w:color="auto"/>
        <w:left w:val="none" w:sz="0" w:space="0" w:color="auto"/>
        <w:bottom w:val="none" w:sz="0" w:space="0" w:color="auto"/>
        <w:right w:val="none" w:sz="0" w:space="0" w:color="auto"/>
      </w:divBdr>
    </w:div>
    <w:div w:id="983047479">
      <w:bodyDiv w:val="1"/>
      <w:marLeft w:val="0"/>
      <w:marRight w:val="0"/>
      <w:marTop w:val="0"/>
      <w:marBottom w:val="0"/>
      <w:divBdr>
        <w:top w:val="none" w:sz="0" w:space="0" w:color="auto"/>
        <w:left w:val="none" w:sz="0" w:space="0" w:color="auto"/>
        <w:bottom w:val="none" w:sz="0" w:space="0" w:color="auto"/>
        <w:right w:val="none" w:sz="0" w:space="0" w:color="auto"/>
      </w:divBdr>
    </w:div>
    <w:div w:id="983238614">
      <w:bodyDiv w:val="1"/>
      <w:marLeft w:val="0"/>
      <w:marRight w:val="0"/>
      <w:marTop w:val="0"/>
      <w:marBottom w:val="0"/>
      <w:divBdr>
        <w:top w:val="none" w:sz="0" w:space="0" w:color="auto"/>
        <w:left w:val="none" w:sz="0" w:space="0" w:color="auto"/>
        <w:bottom w:val="none" w:sz="0" w:space="0" w:color="auto"/>
        <w:right w:val="none" w:sz="0" w:space="0" w:color="auto"/>
      </w:divBdr>
      <w:divsChild>
        <w:div w:id="1151098298">
          <w:marLeft w:val="0"/>
          <w:marRight w:val="0"/>
          <w:marTop w:val="0"/>
          <w:marBottom w:val="0"/>
          <w:divBdr>
            <w:top w:val="none" w:sz="0" w:space="0" w:color="auto"/>
            <w:left w:val="none" w:sz="0" w:space="0" w:color="auto"/>
            <w:bottom w:val="none" w:sz="0" w:space="0" w:color="auto"/>
            <w:right w:val="none" w:sz="0" w:space="0" w:color="auto"/>
          </w:divBdr>
          <w:divsChild>
            <w:div w:id="1120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365">
      <w:bodyDiv w:val="1"/>
      <w:marLeft w:val="0"/>
      <w:marRight w:val="0"/>
      <w:marTop w:val="0"/>
      <w:marBottom w:val="0"/>
      <w:divBdr>
        <w:top w:val="none" w:sz="0" w:space="0" w:color="auto"/>
        <w:left w:val="none" w:sz="0" w:space="0" w:color="auto"/>
        <w:bottom w:val="none" w:sz="0" w:space="0" w:color="auto"/>
        <w:right w:val="none" w:sz="0" w:space="0" w:color="auto"/>
      </w:divBdr>
      <w:divsChild>
        <w:div w:id="2629162">
          <w:marLeft w:val="0"/>
          <w:marRight w:val="0"/>
          <w:marTop w:val="0"/>
          <w:marBottom w:val="0"/>
          <w:divBdr>
            <w:top w:val="none" w:sz="0" w:space="0" w:color="auto"/>
            <w:left w:val="none" w:sz="0" w:space="0" w:color="auto"/>
            <w:bottom w:val="none" w:sz="0" w:space="0" w:color="auto"/>
            <w:right w:val="none" w:sz="0" w:space="0" w:color="auto"/>
          </w:divBdr>
        </w:div>
      </w:divsChild>
    </w:div>
    <w:div w:id="1000695065">
      <w:bodyDiv w:val="1"/>
      <w:marLeft w:val="0"/>
      <w:marRight w:val="0"/>
      <w:marTop w:val="0"/>
      <w:marBottom w:val="0"/>
      <w:divBdr>
        <w:top w:val="none" w:sz="0" w:space="0" w:color="auto"/>
        <w:left w:val="none" w:sz="0" w:space="0" w:color="auto"/>
        <w:bottom w:val="none" w:sz="0" w:space="0" w:color="auto"/>
        <w:right w:val="none" w:sz="0" w:space="0" w:color="auto"/>
      </w:divBdr>
    </w:div>
    <w:div w:id="1016154744">
      <w:bodyDiv w:val="1"/>
      <w:marLeft w:val="0"/>
      <w:marRight w:val="0"/>
      <w:marTop w:val="0"/>
      <w:marBottom w:val="0"/>
      <w:divBdr>
        <w:top w:val="none" w:sz="0" w:space="0" w:color="auto"/>
        <w:left w:val="none" w:sz="0" w:space="0" w:color="auto"/>
        <w:bottom w:val="none" w:sz="0" w:space="0" w:color="auto"/>
        <w:right w:val="none" w:sz="0" w:space="0" w:color="auto"/>
      </w:divBdr>
    </w:div>
    <w:div w:id="1018393068">
      <w:bodyDiv w:val="1"/>
      <w:marLeft w:val="0"/>
      <w:marRight w:val="0"/>
      <w:marTop w:val="0"/>
      <w:marBottom w:val="0"/>
      <w:divBdr>
        <w:top w:val="none" w:sz="0" w:space="0" w:color="auto"/>
        <w:left w:val="none" w:sz="0" w:space="0" w:color="auto"/>
        <w:bottom w:val="none" w:sz="0" w:space="0" w:color="auto"/>
        <w:right w:val="none" w:sz="0" w:space="0" w:color="auto"/>
      </w:divBdr>
    </w:div>
    <w:div w:id="1095707982">
      <w:bodyDiv w:val="1"/>
      <w:marLeft w:val="0"/>
      <w:marRight w:val="0"/>
      <w:marTop w:val="0"/>
      <w:marBottom w:val="0"/>
      <w:divBdr>
        <w:top w:val="none" w:sz="0" w:space="0" w:color="auto"/>
        <w:left w:val="none" w:sz="0" w:space="0" w:color="auto"/>
        <w:bottom w:val="none" w:sz="0" w:space="0" w:color="auto"/>
        <w:right w:val="none" w:sz="0" w:space="0" w:color="auto"/>
      </w:divBdr>
    </w:div>
    <w:div w:id="1179613122">
      <w:bodyDiv w:val="1"/>
      <w:marLeft w:val="0"/>
      <w:marRight w:val="0"/>
      <w:marTop w:val="0"/>
      <w:marBottom w:val="0"/>
      <w:divBdr>
        <w:top w:val="none" w:sz="0" w:space="0" w:color="auto"/>
        <w:left w:val="none" w:sz="0" w:space="0" w:color="auto"/>
        <w:bottom w:val="none" w:sz="0" w:space="0" w:color="auto"/>
        <w:right w:val="none" w:sz="0" w:space="0" w:color="auto"/>
      </w:divBdr>
    </w:div>
    <w:div w:id="1186871262">
      <w:bodyDiv w:val="1"/>
      <w:marLeft w:val="0"/>
      <w:marRight w:val="0"/>
      <w:marTop w:val="0"/>
      <w:marBottom w:val="0"/>
      <w:divBdr>
        <w:top w:val="none" w:sz="0" w:space="0" w:color="auto"/>
        <w:left w:val="none" w:sz="0" w:space="0" w:color="auto"/>
        <w:bottom w:val="none" w:sz="0" w:space="0" w:color="auto"/>
        <w:right w:val="none" w:sz="0" w:space="0" w:color="auto"/>
      </w:divBdr>
    </w:div>
    <w:div w:id="1191335835">
      <w:bodyDiv w:val="1"/>
      <w:marLeft w:val="0"/>
      <w:marRight w:val="0"/>
      <w:marTop w:val="0"/>
      <w:marBottom w:val="0"/>
      <w:divBdr>
        <w:top w:val="none" w:sz="0" w:space="0" w:color="auto"/>
        <w:left w:val="none" w:sz="0" w:space="0" w:color="auto"/>
        <w:bottom w:val="none" w:sz="0" w:space="0" w:color="auto"/>
        <w:right w:val="none" w:sz="0" w:space="0" w:color="auto"/>
      </w:divBdr>
      <w:divsChild>
        <w:div w:id="217865546">
          <w:marLeft w:val="0"/>
          <w:marRight w:val="0"/>
          <w:marTop w:val="0"/>
          <w:marBottom w:val="0"/>
          <w:divBdr>
            <w:top w:val="none" w:sz="0" w:space="0" w:color="auto"/>
            <w:left w:val="none" w:sz="0" w:space="0" w:color="auto"/>
            <w:bottom w:val="none" w:sz="0" w:space="0" w:color="auto"/>
            <w:right w:val="none" w:sz="0" w:space="0" w:color="auto"/>
          </w:divBdr>
        </w:div>
        <w:div w:id="12925432">
          <w:marLeft w:val="0"/>
          <w:marRight w:val="0"/>
          <w:marTop w:val="0"/>
          <w:marBottom w:val="0"/>
          <w:divBdr>
            <w:top w:val="none" w:sz="0" w:space="0" w:color="auto"/>
            <w:left w:val="none" w:sz="0" w:space="0" w:color="auto"/>
            <w:bottom w:val="none" w:sz="0" w:space="0" w:color="auto"/>
            <w:right w:val="none" w:sz="0" w:space="0" w:color="auto"/>
          </w:divBdr>
        </w:div>
        <w:div w:id="1943150560">
          <w:marLeft w:val="0"/>
          <w:marRight w:val="0"/>
          <w:marTop w:val="0"/>
          <w:marBottom w:val="0"/>
          <w:divBdr>
            <w:top w:val="none" w:sz="0" w:space="0" w:color="auto"/>
            <w:left w:val="none" w:sz="0" w:space="0" w:color="auto"/>
            <w:bottom w:val="none" w:sz="0" w:space="0" w:color="auto"/>
            <w:right w:val="none" w:sz="0" w:space="0" w:color="auto"/>
          </w:divBdr>
        </w:div>
        <w:div w:id="1654212839">
          <w:marLeft w:val="0"/>
          <w:marRight w:val="0"/>
          <w:marTop w:val="0"/>
          <w:marBottom w:val="0"/>
          <w:divBdr>
            <w:top w:val="none" w:sz="0" w:space="0" w:color="auto"/>
            <w:left w:val="none" w:sz="0" w:space="0" w:color="auto"/>
            <w:bottom w:val="none" w:sz="0" w:space="0" w:color="auto"/>
            <w:right w:val="none" w:sz="0" w:space="0" w:color="auto"/>
          </w:divBdr>
        </w:div>
        <w:div w:id="1504390289">
          <w:marLeft w:val="0"/>
          <w:marRight w:val="0"/>
          <w:marTop w:val="0"/>
          <w:marBottom w:val="0"/>
          <w:divBdr>
            <w:top w:val="none" w:sz="0" w:space="0" w:color="auto"/>
            <w:left w:val="none" w:sz="0" w:space="0" w:color="auto"/>
            <w:bottom w:val="none" w:sz="0" w:space="0" w:color="auto"/>
            <w:right w:val="none" w:sz="0" w:space="0" w:color="auto"/>
          </w:divBdr>
        </w:div>
      </w:divsChild>
    </w:div>
    <w:div w:id="1312903655">
      <w:bodyDiv w:val="1"/>
      <w:marLeft w:val="0"/>
      <w:marRight w:val="0"/>
      <w:marTop w:val="0"/>
      <w:marBottom w:val="0"/>
      <w:divBdr>
        <w:top w:val="none" w:sz="0" w:space="0" w:color="auto"/>
        <w:left w:val="none" w:sz="0" w:space="0" w:color="auto"/>
        <w:bottom w:val="none" w:sz="0" w:space="0" w:color="auto"/>
        <w:right w:val="none" w:sz="0" w:space="0" w:color="auto"/>
      </w:divBdr>
      <w:divsChild>
        <w:div w:id="147131795">
          <w:marLeft w:val="0"/>
          <w:marRight w:val="0"/>
          <w:marTop w:val="0"/>
          <w:marBottom w:val="0"/>
          <w:divBdr>
            <w:top w:val="none" w:sz="0" w:space="0" w:color="auto"/>
            <w:left w:val="none" w:sz="0" w:space="0" w:color="auto"/>
            <w:bottom w:val="none" w:sz="0" w:space="0" w:color="auto"/>
            <w:right w:val="none" w:sz="0" w:space="0" w:color="auto"/>
          </w:divBdr>
        </w:div>
      </w:divsChild>
    </w:div>
    <w:div w:id="1395398660">
      <w:bodyDiv w:val="1"/>
      <w:marLeft w:val="0"/>
      <w:marRight w:val="0"/>
      <w:marTop w:val="0"/>
      <w:marBottom w:val="0"/>
      <w:divBdr>
        <w:top w:val="none" w:sz="0" w:space="0" w:color="auto"/>
        <w:left w:val="none" w:sz="0" w:space="0" w:color="auto"/>
        <w:bottom w:val="none" w:sz="0" w:space="0" w:color="auto"/>
        <w:right w:val="none" w:sz="0" w:space="0" w:color="auto"/>
      </w:divBdr>
    </w:div>
    <w:div w:id="1503856521">
      <w:bodyDiv w:val="1"/>
      <w:marLeft w:val="0"/>
      <w:marRight w:val="0"/>
      <w:marTop w:val="0"/>
      <w:marBottom w:val="0"/>
      <w:divBdr>
        <w:top w:val="none" w:sz="0" w:space="0" w:color="auto"/>
        <w:left w:val="none" w:sz="0" w:space="0" w:color="auto"/>
        <w:bottom w:val="none" w:sz="0" w:space="0" w:color="auto"/>
        <w:right w:val="none" w:sz="0" w:space="0" w:color="auto"/>
      </w:divBdr>
    </w:div>
    <w:div w:id="1542480175">
      <w:bodyDiv w:val="1"/>
      <w:marLeft w:val="0"/>
      <w:marRight w:val="0"/>
      <w:marTop w:val="0"/>
      <w:marBottom w:val="0"/>
      <w:divBdr>
        <w:top w:val="none" w:sz="0" w:space="0" w:color="auto"/>
        <w:left w:val="none" w:sz="0" w:space="0" w:color="auto"/>
        <w:bottom w:val="none" w:sz="0" w:space="0" w:color="auto"/>
        <w:right w:val="none" w:sz="0" w:space="0" w:color="auto"/>
      </w:divBdr>
      <w:divsChild>
        <w:div w:id="1464034353">
          <w:marLeft w:val="0"/>
          <w:marRight w:val="0"/>
          <w:marTop w:val="0"/>
          <w:marBottom w:val="0"/>
          <w:divBdr>
            <w:top w:val="none" w:sz="0" w:space="0" w:color="auto"/>
            <w:left w:val="none" w:sz="0" w:space="0" w:color="auto"/>
            <w:bottom w:val="none" w:sz="0" w:space="0" w:color="auto"/>
            <w:right w:val="none" w:sz="0" w:space="0" w:color="auto"/>
          </w:divBdr>
        </w:div>
      </w:divsChild>
    </w:div>
    <w:div w:id="1565289050">
      <w:bodyDiv w:val="1"/>
      <w:marLeft w:val="0"/>
      <w:marRight w:val="0"/>
      <w:marTop w:val="0"/>
      <w:marBottom w:val="0"/>
      <w:divBdr>
        <w:top w:val="none" w:sz="0" w:space="0" w:color="auto"/>
        <w:left w:val="none" w:sz="0" w:space="0" w:color="auto"/>
        <w:bottom w:val="none" w:sz="0" w:space="0" w:color="auto"/>
        <w:right w:val="none" w:sz="0" w:space="0" w:color="auto"/>
      </w:divBdr>
      <w:divsChild>
        <w:div w:id="1091438044">
          <w:marLeft w:val="0"/>
          <w:marRight w:val="0"/>
          <w:marTop w:val="0"/>
          <w:marBottom w:val="0"/>
          <w:divBdr>
            <w:top w:val="none" w:sz="0" w:space="0" w:color="auto"/>
            <w:left w:val="none" w:sz="0" w:space="0" w:color="auto"/>
            <w:bottom w:val="none" w:sz="0" w:space="0" w:color="auto"/>
            <w:right w:val="none" w:sz="0" w:space="0" w:color="auto"/>
          </w:divBdr>
        </w:div>
      </w:divsChild>
    </w:div>
    <w:div w:id="1581328824">
      <w:bodyDiv w:val="1"/>
      <w:marLeft w:val="0"/>
      <w:marRight w:val="0"/>
      <w:marTop w:val="0"/>
      <w:marBottom w:val="0"/>
      <w:divBdr>
        <w:top w:val="none" w:sz="0" w:space="0" w:color="auto"/>
        <w:left w:val="none" w:sz="0" w:space="0" w:color="auto"/>
        <w:bottom w:val="none" w:sz="0" w:space="0" w:color="auto"/>
        <w:right w:val="none" w:sz="0" w:space="0" w:color="auto"/>
      </w:divBdr>
    </w:div>
    <w:div w:id="1607730948">
      <w:bodyDiv w:val="1"/>
      <w:marLeft w:val="0"/>
      <w:marRight w:val="0"/>
      <w:marTop w:val="0"/>
      <w:marBottom w:val="0"/>
      <w:divBdr>
        <w:top w:val="none" w:sz="0" w:space="0" w:color="auto"/>
        <w:left w:val="none" w:sz="0" w:space="0" w:color="auto"/>
        <w:bottom w:val="none" w:sz="0" w:space="0" w:color="auto"/>
        <w:right w:val="none" w:sz="0" w:space="0" w:color="auto"/>
      </w:divBdr>
      <w:divsChild>
        <w:div w:id="1618561148">
          <w:marLeft w:val="0"/>
          <w:marRight w:val="0"/>
          <w:marTop w:val="0"/>
          <w:marBottom w:val="0"/>
          <w:divBdr>
            <w:top w:val="none" w:sz="0" w:space="0" w:color="auto"/>
            <w:left w:val="none" w:sz="0" w:space="0" w:color="auto"/>
            <w:bottom w:val="none" w:sz="0" w:space="0" w:color="auto"/>
            <w:right w:val="none" w:sz="0" w:space="0" w:color="auto"/>
          </w:divBdr>
        </w:div>
      </w:divsChild>
    </w:div>
    <w:div w:id="1615089876">
      <w:bodyDiv w:val="1"/>
      <w:marLeft w:val="0"/>
      <w:marRight w:val="0"/>
      <w:marTop w:val="0"/>
      <w:marBottom w:val="0"/>
      <w:divBdr>
        <w:top w:val="none" w:sz="0" w:space="0" w:color="auto"/>
        <w:left w:val="none" w:sz="0" w:space="0" w:color="auto"/>
        <w:bottom w:val="none" w:sz="0" w:space="0" w:color="auto"/>
        <w:right w:val="none" w:sz="0" w:space="0" w:color="auto"/>
      </w:divBdr>
    </w:div>
    <w:div w:id="1657491760">
      <w:bodyDiv w:val="1"/>
      <w:marLeft w:val="0"/>
      <w:marRight w:val="0"/>
      <w:marTop w:val="0"/>
      <w:marBottom w:val="0"/>
      <w:divBdr>
        <w:top w:val="none" w:sz="0" w:space="0" w:color="auto"/>
        <w:left w:val="none" w:sz="0" w:space="0" w:color="auto"/>
        <w:bottom w:val="none" w:sz="0" w:space="0" w:color="auto"/>
        <w:right w:val="none" w:sz="0" w:space="0" w:color="auto"/>
      </w:divBdr>
    </w:div>
    <w:div w:id="1718701607">
      <w:bodyDiv w:val="1"/>
      <w:marLeft w:val="0"/>
      <w:marRight w:val="0"/>
      <w:marTop w:val="0"/>
      <w:marBottom w:val="0"/>
      <w:divBdr>
        <w:top w:val="none" w:sz="0" w:space="0" w:color="auto"/>
        <w:left w:val="none" w:sz="0" w:space="0" w:color="auto"/>
        <w:bottom w:val="none" w:sz="0" w:space="0" w:color="auto"/>
        <w:right w:val="none" w:sz="0" w:space="0" w:color="auto"/>
      </w:divBdr>
    </w:div>
    <w:div w:id="1726374252">
      <w:bodyDiv w:val="1"/>
      <w:marLeft w:val="0"/>
      <w:marRight w:val="0"/>
      <w:marTop w:val="0"/>
      <w:marBottom w:val="0"/>
      <w:divBdr>
        <w:top w:val="none" w:sz="0" w:space="0" w:color="auto"/>
        <w:left w:val="none" w:sz="0" w:space="0" w:color="auto"/>
        <w:bottom w:val="none" w:sz="0" w:space="0" w:color="auto"/>
        <w:right w:val="none" w:sz="0" w:space="0" w:color="auto"/>
      </w:divBdr>
    </w:div>
    <w:div w:id="1746108046">
      <w:bodyDiv w:val="1"/>
      <w:marLeft w:val="0"/>
      <w:marRight w:val="0"/>
      <w:marTop w:val="0"/>
      <w:marBottom w:val="0"/>
      <w:divBdr>
        <w:top w:val="none" w:sz="0" w:space="0" w:color="auto"/>
        <w:left w:val="none" w:sz="0" w:space="0" w:color="auto"/>
        <w:bottom w:val="none" w:sz="0" w:space="0" w:color="auto"/>
        <w:right w:val="none" w:sz="0" w:space="0" w:color="auto"/>
      </w:divBdr>
    </w:div>
    <w:div w:id="1819610614">
      <w:bodyDiv w:val="1"/>
      <w:marLeft w:val="0"/>
      <w:marRight w:val="0"/>
      <w:marTop w:val="0"/>
      <w:marBottom w:val="0"/>
      <w:divBdr>
        <w:top w:val="none" w:sz="0" w:space="0" w:color="auto"/>
        <w:left w:val="none" w:sz="0" w:space="0" w:color="auto"/>
        <w:bottom w:val="none" w:sz="0" w:space="0" w:color="auto"/>
        <w:right w:val="none" w:sz="0" w:space="0" w:color="auto"/>
      </w:divBdr>
      <w:divsChild>
        <w:div w:id="611202872">
          <w:marLeft w:val="446"/>
          <w:marRight w:val="0"/>
          <w:marTop w:val="0"/>
          <w:marBottom w:val="0"/>
          <w:divBdr>
            <w:top w:val="none" w:sz="0" w:space="0" w:color="auto"/>
            <w:left w:val="none" w:sz="0" w:space="0" w:color="auto"/>
            <w:bottom w:val="none" w:sz="0" w:space="0" w:color="auto"/>
            <w:right w:val="none" w:sz="0" w:space="0" w:color="auto"/>
          </w:divBdr>
        </w:div>
        <w:div w:id="1090083036">
          <w:marLeft w:val="446"/>
          <w:marRight w:val="0"/>
          <w:marTop w:val="0"/>
          <w:marBottom w:val="0"/>
          <w:divBdr>
            <w:top w:val="none" w:sz="0" w:space="0" w:color="auto"/>
            <w:left w:val="none" w:sz="0" w:space="0" w:color="auto"/>
            <w:bottom w:val="none" w:sz="0" w:space="0" w:color="auto"/>
            <w:right w:val="none" w:sz="0" w:space="0" w:color="auto"/>
          </w:divBdr>
        </w:div>
        <w:div w:id="2046055179">
          <w:marLeft w:val="446"/>
          <w:marRight w:val="0"/>
          <w:marTop w:val="0"/>
          <w:marBottom w:val="0"/>
          <w:divBdr>
            <w:top w:val="none" w:sz="0" w:space="0" w:color="auto"/>
            <w:left w:val="none" w:sz="0" w:space="0" w:color="auto"/>
            <w:bottom w:val="none" w:sz="0" w:space="0" w:color="auto"/>
            <w:right w:val="none" w:sz="0" w:space="0" w:color="auto"/>
          </w:divBdr>
        </w:div>
      </w:divsChild>
    </w:div>
    <w:div w:id="1829706115">
      <w:bodyDiv w:val="1"/>
      <w:marLeft w:val="0"/>
      <w:marRight w:val="0"/>
      <w:marTop w:val="0"/>
      <w:marBottom w:val="0"/>
      <w:divBdr>
        <w:top w:val="none" w:sz="0" w:space="0" w:color="auto"/>
        <w:left w:val="none" w:sz="0" w:space="0" w:color="auto"/>
        <w:bottom w:val="none" w:sz="0" w:space="0" w:color="auto"/>
        <w:right w:val="none" w:sz="0" w:space="0" w:color="auto"/>
      </w:divBdr>
      <w:divsChild>
        <w:div w:id="933899453">
          <w:marLeft w:val="0"/>
          <w:marRight w:val="0"/>
          <w:marTop w:val="0"/>
          <w:marBottom w:val="0"/>
          <w:divBdr>
            <w:top w:val="none" w:sz="0" w:space="0" w:color="auto"/>
            <w:left w:val="none" w:sz="0" w:space="0" w:color="auto"/>
            <w:bottom w:val="none" w:sz="0" w:space="0" w:color="auto"/>
            <w:right w:val="none" w:sz="0" w:space="0" w:color="auto"/>
          </w:divBdr>
        </w:div>
      </w:divsChild>
    </w:div>
    <w:div w:id="1940677803">
      <w:bodyDiv w:val="1"/>
      <w:marLeft w:val="0"/>
      <w:marRight w:val="0"/>
      <w:marTop w:val="0"/>
      <w:marBottom w:val="0"/>
      <w:divBdr>
        <w:top w:val="none" w:sz="0" w:space="0" w:color="auto"/>
        <w:left w:val="none" w:sz="0" w:space="0" w:color="auto"/>
        <w:bottom w:val="none" w:sz="0" w:space="0" w:color="auto"/>
        <w:right w:val="none" w:sz="0" w:space="0" w:color="auto"/>
      </w:divBdr>
    </w:div>
    <w:div w:id="2021082840">
      <w:bodyDiv w:val="1"/>
      <w:marLeft w:val="0"/>
      <w:marRight w:val="0"/>
      <w:marTop w:val="0"/>
      <w:marBottom w:val="0"/>
      <w:divBdr>
        <w:top w:val="none" w:sz="0" w:space="0" w:color="auto"/>
        <w:left w:val="none" w:sz="0" w:space="0" w:color="auto"/>
        <w:bottom w:val="none" w:sz="0" w:space="0" w:color="auto"/>
        <w:right w:val="none" w:sz="0" w:space="0" w:color="auto"/>
      </w:divBdr>
      <w:divsChild>
        <w:div w:id="64500542">
          <w:marLeft w:val="0"/>
          <w:marRight w:val="0"/>
          <w:marTop w:val="0"/>
          <w:marBottom w:val="0"/>
          <w:divBdr>
            <w:top w:val="none" w:sz="0" w:space="0" w:color="auto"/>
            <w:left w:val="none" w:sz="0" w:space="0" w:color="auto"/>
            <w:bottom w:val="none" w:sz="0" w:space="0" w:color="auto"/>
            <w:right w:val="none" w:sz="0" w:space="0" w:color="auto"/>
          </w:divBdr>
        </w:div>
        <w:div w:id="496920585">
          <w:marLeft w:val="0"/>
          <w:marRight w:val="0"/>
          <w:marTop w:val="0"/>
          <w:marBottom w:val="0"/>
          <w:divBdr>
            <w:top w:val="none" w:sz="0" w:space="0" w:color="auto"/>
            <w:left w:val="none" w:sz="0" w:space="0" w:color="auto"/>
            <w:bottom w:val="none" w:sz="0" w:space="0" w:color="auto"/>
            <w:right w:val="none" w:sz="0" w:space="0" w:color="auto"/>
          </w:divBdr>
        </w:div>
        <w:div w:id="497232398">
          <w:marLeft w:val="0"/>
          <w:marRight w:val="0"/>
          <w:marTop w:val="0"/>
          <w:marBottom w:val="0"/>
          <w:divBdr>
            <w:top w:val="none" w:sz="0" w:space="0" w:color="auto"/>
            <w:left w:val="none" w:sz="0" w:space="0" w:color="auto"/>
            <w:bottom w:val="none" w:sz="0" w:space="0" w:color="auto"/>
            <w:right w:val="none" w:sz="0" w:space="0" w:color="auto"/>
          </w:divBdr>
        </w:div>
        <w:div w:id="684096528">
          <w:marLeft w:val="0"/>
          <w:marRight w:val="0"/>
          <w:marTop w:val="0"/>
          <w:marBottom w:val="0"/>
          <w:divBdr>
            <w:top w:val="none" w:sz="0" w:space="0" w:color="auto"/>
            <w:left w:val="none" w:sz="0" w:space="0" w:color="auto"/>
            <w:bottom w:val="none" w:sz="0" w:space="0" w:color="auto"/>
            <w:right w:val="none" w:sz="0" w:space="0" w:color="auto"/>
          </w:divBdr>
        </w:div>
        <w:div w:id="968432862">
          <w:marLeft w:val="0"/>
          <w:marRight w:val="0"/>
          <w:marTop w:val="0"/>
          <w:marBottom w:val="0"/>
          <w:divBdr>
            <w:top w:val="none" w:sz="0" w:space="0" w:color="auto"/>
            <w:left w:val="none" w:sz="0" w:space="0" w:color="auto"/>
            <w:bottom w:val="none" w:sz="0" w:space="0" w:color="auto"/>
            <w:right w:val="none" w:sz="0" w:space="0" w:color="auto"/>
          </w:divBdr>
        </w:div>
        <w:div w:id="1221289790">
          <w:marLeft w:val="0"/>
          <w:marRight w:val="0"/>
          <w:marTop w:val="0"/>
          <w:marBottom w:val="0"/>
          <w:divBdr>
            <w:top w:val="none" w:sz="0" w:space="0" w:color="auto"/>
            <w:left w:val="none" w:sz="0" w:space="0" w:color="auto"/>
            <w:bottom w:val="none" w:sz="0" w:space="0" w:color="auto"/>
            <w:right w:val="none" w:sz="0" w:space="0" w:color="auto"/>
          </w:divBdr>
        </w:div>
        <w:div w:id="1461024465">
          <w:marLeft w:val="0"/>
          <w:marRight w:val="0"/>
          <w:marTop w:val="0"/>
          <w:marBottom w:val="0"/>
          <w:divBdr>
            <w:top w:val="none" w:sz="0" w:space="0" w:color="auto"/>
            <w:left w:val="none" w:sz="0" w:space="0" w:color="auto"/>
            <w:bottom w:val="none" w:sz="0" w:space="0" w:color="auto"/>
            <w:right w:val="none" w:sz="0" w:space="0" w:color="auto"/>
          </w:divBdr>
        </w:div>
        <w:div w:id="1521972382">
          <w:marLeft w:val="0"/>
          <w:marRight w:val="0"/>
          <w:marTop w:val="0"/>
          <w:marBottom w:val="0"/>
          <w:divBdr>
            <w:top w:val="none" w:sz="0" w:space="0" w:color="auto"/>
            <w:left w:val="none" w:sz="0" w:space="0" w:color="auto"/>
            <w:bottom w:val="none" w:sz="0" w:space="0" w:color="auto"/>
            <w:right w:val="none" w:sz="0" w:space="0" w:color="auto"/>
          </w:divBdr>
        </w:div>
        <w:div w:id="1611159229">
          <w:marLeft w:val="0"/>
          <w:marRight w:val="0"/>
          <w:marTop w:val="0"/>
          <w:marBottom w:val="0"/>
          <w:divBdr>
            <w:top w:val="none" w:sz="0" w:space="0" w:color="auto"/>
            <w:left w:val="none" w:sz="0" w:space="0" w:color="auto"/>
            <w:bottom w:val="none" w:sz="0" w:space="0" w:color="auto"/>
            <w:right w:val="none" w:sz="0" w:space="0" w:color="auto"/>
          </w:divBdr>
        </w:div>
        <w:div w:id="1733045589">
          <w:marLeft w:val="0"/>
          <w:marRight w:val="0"/>
          <w:marTop w:val="0"/>
          <w:marBottom w:val="0"/>
          <w:divBdr>
            <w:top w:val="none" w:sz="0" w:space="0" w:color="auto"/>
            <w:left w:val="none" w:sz="0" w:space="0" w:color="auto"/>
            <w:bottom w:val="none" w:sz="0" w:space="0" w:color="auto"/>
            <w:right w:val="none" w:sz="0" w:space="0" w:color="auto"/>
          </w:divBdr>
        </w:div>
        <w:div w:id="1757704181">
          <w:marLeft w:val="0"/>
          <w:marRight w:val="0"/>
          <w:marTop w:val="0"/>
          <w:marBottom w:val="0"/>
          <w:divBdr>
            <w:top w:val="none" w:sz="0" w:space="0" w:color="auto"/>
            <w:left w:val="none" w:sz="0" w:space="0" w:color="auto"/>
            <w:bottom w:val="none" w:sz="0" w:space="0" w:color="auto"/>
            <w:right w:val="none" w:sz="0" w:space="0" w:color="auto"/>
          </w:divBdr>
        </w:div>
        <w:div w:id="1853495320">
          <w:marLeft w:val="0"/>
          <w:marRight w:val="0"/>
          <w:marTop w:val="0"/>
          <w:marBottom w:val="0"/>
          <w:divBdr>
            <w:top w:val="none" w:sz="0" w:space="0" w:color="auto"/>
            <w:left w:val="none" w:sz="0" w:space="0" w:color="auto"/>
            <w:bottom w:val="none" w:sz="0" w:space="0" w:color="auto"/>
            <w:right w:val="none" w:sz="0" w:space="0" w:color="auto"/>
          </w:divBdr>
        </w:div>
        <w:div w:id="1899585959">
          <w:marLeft w:val="0"/>
          <w:marRight w:val="0"/>
          <w:marTop w:val="0"/>
          <w:marBottom w:val="0"/>
          <w:divBdr>
            <w:top w:val="none" w:sz="0" w:space="0" w:color="auto"/>
            <w:left w:val="none" w:sz="0" w:space="0" w:color="auto"/>
            <w:bottom w:val="none" w:sz="0" w:space="0" w:color="auto"/>
            <w:right w:val="none" w:sz="0" w:space="0" w:color="auto"/>
          </w:divBdr>
        </w:div>
        <w:div w:id="1996521020">
          <w:marLeft w:val="0"/>
          <w:marRight w:val="0"/>
          <w:marTop w:val="0"/>
          <w:marBottom w:val="0"/>
          <w:divBdr>
            <w:top w:val="none" w:sz="0" w:space="0" w:color="auto"/>
            <w:left w:val="none" w:sz="0" w:space="0" w:color="auto"/>
            <w:bottom w:val="none" w:sz="0" w:space="0" w:color="auto"/>
            <w:right w:val="none" w:sz="0" w:space="0" w:color="auto"/>
          </w:divBdr>
        </w:div>
        <w:div w:id="2110193830">
          <w:marLeft w:val="0"/>
          <w:marRight w:val="0"/>
          <w:marTop w:val="0"/>
          <w:marBottom w:val="0"/>
          <w:divBdr>
            <w:top w:val="none" w:sz="0" w:space="0" w:color="auto"/>
            <w:left w:val="none" w:sz="0" w:space="0" w:color="auto"/>
            <w:bottom w:val="none" w:sz="0" w:space="0" w:color="auto"/>
            <w:right w:val="none" w:sz="0" w:space="0" w:color="auto"/>
          </w:divBdr>
        </w:div>
      </w:divsChild>
    </w:div>
    <w:div w:id="2063362729">
      <w:bodyDiv w:val="1"/>
      <w:marLeft w:val="0"/>
      <w:marRight w:val="0"/>
      <w:marTop w:val="0"/>
      <w:marBottom w:val="0"/>
      <w:divBdr>
        <w:top w:val="none" w:sz="0" w:space="0" w:color="auto"/>
        <w:left w:val="none" w:sz="0" w:space="0" w:color="auto"/>
        <w:bottom w:val="none" w:sz="0" w:space="0" w:color="auto"/>
        <w:right w:val="none" w:sz="0" w:space="0" w:color="auto"/>
      </w:divBdr>
    </w:div>
    <w:div w:id="2107917554">
      <w:bodyDiv w:val="1"/>
      <w:marLeft w:val="0"/>
      <w:marRight w:val="0"/>
      <w:marTop w:val="0"/>
      <w:marBottom w:val="0"/>
      <w:divBdr>
        <w:top w:val="none" w:sz="0" w:space="0" w:color="auto"/>
        <w:left w:val="none" w:sz="0" w:space="0" w:color="auto"/>
        <w:bottom w:val="none" w:sz="0" w:space="0" w:color="auto"/>
        <w:right w:val="none" w:sz="0" w:space="0" w:color="auto"/>
      </w:divBdr>
      <w:divsChild>
        <w:div w:id="1224607934">
          <w:marLeft w:val="0"/>
          <w:marRight w:val="0"/>
          <w:marTop w:val="0"/>
          <w:marBottom w:val="0"/>
          <w:divBdr>
            <w:top w:val="none" w:sz="0" w:space="0" w:color="auto"/>
            <w:left w:val="none" w:sz="0" w:space="0" w:color="auto"/>
            <w:bottom w:val="none" w:sz="0" w:space="0" w:color="auto"/>
            <w:right w:val="none" w:sz="0" w:space="0" w:color="auto"/>
          </w:divBdr>
        </w:div>
      </w:divsChild>
    </w:div>
    <w:div w:id="2115051109">
      <w:bodyDiv w:val="1"/>
      <w:marLeft w:val="0"/>
      <w:marRight w:val="0"/>
      <w:marTop w:val="0"/>
      <w:marBottom w:val="0"/>
      <w:divBdr>
        <w:top w:val="none" w:sz="0" w:space="0" w:color="auto"/>
        <w:left w:val="none" w:sz="0" w:space="0" w:color="auto"/>
        <w:bottom w:val="none" w:sz="0" w:space="0" w:color="auto"/>
        <w:right w:val="none" w:sz="0" w:space="0" w:color="auto"/>
      </w:divBdr>
    </w:div>
    <w:div w:id="2115783638">
      <w:bodyDiv w:val="1"/>
      <w:marLeft w:val="0"/>
      <w:marRight w:val="0"/>
      <w:marTop w:val="0"/>
      <w:marBottom w:val="0"/>
      <w:divBdr>
        <w:top w:val="none" w:sz="0" w:space="0" w:color="auto"/>
        <w:left w:val="none" w:sz="0" w:space="0" w:color="auto"/>
        <w:bottom w:val="none" w:sz="0" w:space="0" w:color="auto"/>
        <w:right w:val="none" w:sz="0" w:space="0" w:color="auto"/>
      </w:divBdr>
      <w:divsChild>
        <w:div w:id="38633439">
          <w:marLeft w:val="0"/>
          <w:marRight w:val="0"/>
          <w:marTop w:val="0"/>
          <w:marBottom w:val="0"/>
          <w:divBdr>
            <w:top w:val="none" w:sz="0" w:space="0" w:color="auto"/>
            <w:left w:val="none" w:sz="0" w:space="0" w:color="auto"/>
            <w:bottom w:val="none" w:sz="0" w:space="0" w:color="auto"/>
            <w:right w:val="none" w:sz="0" w:space="0" w:color="auto"/>
          </w:divBdr>
        </w:div>
        <w:div w:id="79102194">
          <w:marLeft w:val="0"/>
          <w:marRight w:val="0"/>
          <w:marTop w:val="0"/>
          <w:marBottom w:val="0"/>
          <w:divBdr>
            <w:top w:val="none" w:sz="0" w:space="0" w:color="auto"/>
            <w:left w:val="none" w:sz="0" w:space="0" w:color="auto"/>
            <w:bottom w:val="none" w:sz="0" w:space="0" w:color="auto"/>
            <w:right w:val="none" w:sz="0" w:space="0" w:color="auto"/>
          </w:divBdr>
        </w:div>
        <w:div w:id="130710372">
          <w:marLeft w:val="0"/>
          <w:marRight w:val="0"/>
          <w:marTop w:val="0"/>
          <w:marBottom w:val="0"/>
          <w:divBdr>
            <w:top w:val="none" w:sz="0" w:space="0" w:color="auto"/>
            <w:left w:val="none" w:sz="0" w:space="0" w:color="auto"/>
            <w:bottom w:val="none" w:sz="0" w:space="0" w:color="auto"/>
            <w:right w:val="none" w:sz="0" w:space="0" w:color="auto"/>
          </w:divBdr>
        </w:div>
        <w:div w:id="163665115">
          <w:marLeft w:val="0"/>
          <w:marRight w:val="0"/>
          <w:marTop w:val="0"/>
          <w:marBottom w:val="0"/>
          <w:divBdr>
            <w:top w:val="none" w:sz="0" w:space="0" w:color="auto"/>
            <w:left w:val="none" w:sz="0" w:space="0" w:color="auto"/>
            <w:bottom w:val="none" w:sz="0" w:space="0" w:color="auto"/>
            <w:right w:val="none" w:sz="0" w:space="0" w:color="auto"/>
          </w:divBdr>
        </w:div>
        <w:div w:id="257949856">
          <w:marLeft w:val="0"/>
          <w:marRight w:val="0"/>
          <w:marTop w:val="0"/>
          <w:marBottom w:val="0"/>
          <w:divBdr>
            <w:top w:val="none" w:sz="0" w:space="0" w:color="auto"/>
            <w:left w:val="none" w:sz="0" w:space="0" w:color="auto"/>
            <w:bottom w:val="none" w:sz="0" w:space="0" w:color="auto"/>
            <w:right w:val="none" w:sz="0" w:space="0" w:color="auto"/>
          </w:divBdr>
        </w:div>
        <w:div w:id="265814060">
          <w:marLeft w:val="0"/>
          <w:marRight w:val="0"/>
          <w:marTop w:val="0"/>
          <w:marBottom w:val="0"/>
          <w:divBdr>
            <w:top w:val="none" w:sz="0" w:space="0" w:color="auto"/>
            <w:left w:val="none" w:sz="0" w:space="0" w:color="auto"/>
            <w:bottom w:val="none" w:sz="0" w:space="0" w:color="auto"/>
            <w:right w:val="none" w:sz="0" w:space="0" w:color="auto"/>
          </w:divBdr>
        </w:div>
        <w:div w:id="640766574">
          <w:marLeft w:val="0"/>
          <w:marRight w:val="0"/>
          <w:marTop w:val="0"/>
          <w:marBottom w:val="0"/>
          <w:divBdr>
            <w:top w:val="none" w:sz="0" w:space="0" w:color="auto"/>
            <w:left w:val="none" w:sz="0" w:space="0" w:color="auto"/>
            <w:bottom w:val="none" w:sz="0" w:space="0" w:color="auto"/>
            <w:right w:val="none" w:sz="0" w:space="0" w:color="auto"/>
          </w:divBdr>
        </w:div>
        <w:div w:id="1045448346">
          <w:marLeft w:val="0"/>
          <w:marRight w:val="0"/>
          <w:marTop w:val="0"/>
          <w:marBottom w:val="0"/>
          <w:divBdr>
            <w:top w:val="none" w:sz="0" w:space="0" w:color="auto"/>
            <w:left w:val="none" w:sz="0" w:space="0" w:color="auto"/>
            <w:bottom w:val="none" w:sz="0" w:space="0" w:color="auto"/>
            <w:right w:val="none" w:sz="0" w:space="0" w:color="auto"/>
          </w:divBdr>
        </w:div>
        <w:div w:id="1136681791">
          <w:marLeft w:val="0"/>
          <w:marRight w:val="0"/>
          <w:marTop w:val="0"/>
          <w:marBottom w:val="0"/>
          <w:divBdr>
            <w:top w:val="none" w:sz="0" w:space="0" w:color="auto"/>
            <w:left w:val="none" w:sz="0" w:space="0" w:color="auto"/>
            <w:bottom w:val="none" w:sz="0" w:space="0" w:color="auto"/>
            <w:right w:val="none" w:sz="0" w:space="0" w:color="auto"/>
          </w:divBdr>
        </w:div>
        <w:div w:id="1193835557">
          <w:marLeft w:val="0"/>
          <w:marRight w:val="0"/>
          <w:marTop w:val="0"/>
          <w:marBottom w:val="0"/>
          <w:divBdr>
            <w:top w:val="none" w:sz="0" w:space="0" w:color="auto"/>
            <w:left w:val="none" w:sz="0" w:space="0" w:color="auto"/>
            <w:bottom w:val="none" w:sz="0" w:space="0" w:color="auto"/>
            <w:right w:val="none" w:sz="0" w:space="0" w:color="auto"/>
          </w:divBdr>
        </w:div>
        <w:div w:id="1362198257">
          <w:marLeft w:val="0"/>
          <w:marRight w:val="0"/>
          <w:marTop w:val="0"/>
          <w:marBottom w:val="0"/>
          <w:divBdr>
            <w:top w:val="none" w:sz="0" w:space="0" w:color="auto"/>
            <w:left w:val="none" w:sz="0" w:space="0" w:color="auto"/>
            <w:bottom w:val="none" w:sz="0" w:space="0" w:color="auto"/>
            <w:right w:val="none" w:sz="0" w:space="0" w:color="auto"/>
          </w:divBdr>
        </w:div>
        <w:div w:id="1472362201">
          <w:marLeft w:val="0"/>
          <w:marRight w:val="0"/>
          <w:marTop w:val="0"/>
          <w:marBottom w:val="0"/>
          <w:divBdr>
            <w:top w:val="none" w:sz="0" w:space="0" w:color="auto"/>
            <w:left w:val="none" w:sz="0" w:space="0" w:color="auto"/>
            <w:bottom w:val="none" w:sz="0" w:space="0" w:color="auto"/>
            <w:right w:val="none" w:sz="0" w:space="0" w:color="auto"/>
          </w:divBdr>
        </w:div>
        <w:div w:id="1679187219">
          <w:marLeft w:val="0"/>
          <w:marRight w:val="0"/>
          <w:marTop w:val="0"/>
          <w:marBottom w:val="0"/>
          <w:divBdr>
            <w:top w:val="none" w:sz="0" w:space="0" w:color="auto"/>
            <w:left w:val="none" w:sz="0" w:space="0" w:color="auto"/>
            <w:bottom w:val="none" w:sz="0" w:space="0" w:color="auto"/>
            <w:right w:val="none" w:sz="0" w:space="0" w:color="auto"/>
          </w:divBdr>
        </w:div>
        <w:div w:id="1800999566">
          <w:marLeft w:val="0"/>
          <w:marRight w:val="0"/>
          <w:marTop w:val="0"/>
          <w:marBottom w:val="0"/>
          <w:divBdr>
            <w:top w:val="none" w:sz="0" w:space="0" w:color="auto"/>
            <w:left w:val="none" w:sz="0" w:space="0" w:color="auto"/>
            <w:bottom w:val="none" w:sz="0" w:space="0" w:color="auto"/>
            <w:right w:val="none" w:sz="0" w:space="0" w:color="auto"/>
          </w:divBdr>
        </w:div>
        <w:div w:id="1909850679">
          <w:marLeft w:val="0"/>
          <w:marRight w:val="0"/>
          <w:marTop w:val="0"/>
          <w:marBottom w:val="0"/>
          <w:divBdr>
            <w:top w:val="none" w:sz="0" w:space="0" w:color="auto"/>
            <w:left w:val="none" w:sz="0" w:space="0" w:color="auto"/>
            <w:bottom w:val="none" w:sz="0" w:space="0" w:color="auto"/>
            <w:right w:val="none" w:sz="0" w:space="0" w:color="auto"/>
          </w:divBdr>
        </w:div>
      </w:divsChild>
    </w:div>
    <w:div w:id="2123957929">
      <w:bodyDiv w:val="1"/>
      <w:marLeft w:val="0"/>
      <w:marRight w:val="0"/>
      <w:marTop w:val="0"/>
      <w:marBottom w:val="0"/>
      <w:divBdr>
        <w:top w:val="none" w:sz="0" w:space="0" w:color="auto"/>
        <w:left w:val="none" w:sz="0" w:space="0" w:color="auto"/>
        <w:bottom w:val="none" w:sz="0" w:space="0" w:color="auto"/>
        <w:right w:val="none" w:sz="0" w:space="0" w:color="auto"/>
      </w:divBdr>
    </w:div>
    <w:div w:id="214199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66.png"/><Relationship Id="rId21" Type="http://schemas.openxmlformats.org/officeDocument/2006/relationships/hyperlink" Target="http://170.205.207.224:7001/si/viewrevision?projectName=d:/MKS_proj/T3_public/Tools/MKS/MindMap_based_SI_Project_Creation/Manual/project.pj&amp;revision=:member&amp;selection=MM_MKS_ProjectCreation_UserManual.pdf"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hyperlink" Target="http://wabco-pe/Method_Tools/targetlink/Lists/Posts/Post.aspx?ID=2" TargetMode="External"/><Relationship Id="rId84" Type="http://schemas.openxmlformats.org/officeDocument/2006/relationships/hyperlink" Target="http://wdesxwiki/dokuwiki/doku.php?id=process:mbe:sl_bestpractises" TargetMode="External"/><Relationship Id="rId89" Type="http://schemas.openxmlformats.org/officeDocument/2006/relationships/image" Target="media/image41.png"/><Relationship Id="rId112" Type="http://schemas.openxmlformats.org/officeDocument/2006/relationships/image" Target="media/image61.png"/><Relationship Id="rId133" Type="http://schemas.openxmlformats.org/officeDocument/2006/relationships/hyperlink" Target="http://wdesxwiki/dokuwiki/doku.php?id=process:mbe:mxam_bestpractices" TargetMode="External"/><Relationship Id="rId138" Type="http://schemas.openxmlformats.org/officeDocument/2006/relationships/hyperlink" Target="http://170.205.207.224:7001/si/viewrevision?projectName=d:/MKS_proj/T3_public/Tools/MbE/Matlab_Simulink/Misc/MathworksIntegration/project.pj&amp;revision=:member&amp;selection=MKS_Mathworks_Integration.docx" TargetMode="External"/><Relationship Id="rId16" Type="http://schemas.openxmlformats.org/officeDocument/2006/relationships/hyperlink" Target="mailto:Harshini.Chamarthi@wabco-auto.com" TargetMode="External"/><Relationship Id="rId107" Type="http://schemas.openxmlformats.org/officeDocument/2006/relationships/image" Target="media/image56.png"/><Relationship Id="rId11" Type="http://schemas.openxmlformats.org/officeDocument/2006/relationships/endnotes" Target="endnotes.xml"/><Relationship Id="rId32" Type="http://schemas.openxmlformats.org/officeDocument/2006/relationships/hyperlink" Target="http://170.205.207.224:7001/si/viewrevision?projectName=d:/MKS_proj/T3_public/Tools/MbE/Matlab_Simulink/Include/Common/Config/project.pj&amp;projectRevision=1.49&amp;revision=1.2&amp;selection=fcn_generateGlobals.m" TargetMode="External"/><Relationship Id="rId37" Type="http://schemas.openxmlformats.org/officeDocument/2006/relationships/hyperlink" Target="http://170.205.207.224:7001/si/viewrevision?projectName=d:/MKS_proj/T3_public/Tools/MbE/Matlab_Simulink/Misc/GuidelineDocuments/project.pj&amp;revision=:member&amp;selection=TargetLink_Guidelines.docx" TargetMode="External"/><Relationship Id="rId53" Type="http://schemas.openxmlformats.org/officeDocument/2006/relationships/image" Target="media/image18.png"/><Relationship Id="rId58" Type="http://schemas.openxmlformats.org/officeDocument/2006/relationships/hyperlink" Target="http://170.205.207.224:7001/si/viewrevision?projectName=d:/MKS_proj/MBSP_SW_Components/D12_Tooling/Documents/SL_TL_handshake/project.pj&amp;revision=:member&amp;selection=SimulinkModelInterface_modellingGuidelines.ppt" TargetMode="External"/><Relationship Id="rId74" Type="http://schemas.openxmlformats.org/officeDocument/2006/relationships/hyperlink" Target="http://170.205.207.224:7001/si/viewrevision?projectName=d:/MKS_proj/MBSP_SW_Components/D12_Tooling/Documents/project.pj&amp;revision=:member&amp;selection=EnabledTriggeredFunctCallSubsystems_HowTo.ppt" TargetMode="External"/><Relationship Id="rId79" Type="http://schemas.openxmlformats.org/officeDocument/2006/relationships/image" Target="media/image34.png"/><Relationship Id="rId102" Type="http://schemas.openxmlformats.org/officeDocument/2006/relationships/image" Target="media/image51.png"/><Relationship Id="rId123" Type="http://schemas.openxmlformats.org/officeDocument/2006/relationships/image" Target="media/image72.jpg"/><Relationship Id="rId128" Type="http://schemas.openxmlformats.org/officeDocument/2006/relationships/image" Target="media/image77.png"/><Relationship Id="rId5" Type="http://schemas.openxmlformats.org/officeDocument/2006/relationships/numbering" Target="numbering.xml"/><Relationship Id="rId90" Type="http://schemas.openxmlformats.org/officeDocument/2006/relationships/image" Target="cid:image002.png@01D20E7C.83A11030" TargetMode="External"/><Relationship Id="rId95" Type="http://schemas.openxmlformats.org/officeDocument/2006/relationships/image" Target="media/image44.png"/><Relationship Id="rId22" Type="http://schemas.openxmlformats.org/officeDocument/2006/relationships/hyperlink" Target="http://170.205.207.224:7001/si/viewrevision?projectName=d:/MKS_proj/T3_public/Tools/MbE/Matlab_Simulink/Documents/ModellingGuidelines/project.pj&amp;revision=:member&amp;selection=Autosar.NamingConventions.xls" TargetMode="External"/><Relationship Id="rId27"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5.png"/><Relationship Id="rId64" Type="http://schemas.openxmlformats.org/officeDocument/2006/relationships/image" Target="media/image26.png"/><Relationship Id="rId69" Type="http://schemas.openxmlformats.org/officeDocument/2006/relationships/hyperlink" Target="http://wabco-pe/Method_Tools/targetlink/Lists/Posts/Post.aspx?ID=2" TargetMode="External"/><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hyperlink" Target="http://170.205.207.224:7001/si/viewrevision?projectName=d:/MKS_proj/MBSP_SW_Components/D13_Tests/project.pj&amp;revision=1.1&amp;selection=TStrat_MBSP_SW_Components.docx" TargetMode="External"/><Relationship Id="rId139"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hyperlink" Target="http://170.205.207.224:7001/si/viewrevision?projectName=d:/MKS_proj/MBSP_SW_Components/D07_Design/Documents/Guidelines/naming_rules/project.pj&amp;revision=:member&amp;selection=MBSP_ConstantsParametersVariables_Summary.ppt" TargetMode="External"/><Relationship Id="rId72" Type="http://schemas.openxmlformats.org/officeDocument/2006/relationships/image" Target="media/image29.png"/><Relationship Id="rId80" Type="http://schemas.openxmlformats.org/officeDocument/2006/relationships/hyperlink" Target="http://wdesxwiki/dokuwiki/doku.php?id=process:mbe:sl_bestpractises" TargetMode="External"/><Relationship Id="rId85" Type="http://schemas.openxmlformats.org/officeDocument/2006/relationships/hyperlink" Target="http://wdesxwiki/dokuwiki/doku.php?id=process:mbe:sl_bestpractises" TargetMode="External"/><Relationship Id="rId93" Type="http://schemas.openxmlformats.org/officeDocument/2006/relationships/hyperlink" Target="http://170.205.207.224:7001/si/viewrevision?projectName=d:/MKS_proj/MBSP_SW_Components/D07_Design/Documents/Guidelines/modelling_rules/project.pj&amp;revision=:member&amp;selection=MBSP_SignalNameAndPropagationGuide.ppt" TargetMode="External"/><Relationship Id="rId98" Type="http://schemas.openxmlformats.org/officeDocument/2006/relationships/image" Target="media/image47.png"/><Relationship Id="rId121" Type="http://schemas.openxmlformats.org/officeDocument/2006/relationships/image" Target="media/image70.png"/><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Praveenkumar.Chinnakolandai@wabco-auto.com" TargetMode="External"/><Relationship Id="rId17" Type="http://schemas.openxmlformats.org/officeDocument/2006/relationships/hyperlink" Target="mailto:holger.jakobs@wabco-auto.com" TargetMode="External"/><Relationship Id="rId25" Type="http://schemas.openxmlformats.org/officeDocument/2006/relationships/image" Target="media/image3.png"/><Relationship Id="rId33" Type="http://schemas.openxmlformats.org/officeDocument/2006/relationships/hyperlink" Target="http://170.205.207.224:7001/si/viewrevision?projectName=d:/MKS_proj/T3_public/Tools/MbE/Matlab_Simulink/Misc/GuidelineDocuments/project.pj&amp;revision=:member&amp;selection=TargetLink_Guidelines.docx" TargetMode="External"/><Relationship Id="rId38" Type="http://schemas.openxmlformats.org/officeDocument/2006/relationships/image" Target="media/image9.png"/><Relationship Id="rId46" Type="http://schemas.openxmlformats.org/officeDocument/2006/relationships/hyperlink" Target="http://170.205.207.224:7001/si/viewrevision?projectName=d:/MKS_proj/T3_public/Tools/MbE/Matlab_Simulink/Misc/XLS2DD/project.pj&amp;revision=:member&amp;selection=Workflow_RM_IfSpec.docx" TargetMode="External"/><Relationship Id="rId59" Type="http://schemas.openxmlformats.org/officeDocument/2006/relationships/image" Target="media/image21.png"/><Relationship Id="rId67" Type="http://schemas.openxmlformats.org/officeDocument/2006/relationships/hyperlink" Target="http://wabco-pe/Method_Tools/targetlink/Lists/Posts/Post.aspx?ID=3" TargetMode="External"/><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image" Target="media/image65.png"/><Relationship Id="rId124" Type="http://schemas.openxmlformats.org/officeDocument/2006/relationships/image" Target="media/image73.png"/><Relationship Id="rId129" Type="http://schemas.openxmlformats.org/officeDocument/2006/relationships/hyperlink" Target="http://170.205.207.224:7001/si/viewrevision?projectName=d:/MKS_proj/MBSP_SW_Components/D07_Design/Documents/Guidelines/modelling_rules/project.pj&amp;revision=:member&amp;selection=ColorCode_MBSP.xls" TargetMode="External"/><Relationship Id="rId137" Type="http://schemas.openxmlformats.org/officeDocument/2006/relationships/hyperlink" Target="file:///\\SCLSFS2\SW_Centre$\mxam$\MKSIntegration\MKSIntegration.ppt" TargetMode="External"/><Relationship Id="rId20" Type="http://schemas.openxmlformats.org/officeDocument/2006/relationships/hyperlink" Target="http://170.205.207.224:7001/si/viewrevision?projectName=d:/MKS_proj/T3_public/Tools/MbE/Matlab_Simulink/Misc/XLS2DD/project.pj&amp;revision=:member&amp;selection=Workflow_RM_IfSpec.docx"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image" Target="media/image37.png"/><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image" Target="media/image45.png"/><Relationship Id="rId111" Type="http://schemas.openxmlformats.org/officeDocument/2006/relationships/image" Target="media/image60.png"/><Relationship Id="rId132" Type="http://schemas.openxmlformats.org/officeDocument/2006/relationships/hyperlink" Target="http://170.205.207.224:7001/si/viewrevision?projectName=d:/MKS_proj/T3_public/Tools/MbE/Matlab_Simulink/Documents/Installation/project.pj&amp;revision=:member&amp;selection=Installation%20MatlabR2011b_and_others.pdf"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Karthikeyan.Ganesan@wabco-auto.com"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170.205.207.224:7001/si/viewrevision?projectName=d:/MKS_proj/T3_public/Tools/MbE/Matlab_Simulink/Misc/GuidelineDocuments/project.pj&amp;revision=:member&amp;selection=TargetLink_Guidelines.docx" TargetMode="External"/><Relationship Id="rId49" Type="http://schemas.openxmlformats.org/officeDocument/2006/relationships/image" Target="media/image16.emf"/><Relationship Id="rId57" Type="http://schemas.openxmlformats.org/officeDocument/2006/relationships/hyperlink" Target="http://170.205.207.224:7001/si/viewrevision?projectName=d:/MKS_proj/MBSP_SW_Components/D07_Design/Documents/Guidelines/naming_rules/project.pj&amp;revision=:member&amp;selection=MBSP_ConstantsParametersVariables_Summary.ppt" TargetMode="External"/><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image" Target="media/image76.png"/><Relationship Id="rId10" Type="http://schemas.openxmlformats.org/officeDocument/2006/relationships/footnotes" Target="footnotes.xml"/><Relationship Id="rId31" Type="http://schemas.openxmlformats.org/officeDocument/2006/relationships/hyperlink" Target="http://170.205.207.224:7001/si/viewrevision?projectName=d:/MKS_proj/MBSP_SW_Components/D07_Design/Simulink_models/CommonMbsp/Common/Config/project.pj&amp;revision=:member&amp;selection=mbsp_global_const.xlsx"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hyperlink" Target="http://wabco-pe/Method_Tools/targetlink/MbSWDDocuments/Forms/AllItems.aspx?RootFolder=%2FMethod%5FTools%2Ftargetlink%2FMbSWDDocuments%2FLessonsLearned&amp;FolderCTID=0x012000CF81460658EA67419D9AAE7F7CE94CA6&amp;View=%7bA5B73FFF-ED30-4B49-9723-4A833F4BF6C7%7d&amp;InitialTabId=Ribbon%2EDocument&amp;VisibilityContext=WSSTabPersistence" TargetMode="External"/><Relationship Id="rId73" Type="http://schemas.openxmlformats.org/officeDocument/2006/relationships/image" Target="media/image30.png"/><Relationship Id="rId78" Type="http://schemas.openxmlformats.org/officeDocument/2006/relationships/hyperlink" Target="http://wabco-pe/Method_Tools/targetlink/MbSWDDocuments/Guidelines/ForLoopsAndAssignments.docx" TargetMode="External"/><Relationship Id="rId81" Type="http://schemas.openxmlformats.org/officeDocument/2006/relationships/image" Target="media/image35.png"/><Relationship Id="rId86" Type="http://schemas.openxmlformats.org/officeDocument/2006/relationships/image" Target="media/image38.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130" Type="http://schemas.openxmlformats.org/officeDocument/2006/relationships/hyperlink" Target="http://170.205.207.224:7001/si/viewrevision?projectName=d:/MKS_proj/MBSP_SW_Components/D13_Tests/project.pj&amp;revision=1.1&amp;selection=TStrat_MBSP_SW_Components.docx" TargetMode="External"/><Relationship Id="rId135" Type="http://schemas.openxmlformats.org/officeDocument/2006/relationships/hyperlink" Target="http://wdesxwiki/dokuwiki/doku.php?id=process:mbe:sl_bestpractises" TargetMode="Externa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Devanand.Velraj@wabco-auto.com" TargetMode="External"/><Relationship Id="rId18" Type="http://schemas.openxmlformats.org/officeDocument/2006/relationships/hyperlink" Target="mailto:pavel.jelinek@wabco-auto.com" TargetMode="External"/><Relationship Id="rId39" Type="http://schemas.openxmlformats.org/officeDocument/2006/relationships/hyperlink" Target="file:///\\wdegsdata2\matlab$\Trainings\TrainingVideos\TestTrigger\" TargetMode="External"/><Relationship Id="rId109" Type="http://schemas.openxmlformats.org/officeDocument/2006/relationships/image" Target="media/image58.png"/><Relationship Id="rId34" Type="http://schemas.openxmlformats.org/officeDocument/2006/relationships/image" Target="media/image7.png"/><Relationship Id="rId50" Type="http://schemas.openxmlformats.org/officeDocument/2006/relationships/oleObject" Target="embeddings/oleObject1.bin"/><Relationship Id="rId55" Type="http://schemas.openxmlformats.org/officeDocument/2006/relationships/hyperlink" Target="http://170.205.207.224:7001/si/viewrevision?projectName=d:/MKS_proj/MBSP_SW_Components/D07_Design/Documents/Guidelines/naming_rules/project.pj&amp;revision=:member&amp;selection=MBSP_ConstantsParametersVariables_Summary.ppt" TargetMode="External"/><Relationship Id="rId76" Type="http://schemas.openxmlformats.org/officeDocument/2006/relationships/image" Target="media/image32.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footer" Target="footer1.xml"/><Relationship Id="rId7" Type="http://schemas.microsoft.com/office/2007/relationships/stylesWithEffects" Target="stylesWithEffects.xml"/><Relationship Id="rId71" Type="http://schemas.openxmlformats.org/officeDocument/2006/relationships/image" Target="media/image28.png"/><Relationship Id="rId92" Type="http://schemas.openxmlformats.org/officeDocument/2006/relationships/hyperlink" Target="http://170.205.207.224:7001/si/viewrevision?projectName=d:/MKS_proj/MBSP_SW_Components/D07_Design/Simulink_models/Common/Config/project.pj&amp;revision=member&amp;selection=CheckSignals.p" TargetMode="External"/><Relationship Id="rId2" Type="http://schemas.openxmlformats.org/officeDocument/2006/relationships/customXml" Target="../customXml/item2.xml"/><Relationship Id="rId29" Type="http://schemas.openxmlformats.org/officeDocument/2006/relationships/hyperlink" Target="http://wdesxwiki/dokuwiki/doku.php?id=process:mbe:sl_bestpractises" TargetMode="External"/><Relationship Id="rId24" Type="http://schemas.openxmlformats.org/officeDocument/2006/relationships/image" Target="media/image2.png"/><Relationship Id="rId40" Type="http://schemas.openxmlformats.org/officeDocument/2006/relationships/hyperlink" Target="http://170.205.207.224:7001/si/viewrevision?projectName=d:/MKS_proj/T3_public/Tools/MbE/Matlab_Simulink/Misc/PreCheckInTest/project.pj&amp;projectRevision=:member&amp;revision=:member&amp;selection=ButtonModelReviewScripts.mdl" TargetMode="External"/><Relationship Id="rId45" Type="http://schemas.openxmlformats.org/officeDocument/2006/relationships/hyperlink" Target="http://170.205.207.224:7001/si/viewrevision?projectName=d:/MKS_proj/MBSP_SW_Components/D07_Design/Documents/Guidelines/naming_rules/project.pj&amp;revision=:member&amp;selection=MBSP_NamingConventions.xls" TargetMode="External"/><Relationship Id="rId66" Type="http://schemas.openxmlformats.org/officeDocument/2006/relationships/hyperlink" Target="http://wabco-pe/Method_Tools/targetlink/Lists/Posts/Post.aspx?ID=3" TargetMode="External"/><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78.png"/><Relationship Id="rId136" Type="http://schemas.openxmlformats.org/officeDocument/2006/relationships/image" Target="media/image79.png"/><Relationship Id="rId61" Type="http://schemas.openxmlformats.org/officeDocument/2006/relationships/image" Target="media/image23.png"/><Relationship Id="rId82" Type="http://schemas.openxmlformats.org/officeDocument/2006/relationships/image" Target="media/image36.png"/><Relationship Id="rId19" Type="http://schemas.openxmlformats.org/officeDocument/2006/relationships/hyperlink" Target="http://170.205.207.224:7001/si/viewrevision?projectName=d:/MKS_proj/MBSP_SW_Components/D07_Design/Documents/Guidelines/naming_rules/project.pj&amp;revision=:member&amp;selection=MBSP_NamingConventions.xls" TargetMode="External"/><Relationship Id="rId14" Type="http://schemas.openxmlformats.org/officeDocument/2006/relationships/hyperlink" Target="mailto:Arunchandran.Balasubramani@wabco-auto.com" TargetMode="External"/><Relationship Id="rId30" Type="http://schemas.openxmlformats.org/officeDocument/2006/relationships/hyperlink" Target="http://wdesxwiki/dokuwiki/doku.php?id=process:mbe:sl_bestpractises" TargetMode="Externa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3.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5A1A28A2D4004C9E97CF3CAC7D4977" ma:contentTypeVersion="0" ma:contentTypeDescription="Create a new document." ma:contentTypeScope="" ma:versionID="645336f8018b1e4b6a88ddf337b3e3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BF08B-41BF-4D31-B66B-F4378C964931}">
  <ds:schemaRefs>
    <ds:schemaRef ds:uri="http://purl.org/dc/terms/"/>
    <ds:schemaRef ds:uri="http://schemas.microsoft.com/office/2006/documentManagement/types"/>
    <ds:schemaRef ds:uri="http://schemas.microsoft.com/office/2006/metadata/properties"/>
    <ds:schemaRef ds:uri="http://purl.org/dc/elements/1.1/"/>
    <ds:schemaRef ds:uri="http://www.w3.org/XML/1998/namespace"/>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6BEB3B62-DAD8-4BE5-9BCB-637334D67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8CE2EE-798E-4B26-ABB4-1A3D95FE2F45}">
  <ds:schemaRefs>
    <ds:schemaRef ds:uri="http://schemas.microsoft.com/sharepoint/v3/contenttype/forms"/>
  </ds:schemaRefs>
</ds:datastoreItem>
</file>

<file path=customXml/itemProps4.xml><?xml version="1.0" encoding="utf-8"?>
<ds:datastoreItem xmlns:ds="http://schemas.openxmlformats.org/officeDocument/2006/customXml" ds:itemID="{B4957C15-24BB-4013-88C9-92609C22F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10627</Words>
  <Characters>60575</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Model Design Guidelines</vt:lpstr>
    </vt:vector>
  </TitlesOfParts>
  <Company>WABCO</Company>
  <LinksUpToDate>false</LinksUpToDate>
  <CharactersWithSpaces>71060</CharactersWithSpaces>
  <SharedDoc>false</SharedDoc>
  <HLinks>
    <vt:vector size="246" baseType="variant">
      <vt:variant>
        <vt:i4>2490478</vt:i4>
      </vt:variant>
      <vt:variant>
        <vt:i4>213</vt:i4>
      </vt:variant>
      <vt:variant>
        <vt:i4>0</vt:i4>
      </vt:variant>
      <vt:variant>
        <vt:i4>5</vt:i4>
      </vt:variant>
      <vt:variant>
        <vt:lpwstr>../../../../../mxam$/MKSIntegration/MKSIntegration.ppt</vt:lpwstr>
      </vt:variant>
      <vt:variant>
        <vt:lpwstr/>
      </vt:variant>
      <vt:variant>
        <vt:i4>4325499</vt:i4>
      </vt:variant>
      <vt:variant>
        <vt:i4>210</vt:i4>
      </vt:variant>
      <vt:variant>
        <vt:i4>0</vt:i4>
      </vt:variant>
      <vt:variant>
        <vt:i4>5</vt:i4>
      </vt:variant>
      <vt:variant>
        <vt:lpwstr>http://wdesxwiki/dokuwiki/doku.php?id=process:mbe:mxam_bestpractices</vt:lpwstr>
      </vt:variant>
      <vt:variant>
        <vt:lpwstr/>
      </vt:variant>
      <vt:variant>
        <vt:i4>1769593</vt:i4>
      </vt:variant>
      <vt:variant>
        <vt:i4>207</vt:i4>
      </vt:variant>
      <vt:variant>
        <vt:i4>0</vt:i4>
      </vt:variant>
      <vt:variant>
        <vt:i4>5</vt:i4>
      </vt:variant>
      <vt:variant>
        <vt:lpwstr>http://170.205.207.224:7001/si/viewrevision?projectName=d:/MKS_proj/T3_public/Tools/MbE/Matlab_Simulink/Documents/Installation/project.pj&amp;revision=:member&amp;selection=Installation MatlabR2011b_and_others.pdf</vt:lpwstr>
      </vt:variant>
      <vt:variant>
        <vt:lpwstr/>
      </vt:variant>
      <vt:variant>
        <vt:i4>5701677</vt:i4>
      </vt:variant>
      <vt:variant>
        <vt:i4>204</vt:i4>
      </vt:variant>
      <vt:variant>
        <vt:i4>0</vt:i4>
      </vt:variant>
      <vt:variant>
        <vt:i4>5</vt:i4>
      </vt:variant>
      <vt:variant>
        <vt:lpwstr>http://170.205.207.224:7001/si/viewrevision?projectName=d:/MKS_proj/MBSP_SW/D07_Design/Guidelines/modelling_rules/project.pj&amp;revision=:member&amp;selection=ColorCode_MBSP.xls</vt:lpwstr>
      </vt:variant>
      <vt:variant>
        <vt:lpwstr/>
      </vt:variant>
      <vt:variant>
        <vt:i4>6684689</vt:i4>
      </vt:variant>
      <vt:variant>
        <vt:i4>201</vt:i4>
      </vt:variant>
      <vt:variant>
        <vt:i4>0</vt:i4>
      </vt:variant>
      <vt:variant>
        <vt:i4>5</vt:i4>
      </vt:variant>
      <vt:variant>
        <vt:lpwstr>http://170.205.207.224:7001/si/viewrevision?projectName=d:/MKS_proj/MBSP_SW/D07_Design/Guidelines/modelling_rules/project.pj&amp;revision=:member&amp;selection=MBSP_SignalNameAndPropagationGuide.ppt</vt:lpwstr>
      </vt:variant>
      <vt:variant>
        <vt:lpwstr/>
      </vt:variant>
      <vt:variant>
        <vt:i4>2424844</vt:i4>
      </vt:variant>
      <vt:variant>
        <vt:i4>198</vt:i4>
      </vt:variant>
      <vt:variant>
        <vt:i4>0</vt:i4>
      </vt:variant>
      <vt:variant>
        <vt:i4>5</vt:i4>
      </vt:variant>
      <vt:variant>
        <vt:lpwstr>http://170.205.207.224:7001/si/viewrevision?projectName=d:/MKS_proj/MBSP_SW_Components/D07_Design/Simulink_models/Common/Config/project.pj&amp;revision=:member&amp;selection=CheckSignals.p</vt:lpwstr>
      </vt:variant>
      <vt:variant>
        <vt:lpwstr/>
      </vt:variant>
      <vt:variant>
        <vt:i4>3211302</vt:i4>
      </vt:variant>
      <vt:variant>
        <vt:i4>195</vt:i4>
      </vt:variant>
      <vt:variant>
        <vt:i4>0</vt:i4>
      </vt:variant>
      <vt:variant>
        <vt:i4>5</vt:i4>
      </vt:variant>
      <vt:variant>
        <vt:lpwstr>http://170.205.207.224:7001/si/viewrevision?projectName=d:/MKS_proj/MBSP_SW/D07_Design/Guidelines/naming_rules/project.pj&amp;revision=&amp;selection=MBSP_ConstantsParametersVariables_Summary.ppt</vt:lpwstr>
      </vt:variant>
      <vt:variant>
        <vt:lpwstr/>
      </vt:variant>
      <vt:variant>
        <vt:i4>1310789</vt:i4>
      </vt:variant>
      <vt:variant>
        <vt:i4>192</vt:i4>
      </vt:variant>
      <vt:variant>
        <vt:i4>0</vt:i4>
      </vt:variant>
      <vt:variant>
        <vt:i4>5</vt:i4>
      </vt:variant>
      <vt:variant>
        <vt:lpwstr>http://wdesxwiki/dokuwiki/doku.php?id=process:mbe:sl_bestpractises</vt:lpwstr>
      </vt:variant>
      <vt:variant>
        <vt:lpwstr>replacements_for_simulink_if-else_block_construct</vt:lpwstr>
      </vt:variant>
      <vt:variant>
        <vt:i4>1441850</vt:i4>
      </vt:variant>
      <vt:variant>
        <vt:i4>189</vt:i4>
      </vt:variant>
      <vt:variant>
        <vt:i4>0</vt:i4>
      </vt:variant>
      <vt:variant>
        <vt:i4>5</vt:i4>
      </vt:variant>
      <vt:variant>
        <vt:lpwstr>http://wdesxwiki/dokuwiki/doku.php?id=process:mbe:sl_bestpractises</vt:lpwstr>
      </vt:variant>
      <vt:variant>
        <vt:lpwstr>mbsp_common_functions</vt:lpwstr>
      </vt:variant>
      <vt:variant>
        <vt:i4>3997812</vt:i4>
      </vt:variant>
      <vt:variant>
        <vt:i4>186</vt:i4>
      </vt:variant>
      <vt:variant>
        <vt:i4>0</vt:i4>
      </vt:variant>
      <vt:variant>
        <vt:i4>5</vt:i4>
      </vt:variant>
      <vt:variant>
        <vt:lpwstr>http://170.205.207.224:7001/si/viewrevision?projectName=d:/MKS_proj/MBSP_SW/D07_Design/Guidelines/naming_rules/project.pj&amp;revision=:member&amp;selection=MBSP_ConstantsParametersVariables_Summary.ppt</vt:lpwstr>
      </vt:variant>
      <vt:variant>
        <vt:lpwstr/>
      </vt:variant>
      <vt:variant>
        <vt:i4>3997812</vt:i4>
      </vt:variant>
      <vt:variant>
        <vt:i4>183</vt:i4>
      </vt:variant>
      <vt:variant>
        <vt:i4>0</vt:i4>
      </vt:variant>
      <vt:variant>
        <vt:i4>5</vt:i4>
      </vt:variant>
      <vt:variant>
        <vt:lpwstr>http://170.205.207.224:7001/si/viewrevision?projectName=d:/MKS_proj/MBSP_SW/D07_Design/Guidelines/naming_rules/project.pj&amp;revision=:member&amp;selection=MBSP_ConstantsParametersVariables_Summary.ppt</vt:lpwstr>
      </vt:variant>
      <vt:variant>
        <vt:lpwstr/>
      </vt:variant>
      <vt:variant>
        <vt:i4>7864338</vt:i4>
      </vt:variant>
      <vt:variant>
        <vt:i4>177</vt:i4>
      </vt:variant>
      <vt:variant>
        <vt:i4>0</vt:i4>
      </vt:variant>
      <vt:variant>
        <vt:i4>5</vt:i4>
      </vt:variant>
      <vt:variant>
        <vt:lpwstr>http://170.205.207.224:7001/si/viewrevision?projectName=d:/MKS_proj/MBSP_SW/D07_Design/Guidelines/naming_rules/project.pj&amp;revision=:member&amp;selection=MBSP_NamingConventions.xls</vt:lpwstr>
      </vt:variant>
      <vt:variant>
        <vt:lpwstr/>
      </vt:variant>
      <vt:variant>
        <vt:i4>3997756</vt:i4>
      </vt:variant>
      <vt:variant>
        <vt:i4>174</vt:i4>
      </vt:variant>
      <vt:variant>
        <vt:i4>0</vt:i4>
      </vt:variant>
      <vt:variant>
        <vt:i4>5</vt:i4>
      </vt:variant>
      <vt:variant>
        <vt:lpwstr>http://wdesxwiki/dokuwiki/doku.php?id=process:mbe:sl_bestpractises</vt:lpwstr>
      </vt:variant>
      <vt:variant>
        <vt:lpwstr>definition_of_execution_sequence</vt:lpwstr>
      </vt:variant>
      <vt:variant>
        <vt:i4>1900596</vt:i4>
      </vt:variant>
      <vt:variant>
        <vt:i4>164</vt:i4>
      </vt:variant>
      <vt:variant>
        <vt:i4>0</vt:i4>
      </vt:variant>
      <vt:variant>
        <vt:i4>5</vt:i4>
      </vt:variant>
      <vt:variant>
        <vt:lpwstr/>
      </vt:variant>
      <vt:variant>
        <vt:lpwstr>_Toc403033099</vt:lpwstr>
      </vt:variant>
      <vt:variant>
        <vt:i4>1900596</vt:i4>
      </vt:variant>
      <vt:variant>
        <vt:i4>158</vt:i4>
      </vt:variant>
      <vt:variant>
        <vt:i4>0</vt:i4>
      </vt:variant>
      <vt:variant>
        <vt:i4>5</vt:i4>
      </vt:variant>
      <vt:variant>
        <vt:lpwstr/>
      </vt:variant>
      <vt:variant>
        <vt:lpwstr>_Toc403033098</vt:lpwstr>
      </vt:variant>
      <vt:variant>
        <vt:i4>1900596</vt:i4>
      </vt:variant>
      <vt:variant>
        <vt:i4>152</vt:i4>
      </vt:variant>
      <vt:variant>
        <vt:i4>0</vt:i4>
      </vt:variant>
      <vt:variant>
        <vt:i4>5</vt:i4>
      </vt:variant>
      <vt:variant>
        <vt:lpwstr/>
      </vt:variant>
      <vt:variant>
        <vt:lpwstr>_Toc403033097</vt:lpwstr>
      </vt:variant>
      <vt:variant>
        <vt:i4>1900596</vt:i4>
      </vt:variant>
      <vt:variant>
        <vt:i4>146</vt:i4>
      </vt:variant>
      <vt:variant>
        <vt:i4>0</vt:i4>
      </vt:variant>
      <vt:variant>
        <vt:i4>5</vt:i4>
      </vt:variant>
      <vt:variant>
        <vt:lpwstr/>
      </vt:variant>
      <vt:variant>
        <vt:lpwstr>_Toc403033096</vt:lpwstr>
      </vt:variant>
      <vt:variant>
        <vt:i4>1900596</vt:i4>
      </vt:variant>
      <vt:variant>
        <vt:i4>140</vt:i4>
      </vt:variant>
      <vt:variant>
        <vt:i4>0</vt:i4>
      </vt:variant>
      <vt:variant>
        <vt:i4>5</vt:i4>
      </vt:variant>
      <vt:variant>
        <vt:lpwstr/>
      </vt:variant>
      <vt:variant>
        <vt:lpwstr>_Toc403033095</vt:lpwstr>
      </vt:variant>
      <vt:variant>
        <vt:i4>1900596</vt:i4>
      </vt:variant>
      <vt:variant>
        <vt:i4>134</vt:i4>
      </vt:variant>
      <vt:variant>
        <vt:i4>0</vt:i4>
      </vt:variant>
      <vt:variant>
        <vt:i4>5</vt:i4>
      </vt:variant>
      <vt:variant>
        <vt:lpwstr/>
      </vt:variant>
      <vt:variant>
        <vt:lpwstr>_Toc403033094</vt:lpwstr>
      </vt:variant>
      <vt:variant>
        <vt:i4>1900596</vt:i4>
      </vt:variant>
      <vt:variant>
        <vt:i4>128</vt:i4>
      </vt:variant>
      <vt:variant>
        <vt:i4>0</vt:i4>
      </vt:variant>
      <vt:variant>
        <vt:i4>5</vt:i4>
      </vt:variant>
      <vt:variant>
        <vt:lpwstr/>
      </vt:variant>
      <vt:variant>
        <vt:lpwstr>_Toc403033093</vt:lpwstr>
      </vt:variant>
      <vt:variant>
        <vt:i4>1900596</vt:i4>
      </vt:variant>
      <vt:variant>
        <vt:i4>122</vt:i4>
      </vt:variant>
      <vt:variant>
        <vt:i4>0</vt:i4>
      </vt:variant>
      <vt:variant>
        <vt:i4>5</vt:i4>
      </vt:variant>
      <vt:variant>
        <vt:lpwstr/>
      </vt:variant>
      <vt:variant>
        <vt:lpwstr>_Toc403033092</vt:lpwstr>
      </vt:variant>
      <vt:variant>
        <vt:i4>1900596</vt:i4>
      </vt:variant>
      <vt:variant>
        <vt:i4>116</vt:i4>
      </vt:variant>
      <vt:variant>
        <vt:i4>0</vt:i4>
      </vt:variant>
      <vt:variant>
        <vt:i4>5</vt:i4>
      </vt:variant>
      <vt:variant>
        <vt:lpwstr/>
      </vt:variant>
      <vt:variant>
        <vt:lpwstr>_Toc403033091</vt:lpwstr>
      </vt:variant>
      <vt:variant>
        <vt:i4>1900596</vt:i4>
      </vt:variant>
      <vt:variant>
        <vt:i4>110</vt:i4>
      </vt:variant>
      <vt:variant>
        <vt:i4>0</vt:i4>
      </vt:variant>
      <vt:variant>
        <vt:i4>5</vt:i4>
      </vt:variant>
      <vt:variant>
        <vt:lpwstr/>
      </vt:variant>
      <vt:variant>
        <vt:lpwstr>_Toc403033090</vt:lpwstr>
      </vt:variant>
      <vt:variant>
        <vt:i4>1835060</vt:i4>
      </vt:variant>
      <vt:variant>
        <vt:i4>104</vt:i4>
      </vt:variant>
      <vt:variant>
        <vt:i4>0</vt:i4>
      </vt:variant>
      <vt:variant>
        <vt:i4>5</vt:i4>
      </vt:variant>
      <vt:variant>
        <vt:lpwstr/>
      </vt:variant>
      <vt:variant>
        <vt:lpwstr>_Toc403033089</vt:lpwstr>
      </vt:variant>
      <vt:variant>
        <vt:i4>1835060</vt:i4>
      </vt:variant>
      <vt:variant>
        <vt:i4>98</vt:i4>
      </vt:variant>
      <vt:variant>
        <vt:i4>0</vt:i4>
      </vt:variant>
      <vt:variant>
        <vt:i4>5</vt:i4>
      </vt:variant>
      <vt:variant>
        <vt:lpwstr/>
      </vt:variant>
      <vt:variant>
        <vt:lpwstr>_Toc403033088</vt:lpwstr>
      </vt:variant>
      <vt:variant>
        <vt:i4>1835060</vt:i4>
      </vt:variant>
      <vt:variant>
        <vt:i4>92</vt:i4>
      </vt:variant>
      <vt:variant>
        <vt:i4>0</vt:i4>
      </vt:variant>
      <vt:variant>
        <vt:i4>5</vt:i4>
      </vt:variant>
      <vt:variant>
        <vt:lpwstr/>
      </vt:variant>
      <vt:variant>
        <vt:lpwstr>_Toc403033087</vt:lpwstr>
      </vt:variant>
      <vt:variant>
        <vt:i4>1835060</vt:i4>
      </vt:variant>
      <vt:variant>
        <vt:i4>86</vt:i4>
      </vt:variant>
      <vt:variant>
        <vt:i4>0</vt:i4>
      </vt:variant>
      <vt:variant>
        <vt:i4>5</vt:i4>
      </vt:variant>
      <vt:variant>
        <vt:lpwstr/>
      </vt:variant>
      <vt:variant>
        <vt:lpwstr>_Toc403033086</vt:lpwstr>
      </vt:variant>
      <vt:variant>
        <vt:i4>1835060</vt:i4>
      </vt:variant>
      <vt:variant>
        <vt:i4>80</vt:i4>
      </vt:variant>
      <vt:variant>
        <vt:i4>0</vt:i4>
      </vt:variant>
      <vt:variant>
        <vt:i4>5</vt:i4>
      </vt:variant>
      <vt:variant>
        <vt:lpwstr/>
      </vt:variant>
      <vt:variant>
        <vt:lpwstr>_Toc403033085</vt:lpwstr>
      </vt:variant>
      <vt:variant>
        <vt:i4>1835060</vt:i4>
      </vt:variant>
      <vt:variant>
        <vt:i4>74</vt:i4>
      </vt:variant>
      <vt:variant>
        <vt:i4>0</vt:i4>
      </vt:variant>
      <vt:variant>
        <vt:i4>5</vt:i4>
      </vt:variant>
      <vt:variant>
        <vt:lpwstr/>
      </vt:variant>
      <vt:variant>
        <vt:lpwstr>_Toc403033084</vt:lpwstr>
      </vt:variant>
      <vt:variant>
        <vt:i4>1835060</vt:i4>
      </vt:variant>
      <vt:variant>
        <vt:i4>68</vt:i4>
      </vt:variant>
      <vt:variant>
        <vt:i4>0</vt:i4>
      </vt:variant>
      <vt:variant>
        <vt:i4>5</vt:i4>
      </vt:variant>
      <vt:variant>
        <vt:lpwstr/>
      </vt:variant>
      <vt:variant>
        <vt:lpwstr>_Toc403033083</vt:lpwstr>
      </vt:variant>
      <vt:variant>
        <vt:i4>1835060</vt:i4>
      </vt:variant>
      <vt:variant>
        <vt:i4>62</vt:i4>
      </vt:variant>
      <vt:variant>
        <vt:i4>0</vt:i4>
      </vt:variant>
      <vt:variant>
        <vt:i4>5</vt:i4>
      </vt:variant>
      <vt:variant>
        <vt:lpwstr/>
      </vt:variant>
      <vt:variant>
        <vt:lpwstr>_Toc403033082</vt:lpwstr>
      </vt:variant>
      <vt:variant>
        <vt:i4>1835060</vt:i4>
      </vt:variant>
      <vt:variant>
        <vt:i4>56</vt:i4>
      </vt:variant>
      <vt:variant>
        <vt:i4>0</vt:i4>
      </vt:variant>
      <vt:variant>
        <vt:i4>5</vt:i4>
      </vt:variant>
      <vt:variant>
        <vt:lpwstr/>
      </vt:variant>
      <vt:variant>
        <vt:lpwstr>_Toc403033081</vt:lpwstr>
      </vt:variant>
      <vt:variant>
        <vt:i4>1835060</vt:i4>
      </vt:variant>
      <vt:variant>
        <vt:i4>50</vt:i4>
      </vt:variant>
      <vt:variant>
        <vt:i4>0</vt:i4>
      </vt:variant>
      <vt:variant>
        <vt:i4>5</vt:i4>
      </vt:variant>
      <vt:variant>
        <vt:lpwstr/>
      </vt:variant>
      <vt:variant>
        <vt:lpwstr>_Toc403033080</vt:lpwstr>
      </vt:variant>
      <vt:variant>
        <vt:i4>1245236</vt:i4>
      </vt:variant>
      <vt:variant>
        <vt:i4>44</vt:i4>
      </vt:variant>
      <vt:variant>
        <vt:i4>0</vt:i4>
      </vt:variant>
      <vt:variant>
        <vt:i4>5</vt:i4>
      </vt:variant>
      <vt:variant>
        <vt:lpwstr/>
      </vt:variant>
      <vt:variant>
        <vt:lpwstr>_Toc403033079</vt:lpwstr>
      </vt:variant>
      <vt:variant>
        <vt:i4>1245236</vt:i4>
      </vt:variant>
      <vt:variant>
        <vt:i4>38</vt:i4>
      </vt:variant>
      <vt:variant>
        <vt:i4>0</vt:i4>
      </vt:variant>
      <vt:variant>
        <vt:i4>5</vt:i4>
      </vt:variant>
      <vt:variant>
        <vt:lpwstr/>
      </vt:variant>
      <vt:variant>
        <vt:lpwstr>_Toc403033078</vt:lpwstr>
      </vt:variant>
      <vt:variant>
        <vt:i4>1245236</vt:i4>
      </vt:variant>
      <vt:variant>
        <vt:i4>32</vt:i4>
      </vt:variant>
      <vt:variant>
        <vt:i4>0</vt:i4>
      </vt:variant>
      <vt:variant>
        <vt:i4>5</vt:i4>
      </vt:variant>
      <vt:variant>
        <vt:lpwstr/>
      </vt:variant>
      <vt:variant>
        <vt:lpwstr>_Toc403033077</vt:lpwstr>
      </vt:variant>
      <vt:variant>
        <vt:i4>1245236</vt:i4>
      </vt:variant>
      <vt:variant>
        <vt:i4>26</vt:i4>
      </vt:variant>
      <vt:variant>
        <vt:i4>0</vt:i4>
      </vt:variant>
      <vt:variant>
        <vt:i4>5</vt:i4>
      </vt:variant>
      <vt:variant>
        <vt:lpwstr/>
      </vt:variant>
      <vt:variant>
        <vt:lpwstr>_Toc403033076</vt:lpwstr>
      </vt:variant>
      <vt:variant>
        <vt:i4>1245236</vt:i4>
      </vt:variant>
      <vt:variant>
        <vt:i4>20</vt:i4>
      </vt:variant>
      <vt:variant>
        <vt:i4>0</vt:i4>
      </vt:variant>
      <vt:variant>
        <vt:i4>5</vt:i4>
      </vt:variant>
      <vt:variant>
        <vt:lpwstr/>
      </vt:variant>
      <vt:variant>
        <vt:lpwstr>_Toc403033075</vt:lpwstr>
      </vt:variant>
      <vt:variant>
        <vt:i4>1245236</vt:i4>
      </vt:variant>
      <vt:variant>
        <vt:i4>14</vt:i4>
      </vt:variant>
      <vt:variant>
        <vt:i4>0</vt:i4>
      </vt:variant>
      <vt:variant>
        <vt:i4>5</vt:i4>
      </vt:variant>
      <vt:variant>
        <vt:lpwstr/>
      </vt:variant>
      <vt:variant>
        <vt:lpwstr>_Toc403033074</vt:lpwstr>
      </vt:variant>
      <vt:variant>
        <vt:i4>1245236</vt:i4>
      </vt:variant>
      <vt:variant>
        <vt:i4>8</vt:i4>
      </vt:variant>
      <vt:variant>
        <vt:i4>0</vt:i4>
      </vt:variant>
      <vt:variant>
        <vt:i4>5</vt:i4>
      </vt:variant>
      <vt:variant>
        <vt:lpwstr/>
      </vt:variant>
      <vt:variant>
        <vt:lpwstr>_Toc403033073</vt:lpwstr>
      </vt:variant>
      <vt:variant>
        <vt:i4>1245236</vt:i4>
      </vt:variant>
      <vt:variant>
        <vt:i4>2</vt:i4>
      </vt:variant>
      <vt:variant>
        <vt:i4>0</vt:i4>
      </vt:variant>
      <vt:variant>
        <vt:i4>5</vt:i4>
      </vt:variant>
      <vt:variant>
        <vt:lpwstr/>
      </vt:variant>
      <vt:variant>
        <vt:lpwstr>_Toc403033072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Design Guidelines</dc:title>
  <dc:creator>Ramesh</dc:creator>
  <cp:lastModifiedBy>Ingale, Harshal Vitthal</cp:lastModifiedBy>
  <cp:revision>2</cp:revision>
  <cp:lastPrinted>2017-05-15T07:18:00Z</cp:lastPrinted>
  <dcterms:created xsi:type="dcterms:W3CDTF">2019-09-24T13:06:00Z</dcterms:created>
  <dcterms:modified xsi:type="dcterms:W3CDTF">2019-09-24T13:06:00Z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0x010100035A1A28A2D4004C9E97CF3CAC7D4977</vt:lpwstr>
  </property>
</Properties>
</file>